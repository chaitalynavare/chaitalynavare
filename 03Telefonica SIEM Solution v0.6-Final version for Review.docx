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6A1FE7" w14:textId="4E110055" w:rsidR="00B10BE2" w:rsidRPr="00CF0FF7" w:rsidRDefault="00122E38" w:rsidP="00B36682">
      <w:pPr>
        <w:pStyle w:val="Default"/>
        <w:spacing w:line="276" w:lineRule="auto"/>
        <w:rPr>
          <w:sz w:val="22"/>
          <w:szCs w:val="22"/>
        </w:rPr>
      </w:pPr>
      <w:r w:rsidRPr="00CF0FF7">
        <w:rPr>
          <w:noProof/>
        </w:rPr>
        <w:drawing>
          <wp:anchor distT="0" distB="0" distL="114300" distR="114300" simplePos="0" relativeHeight="251663872" behindDoc="1" locked="0" layoutInCell="1" allowOverlap="1" wp14:anchorId="4DE98E7D" wp14:editId="180842E8">
            <wp:simplePos x="0" y="0"/>
            <wp:positionH relativeFrom="page">
              <wp:posOffset>-28575</wp:posOffset>
            </wp:positionH>
            <wp:positionV relativeFrom="margin">
              <wp:posOffset>-847725</wp:posOffset>
            </wp:positionV>
            <wp:extent cx="7586345" cy="10708005"/>
            <wp:effectExtent l="0" t="0" r="0" b="0"/>
            <wp:wrapNone/>
            <wp:docPr id="3344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ney_Word.jpg"/>
                    <pic:cNvPicPr/>
                  </pic:nvPicPr>
                  <pic:blipFill>
                    <a:blip r:embed="rId11">
                      <a:extLst>
                        <a:ext uri="{28A0092B-C50C-407E-A947-70E740481C1C}">
                          <a14:useLocalDpi xmlns:a14="http://schemas.microsoft.com/office/drawing/2010/main" val="0"/>
                        </a:ext>
                      </a:extLst>
                    </a:blip>
                    <a:stretch>
                      <a:fillRect/>
                    </a:stretch>
                  </pic:blipFill>
                  <pic:spPr>
                    <a:xfrm>
                      <a:off x="0" y="0"/>
                      <a:ext cx="7586345" cy="10708005"/>
                    </a:xfrm>
                    <a:prstGeom prst="rect">
                      <a:avLst/>
                    </a:prstGeom>
                  </pic:spPr>
                </pic:pic>
              </a:graphicData>
            </a:graphic>
            <wp14:sizeRelH relativeFrom="margin">
              <wp14:pctWidth>0</wp14:pctWidth>
            </wp14:sizeRelH>
            <wp14:sizeRelV relativeFrom="margin">
              <wp14:pctHeight>0</wp14:pctHeight>
            </wp14:sizeRelV>
          </wp:anchor>
        </w:drawing>
      </w:r>
      <w:r w:rsidR="00DC2BD1" w:rsidRPr="00CF0FF7">
        <w:rPr>
          <w:noProof/>
          <w:sz w:val="22"/>
          <w:szCs w:val="22"/>
        </w:rPr>
        <mc:AlternateContent>
          <mc:Choice Requires="wps">
            <w:drawing>
              <wp:anchor distT="0" distB="0" distL="114300" distR="114300" simplePos="0" relativeHeight="251656704" behindDoc="0" locked="0" layoutInCell="1" allowOverlap="1" wp14:anchorId="5F0674B1" wp14:editId="52E0644F">
                <wp:simplePos x="0" y="0"/>
                <wp:positionH relativeFrom="margin">
                  <wp:posOffset>112395</wp:posOffset>
                </wp:positionH>
                <wp:positionV relativeFrom="paragraph">
                  <wp:posOffset>1943100</wp:posOffset>
                </wp:positionV>
                <wp:extent cx="5991225" cy="3962400"/>
                <wp:effectExtent l="0" t="0" r="0" b="0"/>
                <wp:wrapNone/>
                <wp:docPr id="22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1225" cy="3962400"/>
                        </a:xfrm>
                        <a:prstGeom prst="roundRect">
                          <a:avLst>
                            <a:gd name="adj" fmla="val 16667"/>
                          </a:avLst>
                        </a:prstGeom>
                        <a:noFill/>
                        <a:ln>
                          <a:noFill/>
                        </a:ln>
                        <a:extLst>
                          <a:ext uri="{909E8E84-426E-40DD-AFC4-6F175D3DCCD1}">
                            <a14:hiddenFill xmlns:a14="http://schemas.microsoft.com/office/drawing/2010/main">
                              <a:solidFill>
                                <a:schemeClr val="tx1">
                                  <a:lumMod val="100000"/>
                                  <a:lumOff val="0"/>
                                </a:schemeClr>
                              </a:solidFill>
                            </a14:hiddenFill>
                          </a:ext>
                          <a:ext uri="{91240B29-F687-4F45-9708-019B960494DF}">
                            <a14:hiddenLine xmlns:a14="http://schemas.microsoft.com/office/drawing/2010/main" w="9525">
                              <a:solidFill>
                                <a:srgbClr val="FFFFFF">
                                  <a:alpha val="52940"/>
                                </a:srgbClr>
                              </a:solidFill>
                              <a:round/>
                              <a:headEnd/>
                              <a:tailEnd/>
                            </a14:hiddenLine>
                          </a:ext>
                        </a:extLst>
                      </wps:spPr>
                      <wps:txbx>
                        <w:txbxContent>
                          <w:p w14:paraId="5D746B88" w14:textId="5245AC75" w:rsidR="00EB2DD0" w:rsidRDefault="00EB2DD0" w:rsidP="00404DEF">
                            <w:pPr>
                              <w:spacing w:line="240" w:lineRule="auto"/>
                              <w:jc w:val="center"/>
                              <w:rPr>
                                <w:rFonts w:eastAsia="+mj-ea" w:cs="Arial"/>
                                <w:b/>
                                <w:bCs/>
                                <w:color w:val="FFFFFF" w:themeColor="background1"/>
                                <w:kern w:val="24"/>
                                <w:sz w:val="56"/>
                                <w:szCs w:val="48"/>
                              </w:rPr>
                            </w:pPr>
                            <w:r w:rsidRPr="006D2FD5">
                              <w:rPr>
                                <w:rFonts w:eastAsia="+mj-ea" w:cs="Arial"/>
                                <w:b/>
                                <w:bCs/>
                                <w:color w:val="FFFFFF" w:themeColor="background1"/>
                                <w:kern w:val="24"/>
                                <w:sz w:val="56"/>
                                <w:szCs w:val="48"/>
                              </w:rPr>
                              <w:t xml:space="preserve">Cognizant’s Response to </w:t>
                            </w:r>
                            <w:r>
                              <w:rPr>
                                <w:rFonts w:eastAsia="+mj-ea" w:cs="Arial"/>
                                <w:b/>
                                <w:bCs/>
                                <w:color w:val="FFFFFF" w:themeColor="background1"/>
                                <w:kern w:val="24"/>
                                <w:sz w:val="56"/>
                                <w:szCs w:val="48"/>
                              </w:rPr>
                              <w:t>Telefonica</w:t>
                            </w:r>
                          </w:p>
                          <w:p w14:paraId="554B3581" w14:textId="6C53947D" w:rsidR="00EB2DD0" w:rsidRPr="006D2FD5" w:rsidRDefault="00EB2DD0" w:rsidP="00404DEF">
                            <w:pPr>
                              <w:spacing w:line="240" w:lineRule="auto"/>
                              <w:jc w:val="center"/>
                              <w:rPr>
                                <w:rFonts w:eastAsia="+mj-ea" w:cs="Arial"/>
                                <w:b/>
                                <w:bCs/>
                                <w:color w:val="FFFFFF" w:themeColor="background1"/>
                                <w:kern w:val="24"/>
                                <w:sz w:val="56"/>
                                <w:szCs w:val="48"/>
                              </w:rPr>
                            </w:pPr>
                            <w:r w:rsidRPr="006D2FD5">
                              <w:rPr>
                                <w:rFonts w:eastAsia="+mj-ea" w:cs="Arial"/>
                                <w:b/>
                                <w:bCs/>
                                <w:color w:val="FFFFFF" w:themeColor="background1"/>
                                <w:kern w:val="24"/>
                                <w:sz w:val="56"/>
                                <w:szCs w:val="48"/>
                              </w:rPr>
                              <w:t xml:space="preserve"> </w:t>
                            </w:r>
                          </w:p>
                          <w:p w14:paraId="20FDC6A0" w14:textId="575B331D" w:rsidR="00EB2DD0" w:rsidRPr="00261FF5" w:rsidRDefault="00EB2DD0" w:rsidP="00261FF5">
                            <w:pPr>
                              <w:spacing w:line="240" w:lineRule="auto"/>
                              <w:jc w:val="center"/>
                              <w:rPr>
                                <w:rFonts w:eastAsia="+mj-ea" w:cs="Arial"/>
                                <w:bCs/>
                                <w:color w:val="FFFFFF" w:themeColor="background1"/>
                                <w:kern w:val="24"/>
                                <w:sz w:val="52"/>
                                <w:szCs w:val="48"/>
                              </w:rPr>
                            </w:pPr>
                            <w:r w:rsidRPr="00261FF5">
                              <w:rPr>
                                <w:rFonts w:eastAsia="+mj-ea" w:cs="Arial"/>
                                <w:bCs/>
                                <w:color w:val="FFFFFF" w:themeColor="background1"/>
                                <w:kern w:val="24"/>
                                <w:sz w:val="52"/>
                                <w:szCs w:val="48"/>
                              </w:rPr>
                              <w:t xml:space="preserve">RFQ </w:t>
                            </w:r>
                            <w:r>
                              <w:rPr>
                                <w:rFonts w:eastAsia="+mj-ea" w:cs="Arial"/>
                                <w:bCs/>
                                <w:color w:val="FFFFFF" w:themeColor="background1"/>
                                <w:kern w:val="24"/>
                                <w:sz w:val="52"/>
                                <w:szCs w:val="48"/>
                              </w:rPr>
                              <w:t>PART 3 TECHNICAL PROPOSAL</w:t>
                            </w:r>
                          </w:p>
                        </w:txbxContent>
                      </wps:txbx>
                      <wps:bodyPr rot="0" vert="horz" wrap="square" lIns="91440" tIns="828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F0674B1" id="AutoShape 13" o:spid="_x0000_s1026" style="position:absolute;margin-left:8.85pt;margin-top:153pt;width:471.75pt;height:3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" filled="f" fillcolor="black [3213]" stroked="f" strokecolor="white">
                <v:stroke opacity="34695f"/>
                <v:textbox inset=",2.3mm">
                  <w:txbxContent>
                    <w:p w14:paraId="5D746B88" w14:textId="5245AC75" w:rsidR="00EB2DD0" w:rsidRDefault="00EB2DD0" w:rsidP="00404DEF">
                      <w:pPr>
                        <w:spacing w:line="240" w:lineRule="auto"/>
                        <w:jc w:val="center"/>
                        <w:rPr>
                          <w:rFonts w:eastAsia="+mj-ea" w:cs="Arial"/>
                          <w:b/>
                          <w:bCs/>
                          <w:color w:val="FFFFFF" w:themeColor="background1"/>
                          <w:kern w:val="24"/>
                          <w:sz w:val="56"/>
                          <w:szCs w:val="48"/>
                        </w:rPr>
                      </w:pPr>
                      <w:r w:rsidRPr="006D2FD5">
                        <w:rPr>
                          <w:rFonts w:eastAsia="+mj-ea" w:cs="Arial"/>
                          <w:b/>
                          <w:bCs/>
                          <w:color w:val="FFFFFF" w:themeColor="background1"/>
                          <w:kern w:val="24"/>
                          <w:sz w:val="56"/>
                          <w:szCs w:val="48"/>
                        </w:rPr>
                        <w:t xml:space="preserve">Cognizant’s Response to </w:t>
                      </w:r>
                      <w:r>
                        <w:rPr>
                          <w:rFonts w:eastAsia="+mj-ea" w:cs="Arial"/>
                          <w:b/>
                          <w:bCs/>
                          <w:color w:val="FFFFFF" w:themeColor="background1"/>
                          <w:kern w:val="24"/>
                          <w:sz w:val="56"/>
                          <w:szCs w:val="48"/>
                        </w:rPr>
                        <w:t>Telefonica</w:t>
                      </w:r>
                    </w:p>
                    <w:p w14:paraId="554B3581" w14:textId="6C53947D" w:rsidR="00EB2DD0" w:rsidRPr="006D2FD5" w:rsidRDefault="00EB2DD0" w:rsidP="00404DEF">
                      <w:pPr>
                        <w:spacing w:line="240" w:lineRule="auto"/>
                        <w:jc w:val="center"/>
                        <w:rPr>
                          <w:rFonts w:eastAsia="+mj-ea" w:cs="Arial"/>
                          <w:b/>
                          <w:bCs/>
                          <w:color w:val="FFFFFF" w:themeColor="background1"/>
                          <w:kern w:val="24"/>
                          <w:sz w:val="56"/>
                          <w:szCs w:val="48"/>
                        </w:rPr>
                      </w:pPr>
                      <w:r w:rsidRPr="006D2FD5">
                        <w:rPr>
                          <w:rFonts w:eastAsia="+mj-ea" w:cs="Arial"/>
                          <w:b/>
                          <w:bCs/>
                          <w:color w:val="FFFFFF" w:themeColor="background1"/>
                          <w:kern w:val="24"/>
                          <w:sz w:val="56"/>
                          <w:szCs w:val="48"/>
                        </w:rPr>
                        <w:t xml:space="preserve"> </w:t>
                      </w:r>
                    </w:p>
                    <w:p w14:paraId="20FDC6A0" w14:textId="575B331D" w:rsidR="00EB2DD0" w:rsidRPr="00261FF5" w:rsidRDefault="00EB2DD0" w:rsidP="00261FF5">
                      <w:pPr>
                        <w:spacing w:line="240" w:lineRule="auto"/>
                        <w:jc w:val="center"/>
                        <w:rPr>
                          <w:rFonts w:eastAsia="+mj-ea" w:cs="Arial"/>
                          <w:bCs/>
                          <w:color w:val="FFFFFF" w:themeColor="background1"/>
                          <w:kern w:val="24"/>
                          <w:sz w:val="52"/>
                          <w:szCs w:val="48"/>
                        </w:rPr>
                      </w:pPr>
                      <w:r w:rsidRPr="00261FF5">
                        <w:rPr>
                          <w:rFonts w:eastAsia="+mj-ea" w:cs="Arial"/>
                          <w:bCs/>
                          <w:color w:val="FFFFFF" w:themeColor="background1"/>
                          <w:kern w:val="24"/>
                          <w:sz w:val="52"/>
                          <w:szCs w:val="48"/>
                        </w:rPr>
                        <w:t xml:space="preserve">RFQ </w:t>
                      </w:r>
                      <w:r>
                        <w:rPr>
                          <w:rFonts w:eastAsia="+mj-ea" w:cs="Arial"/>
                          <w:bCs/>
                          <w:color w:val="FFFFFF" w:themeColor="background1"/>
                          <w:kern w:val="24"/>
                          <w:sz w:val="52"/>
                          <w:szCs w:val="48"/>
                        </w:rPr>
                        <w:t>PART 3 TECHNICAL PROPOSAL</w:t>
                      </w:r>
                    </w:p>
                  </w:txbxContent>
                </v:textbox>
                <w10:wrap anchorx="margin"/>
              </v:roundrect>
            </w:pict>
          </mc:Fallback>
        </mc:AlternateContent>
      </w:r>
      <w:r w:rsidR="006D2FD5" w:rsidRPr="00CF0FF7">
        <w:rPr>
          <w:noProof/>
          <w:sz w:val="22"/>
          <w:szCs w:val="22"/>
        </w:rPr>
        <mc:AlternateContent>
          <mc:Choice Requires="wps">
            <w:drawing>
              <wp:anchor distT="0" distB="0" distL="114300" distR="114300" simplePos="0" relativeHeight="251662848" behindDoc="0" locked="0" layoutInCell="1" allowOverlap="1" wp14:anchorId="5467452E" wp14:editId="7D46967D">
                <wp:simplePos x="0" y="0"/>
                <wp:positionH relativeFrom="margin">
                  <wp:posOffset>1388745</wp:posOffset>
                </wp:positionH>
                <wp:positionV relativeFrom="paragraph">
                  <wp:posOffset>5906770</wp:posOffset>
                </wp:positionV>
                <wp:extent cx="3432810" cy="610235"/>
                <wp:effectExtent l="0" t="0" r="0" b="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2810" cy="610235"/>
                        </a:xfrm>
                        <a:prstGeom prst="roundRect">
                          <a:avLst>
                            <a:gd name="adj" fmla="val 16667"/>
                          </a:avLst>
                        </a:prstGeom>
                        <a:noFill/>
                        <a:ln>
                          <a:noFill/>
                        </a:ln>
                        <a:extLst>
                          <a:ext uri="{909E8E84-426E-40DD-AFC4-6F175D3DCCD1}">
                            <a14:hiddenFill xmlns:a14="http://schemas.microsoft.com/office/drawing/2010/main">
                              <a:solidFill>
                                <a:srgbClr val="FFFFFF">
                                  <a:alpha val="12000"/>
                                </a:srgbClr>
                              </a:solidFill>
                            </a14:hiddenFill>
                          </a:ext>
                          <a:ext uri="{91240B29-F687-4F45-9708-019B960494DF}">
                            <a14:hiddenLine xmlns:a14="http://schemas.microsoft.com/office/drawing/2010/main" w="9525">
                              <a:solidFill>
                                <a:srgbClr val="FFFFFF">
                                  <a:alpha val="52940"/>
                                </a:srgbClr>
                              </a:solidFill>
                              <a:round/>
                              <a:headEnd/>
                              <a:tailEnd/>
                            </a14:hiddenLine>
                          </a:ext>
                        </a:extLst>
                      </wps:spPr>
                      <wps:txbx>
                        <w:txbxContent>
                          <w:p w14:paraId="564FE0A2" w14:textId="0314B6EB" w:rsidR="00EB2DD0" w:rsidRPr="006D2FD5" w:rsidRDefault="00EB2DD0" w:rsidP="00404DEF">
                            <w:pPr>
                              <w:jc w:val="center"/>
                              <w:rPr>
                                <w:rFonts w:cstheme="minorHAnsi"/>
                                <w:i/>
                                <w:color w:val="FFFFFF" w:themeColor="background1"/>
                                <w:sz w:val="28"/>
                                <w:szCs w:val="28"/>
                              </w:rPr>
                            </w:pPr>
                            <w:r w:rsidRPr="006D2FD5">
                              <w:rPr>
                                <w:rFonts w:cstheme="minorHAnsi"/>
                                <w:i/>
                                <w:color w:val="FFFFFF" w:themeColor="background1"/>
                                <w:sz w:val="28"/>
                                <w:szCs w:val="28"/>
                              </w:rPr>
                              <w:t xml:space="preserve">Dated: </w:t>
                            </w:r>
                            <w:r>
                              <w:rPr>
                                <w:rFonts w:cstheme="minorHAnsi"/>
                                <w:i/>
                                <w:color w:val="FFFFFF" w:themeColor="background1"/>
                                <w:sz w:val="28"/>
                                <w:szCs w:val="28"/>
                              </w:rPr>
                              <w:t>14</w:t>
                            </w:r>
                            <w:r w:rsidRPr="006D2FD5">
                              <w:rPr>
                                <w:rFonts w:cstheme="minorHAnsi"/>
                                <w:i/>
                                <w:color w:val="FFFFFF" w:themeColor="background1"/>
                                <w:sz w:val="28"/>
                                <w:szCs w:val="28"/>
                                <w:vertAlign w:val="superscript"/>
                              </w:rPr>
                              <w:t>th</w:t>
                            </w:r>
                            <w:r w:rsidRPr="006D2FD5">
                              <w:rPr>
                                <w:rFonts w:cstheme="minorHAnsi"/>
                                <w:i/>
                                <w:color w:val="FFFFFF" w:themeColor="background1"/>
                                <w:sz w:val="28"/>
                                <w:szCs w:val="28"/>
                              </w:rPr>
                              <w:t xml:space="preserve"> </w:t>
                            </w:r>
                            <w:r>
                              <w:rPr>
                                <w:rFonts w:cstheme="minorHAnsi"/>
                                <w:i/>
                                <w:color w:val="FFFFFF" w:themeColor="background1"/>
                                <w:sz w:val="28"/>
                                <w:szCs w:val="28"/>
                              </w:rPr>
                              <w:t>September</w:t>
                            </w:r>
                            <w:r w:rsidRPr="006D2FD5">
                              <w:rPr>
                                <w:rFonts w:cstheme="minorHAnsi"/>
                                <w:i/>
                                <w:color w:val="FFFFFF" w:themeColor="background1"/>
                                <w:sz w:val="28"/>
                                <w:szCs w:val="28"/>
                              </w:rPr>
                              <w:t xml:space="preserve"> 2018</w:t>
                            </w:r>
                          </w:p>
                        </w:txbxContent>
                      </wps:txbx>
                      <wps:bodyPr rot="0" vert="horz" wrap="square" lIns="91440" tIns="828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5467452E" id="AutoShape 6" o:spid="_x0000_s1027" style="position:absolute;margin-left:109.35pt;margin-top:465.1pt;width:270.3pt;height:48.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" filled="f" stroked="f" strokecolor="white">
                <v:fill opacity="7967f"/>
                <v:stroke opacity="34695f"/>
                <v:textbox inset=",2.3mm">
                  <w:txbxContent>
                    <w:p w14:paraId="564FE0A2" w14:textId="0314B6EB" w:rsidR="00EB2DD0" w:rsidRPr="006D2FD5" w:rsidRDefault="00EB2DD0" w:rsidP="00404DEF">
                      <w:pPr>
                        <w:jc w:val="center"/>
                        <w:rPr>
                          <w:rFonts w:cstheme="minorHAnsi"/>
                          <w:i/>
                          <w:color w:val="FFFFFF" w:themeColor="background1"/>
                          <w:sz w:val="28"/>
                          <w:szCs w:val="28"/>
                        </w:rPr>
                      </w:pPr>
                      <w:r w:rsidRPr="006D2FD5">
                        <w:rPr>
                          <w:rFonts w:cstheme="minorHAnsi"/>
                          <w:i/>
                          <w:color w:val="FFFFFF" w:themeColor="background1"/>
                          <w:sz w:val="28"/>
                          <w:szCs w:val="28"/>
                        </w:rPr>
                        <w:t xml:space="preserve">Dated: </w:t>
                      </w:r>
                      <w:r>
                        <w:rPr>
                          <w:rFonts w:cstheme="minorHAnsi"/>
                          <w:i/>
                          <w:color w:val="FFFFFF" w:themeColor="background1"/>
                          <w:sz w:val="28"/>
                          <w:szCs w:val="28"/>
                        </w:rPr>
                        <w:t>14</w:t>
                      </w:r>
                      <w:r w:rsidRPr="006D2FD5">
                        <w:rPr>
                          <w:rFonts w:cstheme="minorHAnsi"/>
                          <w:i/>
                          <w:color w:val="FFFFFF" w:themeColor="background1"/>
                          <w:sz w:val="28"/>
                          <w:szCs w:val="28"/>
                          <w:vertAlign w:val="superscript"/>
                        </w:rPr>
                        <w:t>th</w:t>
                      </w:r>
                      <w:r w:rsidRPr="006D2FD5">
                        <w:rPr>
                          <w:rFonts w:cstheme="minorHAnsi"/>
                          <w:i/>
                          <w:color w:val="FFFFFF" w:themeColor="background1"/>
                          <w:sz w:val="28"/>
                          <w:szCs w:val="28"/>
                        </w:rPr>
                        <w:t xml:space="preserve"> </w:t>
                      </w:r>
                      <w:r>
                        <w:rPr>
                          <w:rFonts w:cstheme="minorHAnsi"/>
                          <w:i/>
                          <w:color w:val="FFFFFF" w:themeColor="background1"/>
                          <w:sz w:val="28"/>
                          <w:szCs w:val="28"/>
                        </w:rPr>
                        <w:t>September</w:t>
                      </w:r>
                      <w:r w:rsidRPr="006D2FD5">
                        <w:rPr>
                          <w:rFonts w:cstheme="minorHAnsi"/>
                          <w:i/>
                          <w:color w:val="FFFFFF" w:themeColor="background1"/>
                          <w:sz w:val="28"/>
                          <w:szCs w:val="28"/>
                        </w:rPr>
                        <w:t xml:space="preserve"> 2018</w:t>
                      </w:r>
                    </w:p>
                  </w:txbxContent>
                </v:textbox>
                <w10:wrap anchorx="margin"/>
              </v:roundrect>
            </w:pict>
          </mc:Fallback>
        </mc:AlternateContent>
      </w:r>
      <w:r w:rsidR="00E76B32" w:rsidRPr="00CF0FF7">
        <w:rPr>
          <w:sz w:val="22"/>
          <w:szCs w:val="22"/>
        </w:rPr>
        <w:t xml:space="preserve"> </w:t>
      </w:r>
      <w:r w:rsidR="0069552A" w:rsidRPr="00CF0FF7">
        <w:rPr>
          <w:sz w:val="22"/>
          <w:szCs w:val="22"/>
        </w:rPr>
        <w:br w:type="page"/>
      </w:r>
    </w:p>
    <w:p w14:paraId="0656C540" w14:textId="77777777" w:rsidR="008326BE" w:rsidRPr="00CF0FF7" w:rsidRDefault="008326BE" w:rsidP="00B36682">
      <w:pPr>
        <w:pStyle w:val="Default"/>
        <w:spacing w:line="276" w:lineRule="auto"/>
        <w:rPr>
          <w:sz w:val="22"/>
          <w:szCs w:val="22"/>
        </w:rPr>
      </w:pPr>
    </w:p>
    <w:p w14:paraId="49D9E40B" w14:textId="77777777" w:rsidR="008326BE" w:rsidRPr="00CF0FF7" w:rsidRDefault="008326BE" w:rsidP="00B36682">
      <w:pPr>
        <w:pStyle w:val="Default"/>
        <w:spacing w:line="276" w:lineRule="auto"/>
        <w:rPr>
          <w:sz w:val="22"/>
          <w:szCs w:val="22"/>
        </w:rPr>
      </w:pPr>
    </w:p>
    <w:p w14:paraId="470E51E3" w14:textId="77777777" w:rsidR="008326BE" w:rsidRPr="00CF0FF7" w:rsidRDefault="008326BE" w:rsidP="00B36682">
      <w:pPr>
        <w:pStyle w:val="Default"/>
        <w:spacing w:line="276" w:lineRule="auto"/>
        <w:rPr>
          <w:sz w:val="22"/>
          <w:szCs w:val="22"/>
        </w:rPr>
      </w:pPr>
    </w:p>
    <w:p w14:paraId="0B684DC8" w14:textId="77777777" w:rsidR="008326BE" w:rsidRPr="00CF0FF7" w:rsidRDefault="008326BE" w:rsidP="00B36682">
      <w:pPr>
        <w:pStyle w:val="Default"/>
        <w:spacing w:line="276" w:lineRule="auto"/>
        <w:rPr>
          <w:sz w:val="22"/>
          <w:szCs w:val="22"/>
        </w:rPr>
      </w:pPr>
    </w:p>
    <w:p w14:paraId="3B7C9CBE" w14:textId="77777777" w:rsidR="008326BE" w:rsidRPr="00CF0FF7" w:rsidRDefault="008326BE" w:rsidP="00B36682">
      <w:pPr>
        <w:pStyle w:val="Default"/>
        <w:spacing w:line="276" w:lineRule="auto"/>
        <w:rPr>
          <w:sz w:val="22"/>
          <w:szCs w:val="22"/>
        </w:rPr>
      </w:pPr>
    </w:p>
    <w:p w14:paraId="3695E982" w14:textId="77777777" w:rsidR="008326BE" w:rsidRPr="00CF0FF7" w:rsidRDefault="008326BE" w:rsidP="00B36682">
      <w:pPr>
        <w:pStyle w:val="Default"/>
        <w:spacing w:line="276" w:lineRule="auto"/>
        <w:rPr>
          <w:sz w:val="22"/>
          <w:szCs w:val="22"/>
        </w:rPr>
      </w:pPr>
    </w:p>
    <w:p w14:paraId="302BFAD1" w14:textId="77777777" w:rsidR="008326BE" w:rsidRPr="00CF0FF7" w:rsidRDefault="008326BE" w:rsidP="00B36682">
      <w:pPr>
        <w:pStyle w:val="Default"/>
        <w:spacing w:line="276" w:lineRule="auto"/>
        <w:rPr>
          <w:sz w:val="22"/>
          <w:szCs w:val="22"/>
        </w:rPr>
      </w:pPr>
    </w:p>
    <w:p w14:paraId="2241EE8E" w14:textId="77777777" w:rsidR="008326BE" w:rsidRPr="00CF0FF7" w:rsidRDefault="008326BE" w:rsidP="00B36682">
      <w:pPr>
        <w:pStyle w:val="Default"/>
        <w:spacing w:line="276" w:lineRule="auto"/>
        <w:rPr>
          <w:sz w:val="22"/>
          <w:szCs w:val="22"/>
        </w:rPr>
      </w:pPr>
    </w:p>
    <w:p w14:paraId="56699421" w14:textId="77777777" w:rsidR="008326BE" w:rsidRPr="00CF0FF7" w:rsidRDefault="008326BE" w:rsidP="00B36682">
      <w:pPr>
        <w:pStyle w:val="Default"/>
        <w:spacing w:line="276" w:lineRule="auto"/>
        <w:rPr>
          <w:sz w:val="22"/>
          <w:szCs w:val="22"/>
        </w:rPr>
      </w:pPr>
    </w:p>
    <w:p w14:paraId="2B6487F6" w14:textId="77777777" w:rsidR="008326BE" w:rsidRPr="00CF0FF7" w:rsidRDefault="008326BE" w:rsidP="00B36682">
      <w:pPr>
        <w:pStyle w:val="Default"/>
        <w:spacing w:line="276" w:lineRule="auto"/>
        <w:rPr>
          <w:sz w:val="22"/>
          <w:szCs w:val="22"/>
        </w:rPr>
      </w:pPr>
    </w:p>
    <w:p w14:paraId="4AC0B744" w14:textId="77777777" w:rsidR="008326BE" w:rsidRPr="00CF0FF7" w:rsidRDefault="008326BE" w:rsidP="00B36682">
      <w:pPr>
        <w:pStyle w:val="Default"/>
        <w:spacing w:line="276" w:lineRule="auto"/>
        <w:rPr>
          <w:sz w:val="22"/>
          <w:szCs w:val="22"/>
        </w:rPr>
      </w:pPr>
    </w:p>
    <w:p w14:paraId="5E438FCE" w14:textId="77777777" w:rsidR="008326BE" w:rsidRPr="00CF0FF7" w:rsidRDefault="008326BE" w:rsidP="00B36682">
      <w:pPr>
        <w:pStyle w:val="Default"/>
        <w:spacing w:line="276" w:lineRule="auto"/>
        <w:rPr>
          <w:sz w:val="22"/>
          <w:szCs w:val="22"/>
        </w:rPr>
      </w:pPr>
    </w:p>
    <w:p w14:paraId="60F0C573" w14:textId="77777777" w:rsidR="008326BE" w:rsidRPr="00CF0FF7" w:rsidRDefault="008326BE" w:rsidP="00B36682">
      <w:pPr>
        <w:pStyle w:val="Default"/>
        <w:spacing w:line="276" w:lineRule="auto"/>
        <w:rPr>
          <w:sz w:val="22"/>
          <w:szCs w:val="22"/>
        </w:rPr>
      </w:pPr>
    </w:p>
    <w:p w14:paraId="0FD3B109" w14:textId="77777777" w:rsidR="008326BE" w:rsidRPr="00CF0FF7" w:rsidRDefault="008326BE" w:rsidP="00B36682">
      <w:pPr>
        <w:pStyle w:val="Default"/>
        <w:spacing w:line="276" w:lineRule="auto"/>
        <w:rPr>
          <w:sz w:val="22"/>
          <w:szCs w:val="22"/>
        </w:rPr>
      </w:pPr>
    </w:p>
    <w:p w14:paraId="473B5B18" w14:textId="77777777" w:rsidR="008326BE" w:rsidRPr="00CF0FF7" w:rsidRDefault="008326BE" w:rsidP="00B36682">
      <w:pPr>
        <w:pStyle w:val="Default"/>
        <w:spacing w:line="276" w:lineRule="auto"/>
        <w:rPr>
          <w:sz w:val="22"/>
          <w:szCs w:val="22"/>
        </w:rPr>
      </w:pPr>
    </w:p>
    <w:p w14:paraId="4B2283BB" w14:textId="77777777" w:rsidR="008326BE" w:rsidRPr="00CF0FF7" w:rsidRDefault="008326BE" w:rsidP="00B36682">
      <w:pPr>
        <w:pStyle w:val="Default"/>
        <w:spacing w:line="276" w:lineRule="auto"/>
        <w:rPr>
          <w:sz w:val="22"/>
          <w:szCs w:val="22"/>
        </w:rPr>
      </w:pPr>
    </w:p>
    <w:p w14:paraId="062478E0" w14:textId="56B011DB" w:rsidR="008326BE" w:rsidRPr="00CF0FF7" w:rsidRDefault="0022082D" w:rsidP="00B36682">
      <w:pPr>
        <w:pStyle w:val="Default"/>
        <w:spacing w:line="276" w:lineRule="auto"/>
        <w:rPr>
          <w:sz w:val="22"/>
          <w:szCs w:val="22"/>
        </w:rPr>
      </w:pPr>
      <w:r w:rsidRPr="00CF0FF7">
        <w:rPr>
          <w:noProof/>
        </w:rPr>
        <mc:AlternateContent>
          <mc:Choice Requires="wps">
            <w:drawing>
              <wp:anchor distT="0" distB="0" distL="114300" distR="114300" simplePos="0" relativeHeight="251651584" behindDoc="0" locked="0" layoutInCell="1" allowOverlap="1" wp14:anchorId="405D1C53" wp14:editId="1AAA2DB5">
                <wp:simplePos x="0" y="0"/>
                <wp:positionH relativeFrom="margin">
                  <wp:posOffset>150495</wp:posOffset>
                </wp:positionH>
                <wp:positionV relativeFrom="margin">
                  <wp:posOffset>3448050</wp:posOffset>
                </wp:positionV>
                <wp:extent cx="6096000" cy="1981200"/>
                <wp:effectExtent l="0" t="0" r="0" b="0"/>
                <wp:wrapTopAndBottom/>
                <wp:docPr id="27218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981200"/>
                        </a:xfrm>
                        <a:prstGeom prst="rect">
                          <a:avLst/>
                        </a:prstGeom>
                        <a:solidFill>
                          <a:schemeClr val="bg1">
                            <a:lumMod val="8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8451594" w14:textId="77777777" w:rsidR="00EB2DD0" w:rsidRPr="006D2FD5" w:rsidRDefault="00EB2DD0" w:rsidP="008326BE">
                            <w:pPr>
                              <w:pStyle w:val="ProprietoryNotice"/>
                              <w:rPr>
                                <w:rFonts w:ascii="Arial" w:hAnsi="Arial" w:cs="Arial"/>
                                <w:sz w:val="28"/>
                              </w:rPr>
                            </w:pPr>
                            <w:r w:rsidRPr="006D2FD5">
                              <w:rPr>
                                <w:rFonts w:ascii="Arial" w:hAnsi="Arial" w:cs="Arial"/>
                                <w:sz w:val="28"/>
                              </w:rPr>
                              <w:t>Proprietary Notice</w:t>
                            </w:r>
                          </w:p>
                          <w:p w14:paraId="3D59B08C" w14:textId="74B3D68B" w:rsidR="00EB2DD0" w:rsidRPr="006D2FD5" w:rsidRDefault="00EB2DD0" w:rsidP="008326BE">
                            <w:pPr>
                              <w:rPr>
                                <w:rFonts w:cs="Arial"/>
                              </w:rPr>
                            </w:pPr>
                            <w:r w:rsidRPr="006D2FD5">
                              <w:rPr>
                                <w:rFonts w:cs="Arial"/>
                              </w:rPr>
                              <w:t>The information and data furnished in this proposal shall not be furnished outside “</w:t>
                            </w:r>
                            <w:r>
                              <w:rPr>
                                <w:rFonts w:cs="Arial"/>
                              </w:rPr>
                              <w:t>Telefonica</w:t>
                            </w:r>
                            <w:r w:rsidRPr="006D2FD5">
                              <w:rPr>
                                <w:rFonts w:cs="Arial"/>
                              </w:rPr>
                              <w:t>”. This information shall not be duplicated, used or disclosed in whole or part for any purpose other than to evaluate this proposal; provided, that if a contract is awarded to this offer or as a result of or in connection with the submission of this information/data.  The customer shall have the right to duplicate, use or disclose the information/data to the extent provided in the contract. This restriction does not limit the customer right to use the information contained in the proposal if it is obtained from another source without restriction.</w:t>
                            </w:r>
                          </w:p>
                          <w:p w14:paraId="34D6C646" w14:textId="77777777" w:rsidR="00EB2DD0" w:rsidRPr="006D2FD5" w:rsidRDefault="00EB2DD0" w:rsidP="008326BE">
                            <w:pPr>
                              <w:jc w:val="center"/>
                              <w:rPr>
                                <w:rStyle w:val="N1Char"/>
                                <w:rFonts w:eastAsiaTheme="majorEastAsia" w:cs="Arial"/>
                                <w:b/>
                                <w:sz w:val="32"/>
                              </w:rPr>
                            </w:pPr>
                            <w:r w:rsidRPr="006D2FD5">
                              <w:rPr>
                                <w:rFonts w:cs="Arial"/>
                                <w:b/>
                              </w:rPr>
                              <w:t>© 2018 Cognizant Technology 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D1C53" id="_x0000_t202" coordsize="21600,21600" o:spt="202" path="m,l,21600r21600,l21600,xe">
                <v:stroke joinstyle="miter"/>
                <v:path gradientshapeok="t" o:connecttype="rect"/>
              </v:shapetype>
              <v:shape id="Text Box 15" o:spid="_x0000_s1028" type="#_x0000_t202" style="position:absolute;margin-left:11.85pt;margin-top:271.5pt;width:480pt;height:156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" fillcolor="#d8d8d8 [2732]" stroked="f" strokeweight="1pt">
                <v:textbox>
                  <w:txbxContent>
                    <w:p w14:paraId="68451594" w14:textId="77777777" w:rsidR="00EB2DD0" w:rsidRPr="006D2FD5" w:rsidRDefault="00EB2DD0" w:rsidP="008326BE">
                      <w:pPr>
                        <w:pStyle w:val="ProprietoryNotice"/>
                        <w:rPr>
                          <w:rFonts w:ascii="Arial" w:hAnsi="Arial" w:cs="Arial"/>
                          <w:sz w:val="28"/>
                        </w:rPr>
                      </w:pPr>
                      <w:r w:rsidRPr="006D2FD5">
                        <w:rPr>
                          <w:rFonts w:ascii="Arial" w:hAnsi="Arial" w:cs="Arial"/>
                          <w:sz w:val="28"/>
                        </w:rPr>
                        <w:t>Proprietary Notice</w:t>
                      </w:r>
                    </w:p>
                    <w:p w14:paraId="3D59B08C" w14:textId="74B3D68B" w:rsidR="00EB2DD0" w:rsidRPr="006D2FD5" w:rsidRDefault="00EB2DD0" w:rsidP="008326BE">
                      <w:pPr>
                        <w:rPr>
                          <w:rFonts w:cs="Arial"/>
                        </w:rPr>
                      </w:pPr>
                      <w:r w:rsidRPr="006D2FD5">
                        <w:rPr>
                          <w:rFonts w:cs="Arial"/>
                        </w:rPr>
                        <w:t>The information and data furnished in this proposal shall not be furnished outside “</w:t>
                      </w:r>
                      <w:r>
                        <w:rPr>
                          <w:rFonts w:cs="Arial"/>
                        </w:rPr>
                        <w:t>Telefonica</w:t>
                      </w:r>
                      <w:r w:rsidRPr="006D2FD5">
                        <w:rPr>
                          <w:rFonts w:cs="Arial"/>
                        </w:rPr>
                        <w:t>”. This information shall not be duplicated, used or disclosed in whole or part for any purpose other than to evaluate this proposal; provided, that if a contract is awarded to this offer or as a result of or in connection with the submission of this information/data.  The customer shall have the right to duplicate, use or disclose the information/data to the extent provided in the contract. This restriction does not limit the customer right to use the information contained in the proposal if it is obtained from another source without restriction.</w:t>
                      </w:r>
                    </w:p>
                    <w:p w14:paraId="34D6C646" w14:textId="77777777" w:rsidR="00EB2DD0" w:rsidRPr="006D2FD5" w:rsidRDefault="00EB2DD0" w:rsidP="008326BE">
                      <w:pPr>
                        <w:jc w:val="center"/>
                        <w:rPr>
                          <w:rStyle w:val="N1Char"/>
                          <w:rFonts w:eastAsiaTheme="majorEastAsia" w:cs="Arial"/>
                          <w:b/>
                          <w:sz w:val="32"/>
                        </w:rPr>
                      </w:pPr>
                      <w:r w:rsidRPr="006D2FD5">
                        <w:rPr>
                          <w:rFonts w:cs="Arial"/>
                          <w:b/>
                        </w:rPr>
                        <w:t>© 2018 Cognizant Technology Solutions</w:t>
                      </w:r>
                    </w:p>
                  </w:txbxContent>
                </v:textbox>
                <w10:wrap type="topAndBottom" anchorx="margin" anchory="margin"/>
              </v:shape>
            </w:pict>
          </mc:Fallback>
        </mc:AlternateContent>
      </w:r>
    </w:p>
    <w:p w14:paraId="403DD7FB" w14:textId="77777777" w:rsidR="008326BE" w:rsidRPr="00CF0FF7" w:rsidRDefault="008326BE" w:rsidP="00B36682">
      <w:pPr>
        <w:pStyle w:val="Default"/>
        <w:spacing w:line="276" w:lineRule="auto"/>
        <w:rPr>
          <w:sz w:val="22"/>
          <w:szCs w:val="22"/>
        </w:rPr>
      </w:pPr>
    </w:p>
    <w:p w14:paraId="1F939147" w14:textId="77777777" w:rsidR="008326BE" w:rsidRPr="00CF0FF7" w:rsidRDefault="008326BE" w:rsidP="00B36682">
      <w:pPr>
        <w:pStyle w:val="Default"/>
        <w:spacing w:line="276" w:lineRule="auto"/>
        <w:rPr>
          <w:sz w:val="22"/>
          <w:szCs w:val="22"/>
        </w:rPr>
      </w:pPr>
    </w:p>
    <w:p w14:paraId="7B390324" w14:textId="77777777" w:rsidR="008326BE" w:rsidRPr="00CF0FF7" w:rsidRDefault="008326BE" w:rsidP="00B36682">
      <w:pPr>
        <w:pStyle w:val="Default"/>
        <w:spacing w:line="276" w:lineRule="auto"/>
        <w:rPr>
          <w:sz w:val="22"/>
          <w:szCs w:val="22"/>
        </w:rPr>
      </w:pPr>
    </w:p>
    <w:p w14:paraId="3B3ABD97" w14:textId="77777777" w:rsidR="00B04A92" w:rsidRPr="00CF0FF7" w:rsidRDefault="00B04A92" w:rsidP="00B04A92">
      <w:pPr>
        <w:spacing w:line="276" w:lineRule="auto"/>
        <w:rPr>
          <w:rFonts w:cs="Arial"/>
        </w:rPr>
      </w:pPr>
    </w:p>
    <w:p w14:paraId="1DA8AB82" w14:textId="77777777" w:rsidR="00B04A92" w:rsidRPr="00CF0FF7" w:rsidRDefault="00B04A92" w:rsidP="00B04A92">
      <w:pPr>
        <w:spacing w:before="0" w:after="0" w:line="276" w:lineRule="auto"/>
        <w:jc w:val="left"/>
        <w:rPr>
          <w:rFonts w:cs="Arial"/>
        </w:rPr>
      </w:pPr>
    </w:p>
    <w:p w14:paraId="553A7EAD" w14:textId="77777777" w:rsidR="008326BE" w:rsidRPr="00CF0FF7" w:rsidRDefault="008326BE" w:rsidP="00B36682">
      <w:pPr>
        <w:pStyle w:val="Default"/>
        <w:spacing w:line="276" w:lineRule="auto"/>
        <w:rPr>
          <w:sz w:val="22"/>
          <w:szCs w:val="22"/>
        </w:rPr>
      </w:pPr>
    </w:p>
    <w:p w14:paraId="401AA3C4" w14:textId="77777777" w:rsidR="008326BE" w:rsidRPr="00CF0FF7" w:rsidRDefault="008326BE" w:rsidP="00B36682">
      <w:pPr>
        <w:pStyle w:val="Default"/>
        <w:spacing w:line="276" w:lineRule="auto"/>
        <w:rPr>
          <w:sz w:val="22"/>
          <w:szCs w:val="22"/>
        </w:rPr>
      </w:pPr>
    </w:p>
    <w:p w14:paraId="590965C7" w14:textId="77777777" w:rsidR="008326BE" w:rsidRPr="00CF0FF7" w:rsidRDefault="008326BE" w:rsidP="00B04A92">
      <w:pPr>
        <w:rPr>
          <w:rFonts w:cs="Arial"/>
        </w:rPr>
      </w:pPr>
    </w:p>
    <w:p w14:paraId="58925962" w14:textId="684FC11B" w:rsidR="008326BE" w:rsidRPr="00CF0FF7" w:rsidRDefault="008326BE" w:rsidP="00B04A92">
      <w:pPr>
        <w:rPr>
          <w:rFonts w:cs="Arial"/>
        </w:rPr>
      </w:pPr>
    </w:p>
    <w:p w14:paraId="017BF97E" w14:textId="77777777" w:rsidR="008326BE" w:rsidRPr="00CF0FF7" w:rsidRDefault="008326BE" w:rsidP="00B04A92">
      <w:pPr>
        <w:rPr>
          <w:rFonts w:cs="Arial"/>
        </w:rPr>
      </w:pPr>
    </w:p>
    <w:p w14:paraId="0C1F180A" w14:textId="3C61BA9E" w:rsidR="00404DEF" w:rsidRPr="00CF0FF7" w:rsidRDefault="00404DEF">
      <w:pPr>
        <w:spacing w:before="0" w:after="0" w:line="240" w:lineRule="auto"/>
        <w:jc w:val="left"/>
        <w:rPr>
          <w:rFonts w:cs="Arial"/>
        </w:rPr>
      </w:pPr>
      <w:r w:rsidRPr="00CF0FF7">
        <w:rPr>
          <w:rFonts w:cs="Arial"/>
        </w:rPr>
        <w:br w:type="page"/>
      </w:r>
    </w:p>
    <w:p w14:paraId="0C41193E" w14:textId="77777777" w:rsidR="008326BE" w:rsidRPr="00CF0FF7" w:rsidRDefault="008326BE" w:rsidP="00B04A92">
      <w:pPr>
        <w:rPr>
          <w:rFonts w:cs="Arial"/>
        </w:rPr>
      </w:pPr>
    </w:p>
    <w:p w14:paraId="0150FD4C" w14:textId="10F3531D" w:rsidR="003F0DB3" w:rsidRDefault="003F0DB3" w:rsidP="003F0DB3">
      <w:pPr>
        <w:pStyle w:val="Heading1"/>
        <w:ind w:left="720"/>
      </w:pPr>
    </w:p>
    <w:sdt>
      <w:sdtPr>
        <w:rPr>
          <w:rFonts w:cs="Times New Roman"/>
          <w:b w:val="0"/>
          <w:caps w:val="0"/>
          <w:color w:val="auto"/>
          <w:spacing w:val="0"/>
          <w:sz w:val="20"/>
          <w:szCs w:val="22"/>
        </w:rPr>
        <w:id w:val="-1168714178"/>
        <w:docPartObj>
          <w:docPartGallery w:val="Table of Contents"/>
          <w:docPartUnique/>
        </w:docPartObj>
      </w:sdtPr>
      <w:sdtEndPr>
        <w:rPr>
          <w:bCs/>
          <w:noProof/>
        </w:rPr>
      </w:sdtEndPr>
      <w:sdtContent>
        <w:p w14:paraId="4B232525" w14:textId="317C50BE" w:rsidR="003F0DB3" w:rsidRDefault="003F0DB3">
          <w:pPr>
            <w:pStyle w:val="TOCHeading"/>
          </w:pPr>
          <w:r>
            <w:t>Contents</w:t>
          </w:r>
        </w:p>
        <w:p w14:paraId="0EFD92CD" w14:textId="048D4602" w:rsidR="00EB2DD0" w:rsidRDefault="003F0DB3">
          <w:pPr>
            <w:pStyle w:val="TOC1"/>
            <w:rPr>
              <w:rFonts w:asciiTheme="minorHAnsi" w:eastAsiaTheme="minorEastAsia" w:hAnsiTheme="minorHAnsi" w:cstheme="minorBidi"/>
              <w:b w:val="0"/>
              <w:caps w:val="0"/>
              <w:noProof/>
              <w:sz w:val="22"/>
              <w:lang w:val="en-US" w:bidi="ar-SA"/>
            </w:rPr>
          </w:pPr>
          <w:r>
            <w:rPr>
              <w:bCs/>
              <w:noProof/>
            </w:rPr>
            <w:fldChar w:fldCharType="begin"/>
          </w:r>
          <w:r>
            <w:rPr>
              <w:bCs/>
              <w:noProof/>
            </w:rPr>
            <w:instrText xml:space="preserve"> TOC \o "1-3" \h \z \u </w:instrText>
          </w:r>
          <w:r>
            <w:rPr>
              <w:bCs/>
              <w:noProof/>
            </w:rPr>
            <w:fldChar w:fldCharType="separate"/>
          </w:r>
          <w:hyperlink w:anchor="_Toc525118849" w:history="1">
            <w:r w:rsidR="00EB2DD0" w:rsidRPr="008958B8">
              <w:rPr>
                <w:rStyle w:val="Hyperlink"/>
                <w:noProof/>
              </w:rPr>
              <w:t>1.</w:t>
            </w:r>
            <w:r w:rsidR="00EB2DD0">
              <w:rPr>
                <w:rFonts w:asciiTheme="minorHAnsi" w:eastAsiaTheme="minorEastAsia" w:hAnsiTheme="minorHAnsi" w:cstheme="minorBidi"/>
                <w:b w:val="0"/>
                <w:caps w:val="0"/>
                <w:noProof/>
                <w:sz w:val="22"/>
                <w:lang w:val="en-US" w:bidi="ar-SA"/>
              </w:rPr>
              <w:tab/>
            </w:r>
            <w:r w:rsidR="00EB2DD0" w:rsidRPr="008958B8">
              <w:rPr>
                <w:rStyle w:val="Hyperlink"/>
                <w:noProof/>
              </w:rPr>
              <w:t>Executive summary</w:t>
            </w:r>
            <w:r w:rsidR="00EB2DD0">
              <w:rPr>
                <w:noProof/>
                <w:webHidden/>
              </w:rPr>
              <w:tab/>
            </w:r>
            <w:r w:rsidR="00EB2DD0">
              <w:rPr>
                <w:noProof/>
                <w:webHidden/>
              </w:rPr>
              <w:fldChar w:fldCharType="begin"/>
            </w:r>
            <w:r w:rsidR="00EB2DD0">
              <w:rPr>
                <w:noProof/>
                <w:webHidden/>
              </w:rPr>
              <w:instrText xml:space="preserve"> PAGEREF _Toc525118849 \h </w:instrText>
            </w:r>
            <w:r w:rsidR="00EB2DD0">
              <w:rPr>
                <w:noProof/>
                <w:webHidden/>
              </w:rPr>
            </w:r>
            <w:r w:rsidR="00EB2DD0">
              <w:rPr>
                <w:noProof/>
                <w:webHidden/>
              </w:rPr>
              <w:fldChar w:fldCharType="separate"/>
            </w:r>
            <w:r w:rsidR="00EB2DD0">
              <w:rPr>
                <w:noProof/>
                <w:webHidden/>
              </w:rPr>
              <w:t>4</w:t>
            </w:r>
            <w:r w:rsidR="00EB2DD0">
              <w:rPr>
                <w:noProof/>
                <w:webHidden/>
              </w:rPr>
              <w:fldChar w:fldCharType="end"/>
            </w:r>
          </w:hyperlink>
        </w:p>
        <w:p w14:paraId="30F57DBE" w14:textId="10F2DB35" w:rsidR="00EB2DD0" w:rsidRDefault="000B39CF">
          <w:pPr>
            <w:pStyle w:val="TOC1"/>
            <w:rPr>
              <w:rFonts w:asciiTheme="minorHAnsi" w:eastAsiaTheme="minorEastAsia" w:hAnsiTheme="minorHAnsi" w:cstheme="minorBidi"/>
              <w:b w:val="0"/>
              <w:caps w:val="0"/>
              <w:noProof/>
              <w:sz w:val="22"/>
              <w:lang w:val="en-US" w:bidi="ar-SA"/>
            </w:rPr>
          </w:pPr>
          <w:hyperlink w:anchor="_Toc525118850" w:history="1">
            <w:r w:rsidR="00EB2DD0" w:rsidRPr="008958B8">
              <w:rPr>
                <w:rStyle w:val="Hyperlink"/>
                <w:noProof/>
              </w:rPr>
              <w:t>SUMMARY OF THIS PROPOSAL</w:t>
            </w:r>
            <w:r w:rsidR="00EB2DD0">
              <w:rPr>
                <w:noProof/>
                <w:webHidden/>
              </w:rPr>
              <w:tab/>
            </w:r>
            <w:r w:rsidR="00EB2DD0">
              <w:rPr>
                <w:noProof/>
                <w:webHidden/>
              </w:rPr>
              <w:fldChar w:fldCharType="begin"/>
            </w:r>
            <w:r w:rsidR="00EB2DD0">
              <w:rPr>
                <w:noProof/>
                <w:webHidden/>
              </w:rPr>
              <w:instrText xml:space="preserve"> PAGEREF _Toc525118850 \h </w:instrText>
            </w:r>
            <w:r w:rsidR="00EB2DD0">
              <w:rPr>
                <w:noProof/>
                <w:webHidden/>
              </w:rPr>
            </w:r>
            <w:r w:rsidR="00EB2DD0">
              <w:rPr>
                <w:noProof/>
                <w:webHidden/>
              </w:rPr>
              <w:fldChar w:fldCharType="separate"/>
            </w:r>
            <w:r w:rsidR="00EB2DD0">
              <w:rPr>
                <w:noProof/>
                <w:webHidden/>
              </w:rPr>
              <w:t>5</w:t>
            </w:r>
            <w:r w:rsidR="00EB2DD0">
              <w:rPr>
                <w:noProof/>
                <w:webHidden/>
              </w:rPr>
              <w:fldChar w:fldCharType="end"/>
            </w:r>
          </w:hyperlink>
        </w:p>
        <w:p w14:paraId="54E5AF80" w14:textId="2157E486" w:rsidR="00EB2DD0" w:rsidRDefault="000B39CF">
          <w:pPr>
            <w:pStyle w:val="TOC1"/>
            <w:rPr>
              <w:rFonts w:asciiTheme="minorHAnsi" w:eastAsiaTheme="minorEastAsia" w:hAnsiTheme="minorHAnsi" w:cstheme="minorBidi"/>
              <w:b w:val="0"/>
              <w:caps w:val="0"/>
              <w:noProof/>
              <w:sz w:val="22"/>
              <w:lang w:val="en-US" w:bidi="ar-SA"/>
            </w:rPr>
          </w:pPr>
          <w:hyperlink w:anchor="_Toc525118851" w:history="1">
            <w:r w:rsidR="00EB2DD0" w:rsidRPr="008958B8">
              <w:rPr>
                <w:rStyle w:val="Hyperlink"/>
                <w:noProof/>
              </w:rPr>
              <w:t>PART 2 GENERAL INFORMATION OF PROPOSER AND EXPERIENCE</w:t>
            </w:r>
            <w:r w:rsidR="00EB2DD0">
              <w:rPr>
                <w:noProof/>
                <w:webHidden/>
              </w:rPr>
              <w:tab/>
            </w:r>
            <w:r w:rsidR="00EB2DD0">
              <w:rPr>
                <w:noProof/>
                <w:webHidden/>
              </w:rPr>
              <w:fldChar w:fldCharType="begin"/>
            </w:r>
            <w:r w:rsidR="00EB2DD0">
              <w:rPr>
                <w:noProof/>
                <w:webHidden/>
              </w:rPr>
              <w:instrText xml:space="preserve"> PAGEREF _Toc525118851 \h </w:instrText>
            </w:r>
            <w:r w:rsidR="00EB2DD0">
              <w:rPr>
                <w:noProof/>
                <w:webHidden/>
              </w:rPr>
            </w:r>
            <w:r w:rsidR="00EB2DD0">
              <w:rPr>
                <w:noProof/>
                <w:webHidden/>
              </w:rPr>
              <w:fldChar w:fldCharType="separate"/>
            </w:r>
            <w:r w:rsidR="00EB2DD0">
              <w:rPr>
                <w:noProof/>
                <w:webHidden/>
              </w:rPr>
              <w:t>7</w:t>
            </w:r>
            <w:r w:rsidR="00EB2DD0">
              <w:rPr>
                <w:noProof/>
                <w:webHidden/>
              </w:rPr>
              <w:fldChar w:fldCharType="end"/>
            </w:r>
          </w:hyperlink>
        </w:p>
        <w:p w14:paraId="0A8A944D" w14:textId="6C0AFD82" w:rsidR="00EB2DD0" w:rsidRDefault="000B39CF">
          <w:pPr>
            <w:pStyle w:val="TOC1"/>
            <w:rPr>
              <w:rFonts w:asciiTheme="minorHAnsi" w:eastAsiaTheme="minorEastAsia" w:hAnsiTheme="minorHAnsi" w:cstheme="minorBidi"/>
              <w:b w:val="0"/>
              <w:caps w:val="0"/>
              <w:noProof/>
              <w:sz w:val="22"/>
              <w:lang w:val="en-US" w:bidi="ar-SA"/>
            </w:rPr>
          </w:pPr>
          <w:hyperlink w:anchor="_Toc525118852" w:history="1">
            <w:r w:rsidR="00EB2DD0" w:rsidRPr="008958B8">
              <w:rPr>
                <w:rStyle w:val="Hyperlink"/>
                <w:noProof/>
              </w:rPr>
              <w:t>Industry Experience</w:t>
            </w:r>
            <w:r w:rsidR="00EB2DD0">
              <w:rPr>
                <w:noProof/>
                <w:webHidden/>
              </w:rPr>
              <w:tab/>
            </w:r>
            <w:r w:rsidR="00EB2DD0">
              <w:rPr>
                <w:noProof/>
                <w:webHidden/>
              </w:rPr>
              <w:fldChar w:fldCharType="begin"/>
            </w:r>
            <w:r w:rsidR="00EB2DD0">
              <w:rPr>
                <w:noProof/>
                <w:webHidden/>
              </w:rPr>
              <w:instrText xml:space="preserve"> PAGEREF _Toc525118852 \h </w:instrText>
            </w:r>
            <w:r w:rsidR="00EB2DD0">
              <w:rPr>
                <w:noProof/>
                <w:webHidden/>
              </w:rPr>
            </w:r>
            <w:r w:rsidR="00EB2DD0">
              <w:rPr>
                <w:noProof/>
                <w:webHidden/>
              </w:rPr>
              <w:fldChar w:fldCharType="separate"/>
            </w:r>
            <w:r w:rsidR="00EB2DD0">
              <w:rPr>
                <w:noProof/>
                <w:webHidden/>
              </w:rPr>
              <w:t>9</w:t>
            </w:r>
            <w:r w:rsidR="00EB2DD0">
              <w:rPr>
                <w:noProof/>
                <w:webHidden/>
              </w:rPr>
              <w:fldChar w:fldCharType="end"/>
            </w:r>
          </w:hyperlink>
        </w:p>
        <w:p w14:paraId="0167F670" w14:textId="63AEC188" w:rsidR="00EB2DD0" w:rsidRDefault="000B39CF">
          <w:pPr>
            <w:pStyle w:val="TOC1"/>
            <w:rPr>
              <w:rFonts w:asciiTheme="minorHAnsi" w:eastAsiaTheme="minorEastAsia" w:hAnsiTheme="minorHAnsi" w:cstheme="minorBidi"/>
              <w:b w:val="0"/>
              <w:caps w:val="0"/>
              <w:noProof/>
              <w:sz w:val="22"/>
              <w:lang w:val="en-US" w:bidi="ar-SA"/>
            </w:rPr>
          </w:pPr>
          <w:hyperlink w:anchor="_Toc525118853" w:history="1">
            <w:r w:rsidR="00EB2DD0" w:rsidRPr="008958B8">
              <w:rPr>
                <w:rStyle w:val="Hyperlink"/>
                <w:noProof/>
              </w:rPr>
              <w:t>3.0</w:t>
            </w:r>
            <w:r w:rsidR="00EB2DD0">
              <w:rPr>
                <w:rFonts w:asciiTheme="minorHAnsi" w:eastAsiaTheme="minorEastAsia" w:hAnsiTheme="minorHAnsi" w:cstheme="minorBidi"/>
                <w:b w:val="0"/>
                <w:caps w:val="0"/>
                <w:noProof/>
                <w:sz w:val="22"/>
                <w:lang w:val="en-US" w:bidi="ar-SA"/>
              </w:rPr>
              <w:tab/>
            </w:r>
            <w:r w:rsidR="00EB2DD0" w:rsidRPr="008958B8">
              <w:rPr>
                <w:rStyle w:val="Hyperlink"/>
                <w:noProof/>
              </w:rPr>
              <w:t>FUNCTIONAL REQUIREMENT SOLUTION</w:t>
            </w:r>
            <w:r w:rsidR="00EB2DD0">
              <w:rPr>
                <w:noProof/>
                <w:webHidden/>
              </w:rPr>
              <w:tab/>
            </w:r>
            <w:r w:rsidR="00EB2DD0">
              <w:rPr>
                <w:noProof/>
                <w:webHidden/>
              </w:rPr>
              <w:fldChar w:fldCharType="begin"/>
            </w:r>
            <w:r w:rsidR="00EB2DD0">
              <w:rPr>
                <w:noProof/>
                <w:webHidden/>
              </w:rPr>
              <w:instrText xml:space="preserve"> PAGEREF _Toc525118853 \h </w:instrText>
            </w:r>
            <w:r w:rsidR="00EB2DD0">
              <w:rPr>
                <w:noProof/>
                <w:webHidden/>
              </w:rPr>
            </w:r>
            <w:r w:rsidR="00EB2DD0">
              <w:rPr>
                <w:noProof/>
                <w:webHidden/>
              </w:rPr>
              <w:fldChar w:fldCharType="separate"/>
            </w:r>
            <w:r w:rsidR="00EB2DD0">
              <w:rPr>
                <w:noProof/>
                <w:webHidden/>
              </w:rPr>
              <w:t>10</w:t>
            </w:r>
            <w:r w:rsidR="00EB2DD0">
              <w:rPr>
                <w:noProof/>
                <w:webHidden/>
              </w:rPr>
              <w:fldChar w:fldCharType="end"/>
            </w:r>
          </w:hyperlink>
        </w:p>
        <w:p w14:paraId="0C65DD77" w14:textId="3A4D3DB9" w:rsidR="00EB2DD0" w:rsidRDefault="000B39CF">
          <w:pPr>
            <w:pStyle w:val="TOC2"/>
            <w:rPr>
              <w:rFonts w:asciiTheme="minorHAnsi" w:eastAsiaTheme="minorEastAsia" w:hAnsiTheme="minorHAnsi" w:cstheme="minorBidi"/>
              <w:caps w:val="0"/>
              <w:noProof/>
              <w:sz w:val="22"/>
              <w:lang w:val="en-US" w:bidi="ar-SA"/>
            </w:rPr>
          </w:pPr>
          <w:hyperlink w:anchor="_Toc525118854" w:history="1">
            <w:r w:rsidR="00EB2DD0" w:rsidRPr="008958B8">
              <w:rPr>
                <w:rStyle w:val="Hyperlink"/>
                <w:noProof/>
              </w:rPr>
              <w:t>3.1</w:t>
            </w:r>
            <w:r w:rsidR="00EB2DD0">
              <w:rPr>
                <w:rFonts w:asciiTheme="minorHAnsi" w:eastAsiaTheme="minorEastAsia" w:hAnsiTheme="minorHAnsi" w:cstheme="minorBidi"/>
                <w:caps w:val="0"/>
                <w:noProof/>
                <w:sz w:val="22"/>
                <w:lang w:val="en-US" w:bidi="ar-SA"/>
              </w:rPr>
              <w:tab/>
            </w:r>
            <w:r w:rsidR="00EB2DD0" w:rsidRPr="008958B8">
              <w:rPr>
                <w:rStyle w:val="Hyperlink"/>
                <w:noProof/>
              </w:rPr>
              <w:t>Splunk Architecture:</w:t>
            </w:r>
            <w:r w:rsidR="00EB2DD0">
              <w:rPr>
                <w:noProof/>
                <w:webHidden/>
              </w:rPr>
              <w:tab/>
            </w:r>
            <w:r w:rsidR="00EB2DD0">
              <w:rPr>
                <w:noProof/>
                <w:webHidden/>
              </w:rPr>
              <w:fldChar w:fldCharType="begin"/>
            </w:r>
            <w:r w:rsidR="00EB2DD0">
              <w:rPr>
                <w:noProof/>
                <w:webHidden/>
              </w:rPr>
              <w:instrText xml:space="preserve"> PAGEREF _Toc525118854 \h </w:instrText>
            </w:r>
            <w:r w:rsidR="00EB2DD0">
              <w:rPr>
                <w:noProof/>
                <w:webHidden/>
              </w:rPr>
            </w:r>
            <w:r w:rsidR="00EB2DD0">
              <w:rPr>
                <w:noProof/>
                <w:webHidden/>
              </w:rPr>
              <w:fldChar w:fldCharType="separate"/>
            </w:r>
            <w:r w:rsidR="00EB2DD0">
              <w:rPr>
                <w:noProof/>
                <w:webHidden/>
              </w:rPr>
              <w:t>10</w:t>
            </w:r>
            <w:r w:rsidR="00EB2DD0">
              <w:rPr>
                <w:noProof/>
                <w:webHidden/>
              </w:rPr>
              <w:fldChar w:fldCharType="end"/>
            </w:r>
          </w:hyperlink>
        </w:p>
        <w:p w14:paraId="3AEDC93E" w14:textId="6ECCAFBB" w:rsidR="00EB2DD0" w:rsidRDefault="000B39CF">
          <w:pPr>
            <w:pStyle w:val="TOC1"/>
            <w:rPr>
              <w:rFonts w:asciiTheme="minorHAnsi" w:eastAsiaTheme="minorEastAsia" w:hAnsiTheme="minorHAnsi" w:cstheme="minorBidi"/>
              <w:b w:val="0"/>
              <w:caps w:val="0"/>
              <w:noProof/>
              <w:sz w:val="22"/>
              <w:lang w:val="en-US" w:bidi="ar-SA"/>
            </w:rPr>
          </w:pPr>
          <w:hyperlink w:anchor="_Toc525118855" w:history="1">
            <w:r w:rsidR="00EB2DD0" w:rsidRPr="008958B8">
              <w:rPr>
                <w:rStyle w:val="Hyperlink"/>
                <w:noProof/>
                <w:lang w:val="en-US"/>
              </w:rPr>
              <w:t>Search Head Instance specification</w:t>
            </w:r>
            <w:r w:rsidR="00EB2DD0">
              <w:rPr>
                <w:noProof/>
                <w:webHidden/>
              </w:rPr>
              <w:tab/>
            </w:r>
            <w:r w:rsidR="00EB2DD0">
              <w:rPr>
                <w:noProof/>
                <w:webHidden/>
              </w:rPr>
              <w:fldChar w:fldCharType="begin"/>
            </w:r>
            <w:r w:rsidR="00EB2DD0">
              <w:rPr>
                <w:noProof/>
                <w:webHidden/>
              </w:rPr>
              <w:instrText xml:space="preserve"> PAGEREF _Toc525118855 \h </w:instrText>
            </w:r>
            <w:r w:rsidR="00EB2DD0">
              <w:rPr>
                <w:noProof/>
                <w:webHidden/>
              </w:rPr>
            </w:r>
            <w:r w:rsidR="00EB2DD0">
              <w:rPr>
                <w:noProof/>
                <w:webHidden/>
              </w:rPr>
              <w:fldChar w:fldCharType="separate"/>
            </w:r>
            <w:r w:rsidR="00EB2DD0">
              <w:rPr>
                <w:noProof/>
                <w:webHidden/>
              </w:rPr>
              <w:t>14</w:t>
            </w:r>
            <w:r w:rsidR="00EB2DD0">
              <w:rPr>
                <w:noProof/>
                <w:webHidden/>
              </w:rPr>
              <w:fldChar w:fldCharType="end"/>
            </w:r>
          </w:hyperlink>
        </w:p>
        <w:p w14:paraId="4F4E188A" w14:textId="78BC46D1" w:rsidR="00EB2DD0" w:rsidRDefault="000B39CF">
          <w:pPr>
            <w:pStyle w:val="TOC1"/>
            <w:rPr>
              <w:rFonts w:asciiTheme="minorHAnsi" w:eastAsiaTheme="minorEastAsia" w:hAnsiTheme="minorHAnsi" w:cstheme="minorBidi"/>
              <w:b w:val="0"/>
              <w:caps w:val="0"/>
              <w:noProof/>
              <w:sz w:val="22"/>
              <w:lang w:val="en-US" w:bidi="ar-SA"/>
            </w:rPr>
          </w:pPr>
          <w:hyperlink w:anchor="_Toc525118856" w:history="1">
            <w:r w:rsidR="00EB2DD0" w:rsidRPr="008958B8">
              <w:rPr>
                <w:rStyle w:val="Hyperlink"/>
                <w:noProof/>
                <w:lang w:val="en-US"/>
              </w:rPr>
              <w:t>Indexer Instance Breakdown</w:t>
            </w:r>
            <w:r w:rsidR="00EB2DD0">
              <w:rPr>
                <w:noProof/>
                <w:webHidden/>
              </w:rPr>
              <w:tab/>
            </w:r>
            <w:r w:rsidR="00EB2DD0">
              <w:rPr>
                <w:noProof/>
                <w:webHidden/>
              </w:rPr>
              <w:fldChar w:fldCharType="begin"/>
            </w:r>
            <w:r w:rsidR="00EB2DD0">
              <w:rPr>
                <w:noProof/>
                <w:webHidden/>
              </w:rPr>
              <w:instrText xml:space="preserve"> PAGEREF _Toc525118856 \h </w:instrText>
            </w:r>
            <w:r w:rsidR="00EB2DD0">
              <w:rPr>
                <w:noProof/>
                <w:webHidden/>
              </w:rPr>
            </w:r>
            <w:r w:rsidR="00EB2DD0">
              <w:rPr>
                <w:noProof/>
                <w:webHidden/>
              </w:rPr>
              <w:fldChar w:fldCharType="separate"/>
            </w:r>
            <w:r w:rsidR="00EB2DD0">
              <w:rPr>
                <w:noProof/>
                <w:webHidden/>
              </w:rPr>
              <w:t>14</w:t>
            </w:r>
            <w:r w:rsidR="00EB2DD0">
              <w:rPr>
                <w:noProof/>
                <w:webHidden/>
              </w:rPr>
              <w:fldChar w:fldCharType="end"/>
            </w:r>
          </w:hyperlink>
        </w:p>
        <w:p w14:paraId="02105388" w14:textId="54F32E59" w:rsidR="00EB2DD0" w:rsidRDefault="000B39CF">
          <w:pPr>
            <w:pStyle w:val="TOC1"/>
            <w:rPr>
              <w:rFonts w:asciiTheme="minorHAnsi" w:eastAsiaTheme="minorEastAsia" w:hAnsiTheme="minorHAnsi" w:cstheme="minorBidi"/>
              <w:b w:val="0"/>
              <w:caps w:val="0"/>
              <w:noProof/>
              <w:sz w:val="22"/>
              <w:lang w:val="en-US" w:bidi="ar-SA"/>
            </w:rPr>
          </w:pPr>
          <w:hyperlink w:anchor="_Toc525118857" w:history="1">
            <w:r w:rsidR="00EB2DD0" w:rsidRPr="008958B8">
              <w:rPr>
                <w:rStyle w:val="Hyperlink"/>
                <w:noProof/>
                <w:lang w:val="en-US"/>
              </w:rPr>
              <w:t>Management Instance Breakdown</w:t>
            </w:r>
            <w:r w:rsidR="00EB2DD0">
              <w:rPr>
                <w:noProof/>
                <w:webHidden/>
              </w:rPr>
              <w:tab/>
            </w:r>
            <w:r w:rsidR="00EB2DD0">
              <w:rPr>
                <w:noProof/>
                <w:webHidden/>
              </w:rPr>
              <w:fldChar w:fldCharType="begin"/>
            </w:r>
            <w:r w:rsidR="00EB2DD0">
              <w:rPr>
                <w:noProof/>
                <w:webHidden/>
              </w:rPr>
              <w:instrText xml:space="preserve"> PAGEREF _Toc525118857 \h </w:instrText>
            </w:r>
            <w:r w:rsidR="00EB2DD0">
              <w:rPr>
                <w:noProof/>
                <w:webHidden/>
              </w:rPr>
            </w:r>
            <w:r w:rsidR="00EB2DD0">
              <w:rPr>
                <w:noProof/>
                <w:webHidden/>
              </w:rPr>
              <w:fldChar w:fldCharType="separate"/>
            </w:r>
            <w:r w:rsidR="00EB2DD0">
              <w:rPr>
                <w:noProof/>
                <w:webHidden/>
              </w:rPr>
              <w:t>14</w:t>
            </w:r>
            <w:r w:rsidR="00EB2DD0">
              <w:rPr>
                <w:noProof/>
                <w:webHidden/>
              </w:rPr>
              <w:fldChar w:fldCharType="end"/>
            </w:r>
          </w:hyperlink>
        </w:p>
        <w:p w14:paraId="47614360" w14:textId="534D6343" w:rsidR="00EB2DD0" w:rsidRDefault="000B39CF">
          <w:pPr>
            <w:pStyle w:val="TOC1"/>
            <w:rPr>
              <w:rFonts w:asciiTheme="minorHAnsi" w:eastAsiaTheme="minorEastAsia" w:hAnsiTheme="minorHAnsi" w:cstheme="minorBidi"/>
              <w:b w:val="0"/>
              <w:caps w:val="0"/>
              <w:noProof/>
              <w:sz w:val="22"/>
              <w:lang w:val="en-US" w:bidi="ar-SA"/>
            </w:rPr>
          </w:pPr>
          <w:hyperlink w:anchor="_Toc525118858" w:history="1">
            <w:r w:rsidR="00EB2DD0" w:rsidRPr="008958B8">
              <w:rPr>
                <w:rStyle w:val="Hyperlink"/>
                <w:noProof/>
                <w:lang w:val="en-US"/>
              </w:rPr>
              <w:t>Forwarder Quantity Information</w:t>
            </w:r>
            <w:r w:rsidR="00EB2DD0">
              <w:rPr>
                <w:noProof/>
                <w:webHidden/>
              </w:rPr>
              <w:tab/>
            </w:r>
            <w:r w:rsidR="00EB2DD0">
              <w:rPr>
                <w:noProof/>
                <w:webHidden/>
              </w:rPr>
              <w:fldChar w:fldCharType="begin"/>
            </w:r>
            <w:r w:rsidR="00EB2DD0">
              <w:rPr>
                <w:noProof/>
                <w:webHidden/>
              </w:rPr>
              <w:instrText xml:space="preserve"> PAGEREF _Toc525118858 \h </w:instrText>
            </w:r>
            <w:r w:rsidR="00EB2DD0">
              <w:rPr>
                <w:noProof/>
                <w:webHidden/>
              </w:rPr>
            </w:r>
            <w:r w:rsidR="00EB2DD0">
              <w:rPr>
                <w:noProof/>
                <w:webHidden/>
              </w:rPr>
              <w:fldChar w:fldCharType="separate"/>
            </w:r>
            <w:r w:rsidR="00EB2DD0">
              <w:rPr>
                <w:noProof/>
                <w:webHidden/>
              </w:rPr>
              <w:t>16</w:t>
            </w:r>
            <w:r w:rsidR="00EB2DD0">
              <w:rPr>
                <w:noProof/>
                <w:webHidden/>
              </w:rPr>
              <w:fldChar w:fldCharType="end"/>
            </w:r>
          </w:hyperlink>
        </w:p>
        <w:p w14:paraId="796291D7" w14:textId="28D0959F" w:rsidR="00EB2DD0" w:rsidRDefault="000B39CF">
          <w:pPr>
            <w:pStyle w:val="TOC1"/>
            <w:rPr>
              <w:rFonts w:asciiTheme="minorHAnsi" w:eastAsiaTheme="minorEastAsia" w:hAnsiTheme="minorHAnsi" w:cstheme="minorBidi"/>
              <w:b w:val="0"/>
              <w:caps w:val="0"/>
              <w:noProof/>
              <w:sz w:val="22"/>
              <w:lang w:val="en-US" w:bidi="ar-SA"/>
            </w:rPr>
          </w:pPr>
          <w:hyperlink w:anchor="_Toc525118859" w:history="1">
            <w:r w:rsidR="00EB2DD0" w:rsidRPr="008958B8">
              <w:rPr>
                <w:rStyle w:val="Hyperlink"/>
                <w:noProof/>
                <w:lang w:val="en-US"/>
              </w:rPr>
              <w:t>License Information</w:t>
            </w:r>
            <w:r w:rsidR="00EB2DD0">
              <w:rPr>
                <w:noProof/>
                <w:webHidden/>
              </w:rPr>
              <w:tab/>
            </w:r>
            <w:r w:rsidR="00EB2DD0">
              <w:rPr>
                <w:noProof/>
                <w:webHidden/>
              </w:rPr>
              <w:fldChar w:fldCharType="begin"/>
            </w:r>
            <w:r w:rsidR="00EB2DD0">
              <w:rPr>
                <w:noProof/>
                <w:webHidden/>
              </w:rPr>
              <w:instrText xml:space="preserve"> PAGEREF _Toc525118859 \h </w:instrText>
            </w:r>
            <w:r w:rsidR="00EB2DD0">
              <w:rPr>
                <w:noProof/>
                <w:webHidden/>
              </w:rPr>
            </w:r>
            <w:r w:rsidR="00EB2DD0">
              <w:rPr>
                <w:noProof/>
                <w:webHidden/>
              </w:rPr>
              <w:fldChar w:fldCharType="separate"/>
            </w:r>
            <w:r w:rsidR="00EB2DD0">
              <w:rPr>
                <w:noProof/>
                <w:webHidden/>
              </w:rPr>
              <w:t>16</w:t>
            </w:r>
            <w:r w:rsidR="00EB2DD0">
              <w:rPr>
                <w:noProof/>
                <w:webHidden/>
              </w:rPr>
              <w:fldChar w:fldCharType="end"/>
            </w:r>
          </w:hyperlink>
        </w:p>
        <w:p w14:paraId="5581DF63" w14:textId="3621C2D1" w:rsidR="00EB2DD0" w:rsidRDefault="000B39CF">
          <w:pPr>
            <w:pStyle w:val="TOC2"/>
            <w:rPr>
              <w:rFonts w:asciiTheme="minorHAnsi" w:eastAsiaTheme="minorEastAsia" w:hAnsiTheme="minorHAnsi" w:cstheme="minorBidi"/>
              <w:caps w:val="0"/>
              <w:noProof/>
              <w:sz w:val="22"/>
              <w:lang w:val="en-US" w:bidi="ar-SA"/>
            </w:rPr>
          </w:pPr>
          <w:hyperlink w:anchor="_Toc525118860" w:history="1">
            <w:r w:rsidR="00EB2DD0" w:rsidRPr="008958B8">
              <w:rPr>
                <w:rStyle w:val="Hyperlink"/>
                <w:noProof/>
              </w:rPr>
              <w:t>Volume</w:t>
            </w:r>
            <w:r w:rsidR="00EB2DD0">
              <w:rPr>
                <w:noProof/>
                <w:webHidden/>
              </w:rPr>
              <w:tab/>
            </w:r>
            <w:r w:rsidR="00EB2DD0">
              <w:rPr>
                <w:noProof/>
                <w:webHidden/>
              </w:rPr>
              <w:fldChar w:fldCharType="begin"/>
            </w:r>
            <w:r w:rsidR="00EB2DD0">
              <w:rPr>
                <w:noProof/>
                <w:webHidden/>
              </w:rPr>
              <w:instrText xml:space="preserve"> PAGEREF _Toc525118860 \h </w:instrText>
            </w:r>
            <w:r w:rsidR="00EB2DD0">
              <w:rPr>
                <w:noProof/>
                <w:webHidden/>
              </w:rPr>
            </w:r>
            <w:r w:rsidR="00EB2DD0">
              <w:rPr>
                <w:noProof/>
                <w:webHidden/>
              </w:rPr>
              <w:fldChar w:fldCharType="separate"/>
            </w:r>
            <w:r w:rsidR="00EB2DD0">
              <w:rPr>
                <w:noProof/>
                <w:webHidden/>
              </w:rPr>
              <w:t>17</w:t>
            </w:r>
            <w:r w:rsidR="00EB2DD0">
              <w:rPr>
                <w:noProof/>
                <w:webHidden/>
              </w:rPr>
              <w:fldChar w:fldCharType="end"/>
            </w:r>
          </w:hyperlink>
        </w:p>
        <w:p w14:paraId="7263C396" w14:textId="5D035793" w:rsidR="00EB2DD0" w:rsidRDefault="000B39CF">
          <w:pPr>
            <w:pStyle w:val="TOC2"/>
            <w:rPr>
              <w:rFonts w:asciiTheme="minorHAnsi" w:eastAsiaTheme="minorEastAsia" w:hAnsiTheme="minorHAnsi" w:cstheme="minorBidi"/>
              <w:caps w:val="0"/>
              <w:noProof/>
              <w:sz w:val="22"/>
              <w:lang w:val="en-US" w:bidi="ar-SA"/>
            </w:rPr>
          </w:pPr>
          <w:hyperlink w:anchor="_Toc525118861" w:history="1">
            <w:r w:rsidR="00EB2DD0" w:rsidRPr="008958B8">
              <w:rPr>
                <w:rStyle w:val="Hyperlink"/>
                <w:noProof/>
                <w:highlight w:val="yellow"/>
              </w:rPr>
              <w:t>TEST SETUP: To be UPdated</w:t>
            </w:r>
            <w:r w:rsidR="00EB2DD0">
              <w:rPr>
                <w:noProof/>
                <w:webHidden/>
              </w:rPr>
              <w:tab/>
            </w:r>
            <w:r w:rsidR="00EB2DD0">
              <w:rPr>
                <w:noProof/>
                <w:webHidden/>
              </w:rPr>
              <w:fldChar w:fldCharType="begin"/>
            </w:r>
            <w:r w:rsidR="00EB2DD0">
              <w:rPr>
                <w:noProof/>
                <w:webHidden/>
              </w:rPr>
              <w:instrText xml:space="preserve"> PAGEREF _Toc525118861 \h </w:instrText>
            </w:r>
            <w:r w:rsidR="00EB2DD0">
              <w:rPr>
                <w:noProof/>
                <w:webHidden/>
              </w:rPr>
            </w:r>
            <w:r w:rsidR="00EB2DD0">
              <w:rPr>
                <w:noProof/>
                <w:webHidden/>
              </w:rPr>
              <w:fldChar w:fldCharType="separate"/>
            </w:r>
            <w:r w:rsidR="00EB2DD0">
              <w:rPr>
                <w:noProof/>
                <w:webHidden/>
              </w:rPr>
              <w:t>18</w:t>
            </w:r>
            <w:r w:rsidR="00EB2DD0">
              <w:rPr>
                <w:noProof/>
                <w:webHidden/>
              </w:rPr>
              <w:fldChar w:fldCharType="end"/>
            </w:r>
          </w:hyperlink>
        </w:p>
        <w:p w14:paraId="78533D89" w14:textId="3E2115C2" w:rsidR="00EB2DD0" w:rsidRDefault="000B39CF">
          <w:pPr>
            <w:pStyle w:val="TOC2"/>
            <w:rPr>
              <w:rFonts w:asciiTheme="minorHAnsi" w:eastAsiaTheme="minorEastAsia" w:hAnsiTheme="minorHAnsi" w:cstheme="minorBidi"/>
              <w:caps w:val="0"/>
              <w:noProof/>
              <w:sz w:val="22"/>
              <w:lang w:val="en-US" w:bidi="ar-SA"/>
            </w:rPr>
          </w:pPr>
          <w:hyperlink w:anchor="_Toc525118862" w:history="1">
            <w:r w:rsidR="00EB2DD0" w:rsidRPr="008958B8">
              <w:rPr>
                <w:rStyle w:val="Hyperlink"/>
                <w:noProof/>
              </w:rPr>
              <w:t>3.3</w:t>
            </w:r>
            <w:r w:rsidR="00EB2DD0">
              <w:rPr>
                <w:rFonts w:asciiTheme="minorHAnsi" w:eastAsiaTheme="minorEastAsia" w:hAnsiTheme="minorHAnsi" w:cstheme="minorBidi"/>
                <w:caps w:val="0"/>
                <w:noProof/>
                <w:sz w:val="22"/>
                <w:lang w:val="en-US" w:bidi="ar-SA"/>
              </w:rPr>
              <w:tab/>
            </w:r>
            <w:r w:rsidR="00EB2DD0" w:rsidRPr="008958B8">
              <w:rPr>
                <w:rStyle w:val="Hyperlink"/>
                <w:noProof/>
              </w:rPr>
              <w:t>LOG SOURCE &amp; CORRELATION SEARCHES:</w:t>
            </w:r>
            <w:r w:rsidR="00EB2DD0">
              <w:rPr>
                <w:noProof/>
                <w:webHidden/>
              </w:rPr>
              <w:tab/>
            </w:r>
            <w:r w:rsidR="00EB2DD0">
              <w:rPr>
                <w:noProof/>
                <w:webHidden/>
              </w:rPr>
              <w:fldChar w:fldCharType="begin"/>
            </w:r>
            <w:r w:rsidR="00EB2DD0">
              <w:rPr>
                <w:noProof/>
                <w:webHidden/>
              </w:rPr>
              <w:instrText xml:space="preserve"> PAGEREF _Toc525118862 \h </w:instrText>
            </w:r>
            <w:r w:rsidR="00EB2DD0">
              <w:rPr>
                <w:noProof/>
                <w:webHidden/>
              </w:rPr>
            </w:r>
            <w:r w:rsidR="00EB2DD0">
              <w:rPr>
                <w:noProof/>
                <w:webHidden/>
              </w:rPr>
              <w:fldChar w:fldCharType="separate"/>
            </w:r>
            <w:r w:rsidR="00EB2DD0">
              <w:rPr>
                <w:noProof/>
                <w:webHidden/>
              </w:rPr>
              <w:t>19</w:t>
            </w:r>
            <w:r w:rsidR="00EB2DD0">
              <w:rPr>
                <w:noProof/>
                <w:webHidden/>
              </w:rPr>
              <w:fldChar w:fldCharType="end"/>
            </w:r>
          </w:hyperlink>
        </w:p>
        <w:p w14:paraId="2C6CAE47" w14:textId="112CEE98" w:rsidR="00EB2DD0" w:rsidRDefault="000B39CF">
          <w:pPr>
            <w:pStyle w:val="TOC2"/>
            <w:rPr>
              <w:rFonts w:asciiTheme="minorHAnsi" w:eastAsiaTheme="minorEastAsia" w:hAnsiTheme="minorHAnsi" w:cstheme="minorBidi"/>
              <w:caps w:val="0"/>
              <w:noProof/>
              <w:sz w:val="22"/>
              <w:lang w:val="en-US" w:bidi="ar-SA"/>
            </w:rPr>
          </w:pPr>
          <w:hyperlink w:anchor="_Toc525118863" w:history="1">
            <w:r w:rsidR="00EB2DD0" w:rsidRPr="008958B8">
              <w:rPr>
                <w:rStyle w:val="Hyperlink"/>
                <w:noProof/>
                <w:lang w:val="en-US"/>
              </w:rPr>
              <w:t>3.4</w:t>
            </w:r>
            <w:r w:rsidR="00EB2DD0">
              <w:rPr>
                <w:rFonts w:asciiTheme="minorHAnsi" w:eastAsiaTheme="minorEastAsia" w:hAnsiTheme="minorHAnsi" w:cstheme="minorBidi"/>
                <w:caps w:val="0"/>
                <w:noProof/>
                <w:sz w:val="22"/>
                <w:lang w:val="en-US" w:bidi="ar-SA"/>
              </w:rPr>
              <w:tab/>
            </w:r>
            <w:r w:rsidR="00EB2DD0" w:rsidRPr="008958B8">
              <w:rPr>
                <w:rStyle w:val="Hyperlink"/>
                <w:noProof/>
                <w:lang w:val="en-US"/>
              </w:rPr>
              <w:t>ALERTS</w:t>
            </w:r>
            <w:r w:rsidR="00EB2DD0">
              <w:rPr>
                <w:noProof/>
                <w:webHidden/>
              </w:rPr>
              <w:tab/>
            </w:r>
            <w:r w:rsidR="00EB2DD0">
              <w:rPr>
                <w:noProof/>
                <w:webHidden/>
              </w:rPr>
              <w:fldChar w:fldCharType="begin"/>
            </w:r>
            <w:r w:rsidR="00EB2DD0">
              <w:rPr>
                <w:noProof/>
                <w:webHidden/>
              </w:rPr>
              <w:instrText xml:space="preserve"> PAGEREF _Toc525118863 \h </w:instrText>
            </w:r>
            <w:r w:rsidR="00EB2DD0">
              <w:rPr>
                <w:noProof/>
                <w:webHidden/>
              </w:rPr>
            </w:r>
            <w:r w:rsidR="00EB2DD0">
              <w:rPr>
                <w:noProof/>
                <w:webHidden/>
              </w:rPr>
              <w:fldChar w:fldCharType="separate"/>
            </w:r>
            <w:r w:rsidR="00EB2DD0">
              <w:rPr>
                <w:noProof/>
                <w:webHidden/>
              </w:rPr>
              <w:t>19</w:t>
            </w:r>
            <w:r w:rsidR="00EB2DD0">
              <w:rPr>
                <w:noProof/>
                <w:webHidden/>
              </w:rPr>
              <w:fldChar w:fldCharType="end"/>
            </w:r>
          </w:hyperlink>
        </w:p>
        <w:p w14:paraId="606696DC" w14:textId="424FCB47" w:rsidR="00EB2DD0" w:rsidRDefault="000B39CF">
          <w:pPr>
            <w:pStyle w:val="TOC2"/>
            <w:rPr>
              <w:rFonts w:asciiTheme="minorHAnsi" w:eastAsiaTheme="minorEastAsia" w:hAnsiTheme="minorHAnsi" w:cstheme="minorBidi"/>
              <w:caps w:val="0"/>
              <w:noProof/>
              <w:sz w:val="22"/>
              <w:lang w:val="en-US" w:bidi="ar-SA"/>
            </w:rPr>
          </w:pPr>
          <w:hyperlink w:anchor="_Toc525118864" w:history="1">
            <w:r w:rsidR="00EB2DD0" w:rsidRPr="008958B8">
              <w:rPr>
                <w:rStyle w:val="Hyperlink"/>
                <w:noProof/>
              </w:rPr>
              <w:t>3.5</w:t>
            </w:r>
            <w:r w:rsidR="00EB2DD0">
              <w:rPr>
                <w:rFonts w:asciiTheme="minorHAnsi" w:eastAsiaTheme="minorEastAsia" w:hAnsiTheme="minorHAnsi" w:cstheme="minorBidi"/>
                <w:caps w:val="0"/>
                <w:noProof/>
                <w:sz w:val="22"/>
                <w:lang w:val="en-US" w:bidi="ar-SA"/>
              </w:rPr>
              <w:tab/>
            </w:r>
            <w:r w:rsidR="00EB2DD0" w:rsidRPr="008958B8">
              <w:rPr>
                <w:rStyle w:val="Hyperlink"/>
                <w:noProof/>
              </w:rPr>
              <w:t>DASHBOARDS</w:t>
            </w:r>
            <w:r w:rsidR="00EB2DD0">
              <w:rPr>
                <w:noProof/>
                <w:webHidden/>
              </w:rPr>
              <w:tab/>
            </w:r>
            <w:r w:rsidR="00EB2DD0">
              <w:rPr>
                <w:noProof/>
                <w:webHidden/>
              </w:rPr>
              <w:fldChar w:fldCharType="begin"/>
            </w:r>
            <w:r w:rsidR="00EB2DD0">
              <w:rPr>
                <w:noProof/>
                <w:webHidden/>
              </w:rPr>
              <w:instrText xml:space="preserve"> PAGEREF _Toc525118864 \h </w:instrText>
            </w:r>
            <w:r w:rsidR="00EB2DD0">
              <w:rPr>
                <w:noProof/>
                <w:webHidden/>
              </w:rPr>
            </w:r>
            <w:r w:rsidR="00EB2DD0">
              <w:rPr>
                <w:noProof/>
                <w:webHidden/>
              </w:rPr>
              <w:fldChar w:fldCharType="separate"/>
            </w:r>
            <w:r w:rsidR="00EB2DD0">
              <w:rPr>
                <w:noProof/>
                <w:webHidden/>
              </w:rPr>
              <w:t>20</w:t>
            </w:r>
            <w:r w:rsidR="00EB2DD0">
              <w:rPr>
                <w:noProof/>
                <w:webHidden/>
              </w:rPr>
              <w:fldChar w:fldCharType="end"/>
            </w:r>
          </w:hyperlink>
        </w:p>
        <w:p w14:paraId="5AB6512F" w14:textId="2DCB1563" w:rsidR="00EB2DD0" w:rsidRDefault="000B39CF">
          <w:pPr>
            <w:pStyle w:val="TOC2"/>
            <w:rPr>
              <w:rFonts w:asciiTheme="minorHAnsi" w:eastAsiaTheme="minorEastAsia" w:hAnsiTheme="minorHAnsi" w:cstheme="minorBidi"/>
              <w:caps w:val="0"/>
              <w:noProof/>
              <w:sz w:val="22"/>
              <w:lang w:val="en-US" w:bidi="ar-SA"/>
            </w:rPr>
          </w:pPr>
          <w:hyperlink w:anchor="_Toc525118865" w:history="1">
            <w:r w:rsidR="00EB2DD0" w:rsidRPr="008958B8">
              <w:rPr>
                <w:rStyle w:val="Hyperlink"/>
                <w:noProof/>
                <w:shd w:val="clear" w:color="auto" w:fill="FFFFFF"/>
              </w:rPr>
              <w:t>3.6 SYSTEM HEALTH &amp; performance MONITORING</w:t>
            </w:r>
            <w:r w:rsidR="00EB2DD0">
              <w:rPr>
                <w:noProof/>
                <w:webHidden/>
              </w:rPr>
              <w:tab/>
            </w:r>
            <w:r w:rsidR="00EB2DD0">
              <w:rPr>
                <w:noProof/>
                <w:webHidden/>
              </w:rPr>
              <w:fldChar w:fldCharType="begin"/>
            </w:r>
            <w:r w:rsidR="00EB2DD0">
              <w:rPr>
                <w:noProof/>
                <w:webHidden/>
              </w:rPr>
              <w:instrText xml:space="preserve"> PAGEREF _Toc525118865 \h </w:instrText>
            </w:r>
            <w:r w:rsidR="00EB2DD0">
              <w:rPr>
                <w:noProof/>
                <w:webHidden/>
              </w:rPr>
            </w:r>
            <w:r w:rsidR="00EB2DD0">
              <w:rPr>
                <w:noProof/>
                <w:webHidden/>
              </w:rPr>
              <w:fldChar w:fldCharType="separate"/>
            </w:r>
            <w:r w:rsidR="00EB2DD0">
              <w:rPr>
                <w:noProof/>
                <w:webHidden/>
              </w:rPr>
              <w:t>20</w:t>
            </w:r>
            <w:r w:rsidR="00EB2DD0">
              <w:rPr>
                <w:noProof/>
                <w:webHidden/>
              </w:rPr>
              <w:fldChar w:fldCharType="end"/>
            </w:r>
          </w:hyperlink>
        </w:p>
        <w:p w14:paraId="1F555B0F" w14:textId="335DB57C" w:rsidR="00EB2DD0" w:rsidRDefault="000B39CF">
          <w:pPr>
            <w:pStyle w:val="TOC1"/>
            <w:rPr>
              <w:rFonts w:asciiTheme="minorHAnsi" w:eastAsiaTheme="minorEastAsia" w:hAnsiTheme="minorHAnsi" w:cstheme="minorBidi"/>
              <w:b w:val="0"/>
              <w:caps w:val="0"/>
              <w:noProof/>
              <w:sz w:val="22"/>
              <w:lang w:val="en-US" w:bidi="ar-SA"/>
            </w:rPr>
          </w:pPr>
          <w:hyperlink w:anchor="_Toc525118866" w:history="1">
            <w:r w:rsidR="00EB2DD0" w:rsidRPr="008958B8">
              <w:rPr>
                <w:rStyle w:val="Hyperlink"/>
                <w:noProof/>
              </w:rPr>
              <w:t>4.0</w:t>
            </w:r>
            <w:r w:rsidR="00EB2DD0">
              <w:rPr>
                <w:rFonts w:asciiTheme="minorHAnsi" w:eastAsiaTheme="minorEastAsia" w:hAnsiTheme="minorHAnsi" w:cstheme="minorBidi"/>
                <w:b w:val="0"/>
                <w:caps w:val="0"/>
                <w:noProof/>
                <w:sz w:val="22"/>
                <w:lang w:val="en-US" w:bidi="ar-SA"/>
              </w:rPr>
              <w:tab/>
            </w:r>
            <w:r w:rsidR="00EB2DD0" w:rsidRPr="008958B8">
              <w:rPr>
                <w:rStyle w:val="Hyperlink"/>
                <w:noProof/>
              </w:rPr>
              <w:t>service requirement</w:t>
            </w:r>
            <w:r w:rsidR="00EB2DD0">
              <w:rPr>
                <w:noProof/>
                <w:webHidden/>
              </w:rPr>
              <w:tab/>
            </w:r>
            <w:r w:rsidR="00EB2DD0">
              <w:rPr>
                <w:noProof/>
                <w:webHidden/>
              </w:rPr>
              <w:fldChar w:fldCharType="begin"/>
            </w:r>
            <w:r w:rsidR="00EB2DD0">
              <w:rPr>
                <w:noProof/>
                <w:webHidden/>
              </w:rPr>
              <w:instrText xml:space="preserve"> PAGEREF _Toc525118866 \h </w:instrText>
            </w:r>
            <w:r w:rsidR="00EB2DD0">
              <w:rPr>
                <w:noProof/>
                <w:webHidden/>
              </w:rPr>
            </w:r>
            <w:r w:rsidR="00EB2DD0">
              <w:rPr>
                <w:noProof/>
                <w:webHidden/>
              </w:rPr>
              <w:fldChar w:fldCharType="separate"/>
            </w:r>
            <w:r w:rsidR="00EB2DD0">
              <w:rPr>
                <w:noProof/>
                <w:webHidden/>
              </w:rPr>
              <w:t>22</w:t>
            </w:r>
            <w:r w:rsidR="00EB2DD0">
              <w:rPr>
                <w:noProof/>
                <w:webHidden/>
              </w:rPr>
              <w:fldChar w:fldCharType="end"/>
            </w:r>
          </w:hyperlink>
        </w:p>
        <w:p w14:paraId="2892FFE7" w14:textId="5A42E7A7" w:rsidR="00EB2DD0" w:rsidRDefault="000B39CF">
          <w:pPr>
            <w:pStyle w:val="TOC2"/>
            <w:rPr>
              <w:rFonts w:asciiTheme="minorHAnsi" w:eastAsiaTheme="minorEastAsia" w:hAnsiTheme="minorHAnsi" w:cstheme="minorBidi"/>
              <w:caps w:val="0"/>
              <w:noProof/>
              <w:sz w:val="22"/>
              <w:lang w:val="en-US" w:bidi="ar-SA"/>
            </w:rPr>
          </w:pPr>
          <w:hyperlink w:anchor="_Toc525118867" w:history="1">
            <w:r w:rsidR="00EB2DD0" w:rsidRPr="008958B8">
              <w:rPr>
                <w:rStyle w:val="Hyperlink"/>
                <w:noProof/>
              </w:rPr>
              <w:t>4.1</w:t>
            </w:r>
            <w:r w:rsidR="00EB2DD0">
              <w:rPr>
                <w:rFonts w:asciiTheme="minorHAnsi" w:eastAsiaTheme="minorEastAsia" w:hAnsiTheme="minorHAnsi" w:cstheme="minorBidi"/>
                <w:caps w:val="0"/>
                <w:noProof/>
                <w:sz w:val="22"/>
                <w:lang w:val="en-US" w:bidi="ar-SA"/>
              </w:rPr>
              <w:tab/>
            </w:r>
            <w:r w:rsidR="00EB2DD0" w:rsidRPr="008958B8">
              <w:rPr>
                <w:rStyle w:val="Hyperlink"/>
                <w:noProof/>
              </w:rPr>
              <w:t>DEPLOYMENT APPROACH</w:t>
            </w:r>
            <w:r w:rsidR="00EB2DD0">
              <w:rPr>
                <w:noProof/>
                <w:webHidden/>
              </w:rPr>
              <w:tab/>
            </w:r>
            <w:r w:rsidR="00EB2DD0">
              <w:rPr>
                <w:noProof/>
                <w:webHidden/>
              </w:rPr>
              <w:fldChar w:fldCharType="begin"/>
            </w:r>
            <w:r w:rsidR="00EB2DD0">
              <w:rPr>
                <w:noProof/>
                <w:webHidden/>
              </w:rPr>
              <w:instrText xml:space="preserve"> PAGEREF _Toc525118867 \h </w:instrText>
            </w:r>
            <w:r w:rsidR="00EB2DD0">
              <w:rPr>
                <w:noProof/>
                <w:webHidden/>
              </w:rPr>
            </w:r>
            <w:r w:rsidR="00EB2DD0">
              <w:rPr>
                <w:noProof/>
                <w:webHidden/>
              </w:rPr>
              <w:fldChar w:fldCharType="separate"/>
            </w:r>
            <w:r w:rsidR="00EB2DD0">
              <w:rPr>
                <w:noProof/>
                <w:webHidden/>
              </w:rPr>
              <w:t>22</w:t>
            </w:r>
            <w:r w:rsidR="00EB2DD0">
              <w:rPr>
                <w:noProof/>
                <w:webHidden/>
              </w:rPr>
              <w:fldChar w:fldCharType="end"/>
            </w:r>
          </w:hyperlink>
        </w:p>
        <w:p w14:paraId="2A701643" w14:textId="72043D34" w:rsidR="00EB2DD0" w:rsidRDefault="000B39CF">
          <w:pPr>
            <w:pStyle w:val="TOC2"/>
            <w:rPr>
              <w:rFonts w:asciiTheme="minorHAnsi" w:eastAsiaTheme="minorEastAsia" w:hAnsiTheme="minorHAnsi" w:cstheme="minorBidi"/>
              <w:caps w:val="0"/>
              <w:noProof/>
              <w:sz w:val="22"/>
              <w:lang w:val="en-US" w:bidi="ar-SA"/>
            </w:rPr>
          </w:pPr>
          <w:hyperlink w:anchor="_Toc525118868" w:history="1">
            <w:r w:rsidR="00EB2DD0" w:rsidRPr="008958B8">
              <w:rPr>
                <w:rStyle w:val="Hyperlink"/>
                <w:noProof/>
              </w:rPr>
              <w:t>4.2</w:t>
            </w:r>
            <w:r w:rsidR="00EB2DD0">
              <w:rPr>
                <w:rFonts w:asciiTheme="minorHAnsi" w:eastAsiaTheme="minorEastAsia" w:hAnsiTheme="minorHAnsi" w:cstheme="minorBidi"/>
                <w:caps w:val="0"/>
                <w:noProof/>
                <w:sz w:val="22"/>
                <w:lang w:val="en-US" w:bidi="ar-SA"/>
              </w:rPr>
              <w:tab/>
            </w:r>
            <w:r w:rsidR="00EB2DD0" w:rsidRPr="008958B8">
              <w:rPr>
                <w:rStyle w:val="Hyperlink"/>
                <w:noProof/>
              </w:rPr>
              <w:t>Supplied Resources</w:t>
            </w:r>
            <w:r w:rsidR="00EB2DD0">
              <w:rPr>
                <w:noProof/>
                <w:webHidden/>
              </w:rPr>
              <w:tab/>
            </w:r>
            <w:r w:rsidR="00EB2DD0">
              <w:rPr>
                <w:noProof/>
                <w:webHidden/>
              </w:rPr>
              <w:fldChar w:fldCharType="begin"/>
            </w:r>
            <w:r w:rsidR="00EB2DD0">
              <w:rPr>
                <w:noProof/>
                <w:webHidden/>
              </w:rPr>
              <w:instrText xml:space="preserve"> PAGEREF _Toc525118868 \h </w:instrText>
            </w:r>
            <w:r w:rsidR="00EB2DD0">
              <w:rPr>
                <w:noProof/>
                <w:webHidden/>
              </w:rPr>
            </w:r>
            <w:r w:rsidR="00EB2DD0">
              <w:rPr>
                <w:noProof/>
                <w:webHidden/>
              </w:rPr>
              <w:fldChar w:fldCharType="separate"/>
            </w:r>
            <w:r w:rsidR="00EB2DD0">
              <w:rPr>
                <w:noProof/>
                <w:webHidden/>
              </w:rPr>
              <w:t>25</w:t>
            </w:r>
            <w:r w:rsidR="00EB2DD0">
              <w:rPr>
                <w:noProof/>
                <w:webHidden/>
              </w:rPr>
              <w:fldChar w:fldCharType="end"/>
            </w:r>
          </w:hyperlink>
        </w:p>
        <w:p w14:paraId="2912DDE9" w14:textId="1EFAB9A3" w:rsidR="00EB2DD0" w:rsidRDefault="000B39CF">
          <w:pPr>
            <w:pStyle w:val="TOC2"/>
            <w:rPr>
              <w:rFonts w:asciiTheme="minorHAnsi" w:eastAsiaTheme="minorEastAsia" w:hAnsiTheme="minorHAnsi" w:cstheme="minorBidi"/>
              <w:caps w:val="0"/>
              <w:noProof/>
              <w:sz w:val="22"/>
              <w:lang w:val="en-US" w:bidi="ar-SA"/>
            </w:rPr>
          </w:pPr>
          <w:hyperlink w:anchor="_Toc525118869" w:history="1">
            <w:r w:rsidR="00EB2DD0" w:rsidRPr="008958B8">
              <w:rPr>
                <w:rStyle w:val="Hyperlink"/>
                <w:noProof/>
              </w:rPr>
              <w:t>4.4</w:t>
            </w:r>
            <w:r w:rsidR="00EB2DD0">
              <w:rPr>
                <w:rFonts w:asciiTheme="minorHAnsi" w:eastAsiaTheme="minorEastAsia" w:hAnsiTheme="minorHAnsi" w:cstheme="minorBidi"/>
                <w:caps w:val="0"/>
                <w:noProof/>
                <w:sz w:val="22"/>
                <w:lang w:val="en-US" w:bidi="ar-SA"/>
              </w:rPr>
              <w:tab/>
            </w:r>
            <w:r w:rsidR="00EB2DD0" w:rsidRPr="008958B8">
              <w:rPr>
                <w:rStyle w:val="Hyperlink"/>
                <w:noProof/>
              </w:rPr>
              <w:t>Project Management</w:t>
            </w:r>
            <w:r w:rsidR="00EB2DD0">
              <w:rPr>
                <w:noProof/>
                <w:webHidden/>
              </w:rPr>
              <w:tab/>
            </w:r>
            <w:r w:rsidR="00EB2DD0">
              <w:rPr>
                <w:noProof/>
                <w:webHidden/>
              </w:rPr>
              <w:fldChar w:fldCharType="begin"/>
            </w:r>
            <w:r w:rsidR="00EB2DD0">
              <w:rPr>
                <w:noProof/>
                <w:webHidden/>
              </w:rPr>
              <w:instrText xml:space="preserve"> PAGEREF _Toc525118869 \h </w:instrText>
            </w:r>
            <w:r w:rsidR="00EB2DD0">
              <w:rPr>
                <w:noProof/>
                <w:webHidden/>
              </w:rPr>
            </w:r>
            <w:r w:rsidR="00EB2DD0">
              <w:rPr>
                <w:noProof/>
                <w:webHidden/>
              </w:rPr>
              <w:fldChar w:fldCharType="separate"/>
            </w:r>
            <w:r w:rsidR="00EB2DD0">
              <w:rPr>
                <w:noProof/>
                <w:webHidden/>
              </w:rPr>
              <w:t>26</w:t>
            </w:r>
            <w:r w:rsidR="00EB2DD0">
              <w:rPr>
                <w:noProof/>
                <w:webHidden/>
              </w:rPr>
              <w:fldChar w:fldCharType="end"/>
            </w:r>
          </w:hyperlink>
        </w:p>
        <w:p w14:paraId="53D7F7C1" w14:textId="7E2FA4D9" w:rsidR="00EB2DD0" w:rsidRDefault="000B39CF">
          <w:pPr>
            <w:pStyle w:val="TOC2"/>
            <w:rPr>
              <w:rFonts w:asciiTheme="minorHAnsi" w:eastAsiaTheme="minorEastAsia" w:hAnsiTheme="minorHAnsi" w:cstheme="minorBidi"/>
              <w:caps w:val="0"/>
              <w:noProof/>
              <w:sz w:val="22"/>
              <w:lang w:val="en-US" w:bidi="ar-SA"/>
            </w:rPr>
          </w:pPr>
          <w:hyperlink w:anchor="_Toc525118870" w:history="1">
            <w:r w:rsidR="00EB2DD0" w:rsidRPr="008958B8">
              <w:rPr>
                <w:rStyle w:val="Hyperlink"/>
                <w:noProof/>
              </w:rPr>
              <w:t>4.5</w:t>
            </w:r>
            <w:r w:rsidR="00EB2DD0">
              <w:rPr>
                <w:rFonts w:asciiTheme="minorHAnsi" w:eastAsiaTheme="minorEastAsia" w:hAnsiTheme="minorHAnsi" w:cstheme="minorBidi"/>
                <w:caps w:val="0"/>
                <w:noProof/>
                <w:sz w:val="22"/>
                <w:lang w:val="en-US" w:bidi="ar-SA"/>
              </w:rPr>
              <w:tab/>
            </w:r>
            <w:r w:rsidR="00EB2DD0" w:rsidRPr="008958B8">
              <w:rPr>
                <w:rStyle w:val="Hyperlink"/>
                <w:noProof/>
              </w:rPr>
              <w:t>Test and Acceptance Procedures</w:t>
            </w:r>
            <w:r w:rsidR="00EB2DD0">
              <w:rPr>
                <w:noProof/>
                <w:webHidden/>
              </w:rPr>
              <w:tab/>
            </w:r>
            <w:r w:rsidR="00EB2DD0">
              <w:rPr>
                <w:noProof/>
                <w:webHidden/>
              </w:rPr>
              <w:fldChar w:fldCharType="begin"/>
            </w:r>
            <w:r w:rsidR="00EB2DD0">
              <w:rPr>
                <w:noProof/>
                <w:webHidden/>
              </w:rPr>
              <w:instrText xml:space="preserve"> PAGEREF _Toc525118870 \h </w:instrText>
            </w:r>
            <w:r w:rsidR="00EB2DD0">
              <w:rPr>
                <w:noProof/>
                <w:webHidden/>
              </w:rPr>
            </w:r>
            <w:r w:rsidR="00EB2DD0">
              <w:rPr>
                <w:noProof/>
                <w:webHidden/>
              </w:rPr>
              <w:fldChar w:fldCharType="separate"/>
            </w:r>
            <w:r w:rsidR="00EB2DD0">
              <w:rPr>
                <w:noProof/>
                <w:webHidden/>
              </w:rPr>
              <w:t>27</w:t>
            </w:r>
            <w:r w:rsidR="00EB2DD0">
              <w:rPr>
                <w:noProof/>
                <w:webHidden/>
              </w:rPr>
              <w:fldChar w:fldCharType="end"/>
            </w:r>
          </w:hyperlink>
        </w:p>
        <w:p w14:paraId="1F48853A" w14:textId="172E684B" w:rsidR="00EB2DD0" w:rsidRDefault="000B39CF">
          <w:pPr>
            <w:pStyle w:val="TOC2"/>
            <w:rPr>
              <w:rFonts w:asciiTheme="minorHAnsi" w:eastAsiaTheme="minorEastAsia" w:hAnsiTheme="minorHAnsi" w:cstheme="minorBidi"/>
              <w:caps w:val="0"/>
              <w:noProof/>
              <w:sz w:val="22"/>
              <w:lang w:val="en-US" w:bidi="ar-SA"/>
            </w:rPr>
          </w:pPr>
          <w:hyperlink w:anchor="_Toc525118871" w:history="1">
            <w:r w:rsidR="00EB2DD0" w:rsidRPr="008958B8">
              <w:rPr>
                <w:rStyle w:val="Hyperlink"/>
                <w:noProof/>
              </w:rPr>
              <w:t>4.6</w:t>
            </w:r>
            <w:r w:rsidR="00EB2DD0">
              <w:rPr>
                <w:rFonts w:asciiTheme="minorHAnsi" w:eastAsiaTheme="minorEastAsia" w:hAnsiTheme="minorHAnsi" w:cstheme="minorBidi"/>
                <w:caps w:val="0"/>
                <w:noProof/>
                <w:sz w:val="22"/>
                <w:lang w:val="en-US" w:bidi="ar-SA"/>
              </w:rPr>
              <w:tab/>
            </w:r>
            <w:r w:rsidR="00EB2DD0" w:rsidRPr="008958B8">
              <w:rPr>
                <w:rStyle w:val="Hyperlink"/>
                <w:noProof/>
              </w:rPr>
              <w:t>RACI</w:t>
            </w:r>
            <w:r w:rsidR="00EB2DD0">
              <w:rPr>
                <w:noProof/>
                <w:webHidden/>
              </w:rPr>
              <w:tab/>
            </w:r>
            <w:r w:rsidR="00EB2DD0">
              <w:rPr>
                <w:noProof/>
                <w:webHidden/>
              </w:rPr>
              <w:fldChar w:fldCharType="begin"/>
            </w:r>
            <w:r w:rsidR="00EB2DD0">
              <w:rPr>
                <w:noProof/>
                <w:webHidden/>
              </w:rPr>
              <w:instrText xml:space="preserve"> PAGEREF _Toc525118871 \h </w:instrText>
            </w:r>
            <w:r w:rsidR="00EB2DD0">
              <w:rPr>
                <w:noProof/>
                <w:webHidden/>
              </w:rPr>
            </w:r>
            <w:r w:rsidR="00EB2DD0">
              <w:rPr>
                <w:noProof/>
                <w:webHidden/>
              </w:rPr>
              <w:fldChar w:fldCharType="separate"/>
            </w:r>
            <w:r w:rsidR="00EB2DD0">
              <w:rPr>
                <w:noProof/>
                <w:webHidden/>
              </w:rPr>
              <w:t>28</w:t>
            </w:r>
            <w:r w:rsidR="00EB2DD0">
              <w:rPr>
                <w:noProof/>
                <w:webHidden/>
              </w:rPr>
              <w:fldChar w:fldCharType="end"/>
            </w:r>
          </w:hyperlink>
        </w:p>
        <w:p w14:paraId="3C2BBAF1" w14:textId="0D940226" w:rsidR="00EB2DD0" w:rsidRDefault="000B39CF">
          <w:pPr>
            <w:pStyle w:val="TOC1"/>
            <w:rPr>
              <w:rFonts w:asciiTheme="minorHAnsi" w:eastAsiaTheme="minorEastAsia" w:hAnsiTheme="minorHAnsi" w:cstheme="minorBidi"/>
              <w:b w:val="0"/>
              <w:caps w:val="0"/>
              <w:noProof/>
              <w:sz w:val="22"/>
              <w:lang w:val="en-US" w:bidi="ar-SA"/>
            </w:rPr>
          </w:pPr>
          <w:hyperlink w:anchor="_Toc525118872" w:history="1">
            <w:r w:rsidR="00EB2DD0" w:rsidRPr="008958B8">
              <w:rPr>
                <w:rStyle w:val="Hyperlink"/>
                <w:noProof/>
              </w:rPr>
              <w:t>5.0</w:t>
            </w:r>
            <w:r w:rsidR="00EB2DD0">
              <w:rPr>
                <w:rFonts w:asciiTheme="minorHAnsi" w:eastAsiaTheme="minorEastAsia" w:hAnsiTheme="minorHAnsi" w:cstheme="minorBidi"/>
                <w:b w:val="0"/>
                <w:caps w:val="0"/>
                <w:noProof/>
                <w:sz w:val="22"/>
                <w:lang w:val="en-US" w:bidi="ar-SA"/>
              </w:rPr>
              <w:tab/>
            </w:r>
            <w:r w:rsidR="00EB2DD0" w:rsidRPr="008958B8">
              <w:rPr>
                <w:rStyle w:val="Hyperlink"/>
                <w:noProof/>
              </w:rPr>
              <w:t>Support and Maintenance for SIEM Tool</w:t>
            </w:r>
            <w:r w:rsidR="00EB2DD0">
              <w:rPr>
                <w:noProof/>
                <w:webHidden/>
              </w:rPr>
              <w:tab/>
            </w:r>
            <w:r w:rsidR="00EB2DD0">
              <w:rPr>
                <w:noProof/>
                <w:webHidden/>
              </w:rPr>
              <w:fldChar w:fldCharType="begin"/>
            </w:r>
            <w:r w:rsidR="00EB2DD0">
              <w:rPr>
                <w:noProof/>
                <w:webHidden/>
              </w:rPr>
              <w:instrText xml:space="preserve"> PAGEREF _Toc525118872 \h </w:instrText>
            </w:r>
            <w:r w:rsidR="00EB2DD0">
              <w:rPr>
                <w:noProof/>
                <w:webHidden/>
              </w:rPr>
            </w:r>
            <w:r w:rsidR="00EB2DD0">
              <w:rPr>
                <w:noProof/>
                <w:webHidden/>
              </w:rPr>
              <w:fldChar w:fldCharType="separate"/>
            </w:r>
            <w:r w:rsidR="00EB2DD0">
              <w:rPr>
                <w:noProof/>
                <w:webHidden/>
              </w:rPr>
              <w:t>30</w:t>
            </w:r>
            <w:r w:rsidR="00EB2DD0">
              <w:rPr>
                <w:noProof/>
                <w:webHidden/>
              </w:rPr>
              <w:fldChar w:fldCharType="end"/>
            </w:r>
          </w:hyperlink>
        </w:p>
        <w:p w14:paraId="74AF8438" w14:textId="1D30FB03" w:rsidR="00EB2DD0" w:rsidRDefault="000B39CF">
          <w:pPr>
            <w:pStyle w:val="TOC2"/>
            <w:rPr>
              <w:rFonts w:asciiTheme="minorHAnsi" w:eastAsiaTheme="minorEastAsia" w:hAnsiTheme="minorHAnsi" w:cstheme="minorBidi"/>
              <w:caps w:val="0"/>
              <w:noProof/>
              <w:sz w:val="22"/>
              <w:lang w:val="en-US" w:bidi="ar-SA"/>
            </w:rPr>
          </w:pPr>
          <w:hyperlink w:anchor="_Toc525118873" w:history="1">
            <w:r w:rsidR="00EB2DD0" w:rsidRPr="008958B8">
              <w:rPr>
                <w:rStyle w:val="Hyperlink"/>
                <w:noProof/>
              </w:rPr>
              <w:t>RACI</w:t>
            </w:r>
            <w:r w:rsidR="00EB2DD0">
              <w:rPr>
                <w:noProof/>
                <w:webHidden/>
              </w:rPr>
              <w:tab/>
            </w:r>
            <w:r w:rsidR="00EB2DD0">
              <w:rPr>
                <w:noProof/>
                <w:webHidden/>
              </w:rPr>
              <w:fldChar w:fldCharType="begin"/>
            </w:r>
            <w:r w:rsidR="00EB2DD0">
              <w:rPr>
                <w:noProof/>
                <w:webHidden/>
              </w:rPr>
              <w:instrText xml:space="preserve"> PAGEREF _Toc525118873 \h </w:instrText>
            </w:r>
            <w:r w:rsidR="00EB2DD0">
              <w:rPr>
                <w:noProof/>
                <w:webHidden/>
              </w:rPr>
            </w:r>
            <w:r w:rsidR="00EB2DD0">
              <w:rPr>
                <w:noProof/>
                <w:webHidden/>
              </w:rPr>
              <w:fldChar w:fldCharType="separate"/>
            </w:r>
            <w:r w:rsidR="00EB2DD0">
              <w:rPr>
                <w:noProof/>
                <w:webHidden/>
              </w:rPr>
              <w:t>31</w:t>
            </w:r>
            <w:r w:rsidR="00EB2DD0">
              <w:rPr>
                <w:noProof/>
                <w:webHidden/>
              </w:rPr>
              <w:fldChar w:fldCharType="end"/>
            </w:r>
          </w:hyperlink>
        </w:p>
        <w:p w14:paraId="0C703BED" w14:textId="6A50FC28" w:rsidR="00EB2DD0" w:rsidRDefault="000B39CF">
          <w:pPr>
            <w:pStyle w:val="TOC2"/>
            <w:rPr>
              <w:rFonts w:asciiTheme="minorHAnsi" w:eastAsiaTheme="minorEastAsia" w:hAnsiTheme="minorHAnsi" w:cstheme="minorBidi"/>
              <w:caps w:val="0"/>
              <w:noProof/>
              <w:sz w:val="22"/>
              <w:lang w:val="en-US" w:bidi="ar-SA"/>
            </w:rPr>
          </w:pPr>
          <w:hyperlink w:anchor="_Toc525118874" w:history="1">
            <w:r w:rsidR="00EB2DD0" w:rsidRPr="008958B8">
              <w:rPr>
                <w:rStyle w:val="Hyperlink"/>
                <w:noProof/>
              </w:rPr>
              <w:t>SERVICE LEVELS</w:t>
            </w:r>
            <w:r w:rsidR="00EB2DD0">
              <w:rPr>
                <w:noProof/>
                <w:webHidden/>
              </w:rPr>
              <w:tab/>
            </w:r>
            <w:r w:rsidR="00EB2DD0">
              <w:rPr>
                <w:noProof/>
                <w:webHidden/>
              </w:rPr>
              <w:fldChar w:fldCharType="begin"/>
            </w:r>
            <w:r w:rsidR="00EB2DD0">
              <w:rPr>
                <w:noProof/>
                <w:webHidden/>
              </w:rPr>
              <w:instrText xml:space="preserve"> PAGEREF _Toc525118874 \h </w:instrText>
            </w:r>
            <w:r w:rsidR="00EB2DD0">
              <w:rPr>
                <w:noProof/>
                <w:webHidden/>
              </w:rPr>
            </w:r>
            <w:r w:rsidR="00EB2DD0">
              <w:rPr>
                <w:noProof/>
                <w:webHidden/>
              </w:rPr>
              <w:fldChar w:fldCharType="separate"/>
            </w:r>
            <w:r w:rsidR="00EB2DD0">
              <w:rPr>
                <w:noProof/>
                <w:webHidden/>
              </w:rPr>
              <w:t>31</w:t>
            </w:r>
            <w:r w:rsidR="00EB2DD0">
              <w:rPr>
                <w:noProof/>
                <w:webHidden/>
              </w:rPr>
              <w:fldChar w:fldCharType="end"/>
            </w:r>
          </w:hyperlink>
        </w:p>
        <w:p w14:paraId="48B7B602" w14:textId="5506C719" w:rsidR="00EB2DD0" w:rsidRDefault="000B39CF">
          <w:pPr>
            <w:pStyle w:val="TOC1"/>
            <w:rPr>
              <w:rFonts w:asciiTheme="minorHAnsi" w:eastAsiaTheme="minorEastAsia" w:hAnsiTheme="minorHAnsi" w:cstheme="minorBidi"/>
              <w:b w:val="0"/>
              <w:caps w:val="0"/>
              <w:noProof/>
              <w:sz w:val="22"/>
              <w:lang w:val="en-US" w:bidi="ar-SA"/>
            </w:rPr>
          </w:pPr>
          <w:hyperlink w:anchor="_Toc525118875" w:history="1">
            <w:r w:rsidR="00EB2DD0" w:rsidRPr="008958B8">
              <w:rPr>
                <w:rStyle w:val="Hyperlink"/>
                <w:noProof/>
              </w:rPr>
              <w:t>6.0</w:t>
            </w:r>
            <w:r w:rsidR="00EB2DD0">
              <w:rPr>
                <w:rFonts w:asciiTheme="minorHAnsi" w:eastAsiaTheme="minorEastAsia" w:hAnsiTheme="minorHAnsi" w:cstheme="minorBidi"/>
                <w:b w:val="0"/>
                <w:caps w:val="0"/>
                <w:noProof/>
                <w:sz w:val="22"/>
                <w:lang w:val="en-US" w:bidi="ar-SA"/>
              </w:rPr>
              <w:tab/>
            </w:r>
            <w:r w:rsidR="00EB2DD0" w:rsidRPr="008958B8">
              <w:rPr>
                <w:rStyle w:val="Hyperlink"/>
                <w:noProof/>
              </w:rPr>
              <w:t>Risk &amp; MITIGATION</w:t>
            </w:r>
            <w:r w:rsidR="00EB2DD0">
              <w:rPr>
                <w:noProof/>
                <w:webHidden/>
              </w:rPr>
              <w:tab/>
            </w:r>
            <w:r w:rsidR="00EB2DD0">
              <w:rPr>
                <w:noProof/>
                <w:webHidden/>
              </w:rPr>
              <w:fldChar w:fldCharType="begin"/>
            </w:r>
            <w:r w:rsidR="00EB2DD0">
              <w:rPr>
                <w:noProof/>
                <w:webHidden/>
              </w:rPr>
              <w:instrText xml:space="preserve"> PAGEREF _Toc525118875 \h </w:instrText>
            </w:r>
            <w:r w:rsidR="00EB2DD0">
              <w:rPr>
                <w:noProof/>
                <w:webHidden/>
              </w:rPr>
            </w:r>
            <w:r w:rsidR="00EB2DD0">
              <w:rPr>
                <w:noProof/>
                <w:webHidden/>
              </w:rPr>
              <w:fldChar w:fldCharType="separate"/>
            </w:r>
            <w:r w:rsidR="00EB2DD0">
              <w:rPr>
                <w:noProof/>
                <w:webHidden/>
              </w:rPr>
              <w:t>32</w:t>
            </w:r>
            <w:r w:rsidR="00EB2DD0">
              <w:rPr>
                <w:noProof/>
                <w:webHidden/>
              </w:rPr>
              <w:fldChar w:fldCharType="end"/>
            </w:r>
          </w:hyperlink>
        </w:p>
        <w:p w14:paraId="4ACE4C6F" w14:textId="3DC3626A" w:rsidR="00EB2DD0" w:rsidRDefault="000B39CF">
          <w:pPr>
            <w:pStyle w:val="TOC1"/>
            <w:rPr>
              <w:rFonts w:asciiTheme="minorHAnsi" w:eastAsiaTheme="minorEastAsia" w:hAnsiTheme="minorHAnsi" w:cstheme="minorBidi"/>
              <w:b w:val="0"/>
              <w:caps w:val="0"/>
              <w:noProof/>
              <w:sz w:val="22"/>
              <w:lang w:val="en-US" w:bidi="ar-SA"/>
            </w:rPr>
          </w:pPr>
          <w:hyperlink w:anchor="_Toc525118876" w:history="1">
            <w:r w:rsidR="00EB2DD0" w:rsidRPr="008958B8">
              <w:rPr>
                <w:rStyle w:val="Hyperlink"/>
                <w:noProof/>
              </w:rPr>
              <w:t>8</w:t>
            </w:r>
            <w:r w:rsidR="00EB2DD0">
              <w:rPr>
                <w:rFonts w:asciiTheme="minorHAnsi" w:eastAsiaTheme="minorEastAsia" w:hAnsiTheme="minorHAnsi" w:cstheme="minorBidi"/>
                <w:b w:val="0"/>
                <w:caps w:val="0"/>
                <w:noProof/>
                <w:sz w:val="22"/>
                <w:lang w:val="en-US" w:bidi="ar-SA"/>
              </w:rPr>
              <w:tab/>
            </w:r>
            <w:r w:rsidR="00EB2DD0" w:rsidRPr="008958B8">
              <w:rPr>
                <w:rStyle w:val="Hyperlink"/>
                <w:noProof/>
              </w:rPr>
              <w:t>Appendix</w:t>
            </w:r>
            <w:r w:rsidR="00EB2DD0">
              <w:rPr>
                <w:noProof/>
                <w:webHidden/>
              </w:rPr>
              <w:tab/>
            </w:r>
            <w:r w:rsidR="00EB2DD0">
              <w:rPr>
                <w:noProof/>
                <w:webHidden/>
              </w:rPr>
              <w:fldChar w:fldCharType="begin"/>
            </w:r>
            <w:r w:rsidR="00EB2DD0">
              <w:rPr>
                <w:noProof/>
                <w:webHidden/>
              </w:rPr>
              <w:instrText xml:space="preserve"> PAGEREF _Toc525118876 \h </w:instrText>
            </w:r>
            <w:r w:rsidR="00EB2DD0">
              <w:rPr>
                <w:noProof/>
                <w:webHidden/>
              </w:rPr>
            </w:r>
            <w:r w:rsidR="00EB2DD0">
              <w:rPr>
                <w:noProof/>
                <w:webHidden/>
              </w:rPr>
              <w:fldChar w:fldCharType="separate"/>
            </w:r>
            <w:r w:rsidR="00EB2DD0">
              <w:rPr>
                <w:noProof/>
                <w:webHidden/>
              </w:rPr>
              <w:t>34</w:t>
            </w:r>
            <w:r w:rsidR="00EB2DD0">
              <w:rPr>
                <w:noProof/>
                <w:webHidden/>
              </w:rPr>
              <w:fldChar w:fldCharType="end"/>
            </w:r>
          </w:hyperlink>
        </w:p>
        <w:p w14:paraId="675712C4" w14:textId="0198F25A" w:rsidR="00EB2DD0" w:rsidRDefault="000B39CF">
          <w:pPr>
            <w:pStyle w:val="TOC2"/>
            <w:rPr>
              <w:rFonts w:asciiTheme="minorHAnsi" w:eastAsiaTheme="minorEastAsia" w:hAnsiTheme="minorHAnsi" w:cstheme="minorBidi"/>
              <w:caps w:val="0"/>
              <w:noProof/>
              <w:sz w:val="22"/>
              <w:lang w:val="en-US" w:bidi="ar-SA"/>
            </w:rPr>
          </w:pPr>
          <w:hyperlink w:anchor="_Toc525118877" w:history="1">
            <w:r w:rsidR="00EB2DD0" w:rsidRPr="008958B8">
              <w:rPr>
                <w:rStyle w:val="Hyperlink"/>
                <w:noProof/>
              </w:rPr>
              <w:t>8.1</w:t>
            </w:r>
            <w:r w:rsidR="00EB2DD0">
              <w:rPr>
                <w:rFonts w:asciiTheme="minorHAnsi" w:eastAsiaTheme="minorEastAsia" w:hAnsiTheme="minorHAnsi" w:cstheme="minorBidi"/>
                <w:caps w:val="0"/>
                <w:noProof/>
                <w:sz w:val="22"/>
                <w:lang w:val="en-US" w:bidi="ar-SA"/>
              </w:rPr>
              <w:tab/>
            </w:r>
            <w:r w:rsidR="00EB2DD0" w:rsidRPr="008958B8">
              <w:rPr>
                <w:rStyle w:val="Hyperlink"/>
                <w:noProof/>
              </w:rPr>
              <w:t>Cognizant Quality Management System Framework</w:t>
            </w:r>
            <w:r w:rsidR="00EB2DD0">
              <w:rPr>
                <w:noProof/>
                <w:webHidden/>
              </w:rPr>
              <w:tab/>
            </w:r>
            <w:r w:rsidR="00EB2DD0">
              <w:rPr>
                <w:noProof/>
                <w:webHidden/>
              </w:rPr>
              <w:fldChar w:fldCharType="begin"/>
            </w:r>
            <w:r w:rsidR="00EB2DD0">
              <w:rPr>
                <w:noProof/>
                <w:webHidden/>
              </w:rPr>
              <w:instrText xml:space="preserve"> PAGEREF _Toc525118877 \h </w:instrText>
            </w:r>
            <w:r w:rsidR="00EB2DD0">
              <w:rPr>
                <w:noProof/>
                <w:webHidden/>
              </w:rPr>
            </w:r>
            <w:r w:rsidR="00EB2DD0">
              <w:rPr>
                <w:noProof/>
                <w:webHidden/>
              </w:rPr>
              <w:fldChar w:fldCharType="separate"/>
            </w:r>
            <w:r w:rsidR="00EB2DD0">
              <w:rPr>
                <w:noProof/>
                <w:webHidden/>
              </w:rPr>
              <w:t>34</w:t>
            </w:r>
            <w:r w:rsidR="00EB2DD0">
              <w:rPr>
                <w:noProof/>
                <w:webHidden/>
              </w:rPr>
              <w:fldChar w:fldCharType="end"/>
            </w:r>
          </w:hyperlink>
        </w:p>
        <w:p w14:paraId="1277DE3F" w14:textId="120ACF47" w:rsidR="00EB2DD0" w:rsidRDefault="000B39CF">
          <w:pPr>
            <w:pStyle w:val="TOC2"/>
            <w:rPr>
              <w:rFonts w:asciiTheme="minorHAnsi" w:eastAsiaTheme="minorEastAsia" w:hAnsiTheme="minorHAnsi" w:cstheme="minorBidi"/>
              <w:caps w:val="0"/>
              <w:noProof/>
              <w:sz w:val="22"/>
              <w:lang w:val="en-US" w:bidi="ar-SA"/>
            </w:rPr>
          </w:pPr>
          <w:hyperlink w:anchor="_Toc525118878" w:history="1">
            <w:r w:rsidR="00EB2DD0" w:rsidRPr="008958B8">
              <w:rPr>
                <w:rStyle w:val="Hyperlink"/>
                <w:noProof/>
              </w:rPr>
              <w:t>8.2</w:t>
            </w:r>
            <w:r w:rsidR="00EB2DD0">
              <w:rPr>
                <w:rFonts w:asciiTheme="minorHAnsi" w:eastAsiaTheme="minorEastAsia" w:hAnsiTheme="minorHAnsi" w:cstheme="minorBidi"/>
                <w:caps w:val="0"/>
                <w:noProof/>
                <w:sz w:val="22"/>
                <w:lang w:val="en-US" w:bidi="ar-SA"/>
              </w:rPr>
              <w:tab/>
            </w:r>
            <w:r w:rsidR="00EB2DD0" w:rsidRPr="008958B8">
              <w:rPr>
                <w:rStyle w:val="Hyperlink"/>
                <w:noProof/>
              </w:rPr>
              <w:t>NextGen SOC Framework</w:t>
            </w:r>
            <w:r w:rsidR="00EB2DD0">
              <w:rPr>
                <w:noProof/>
                <w:webHidden/>
              </w:rPr>
              <w:tab/>
            </w:r>
            <w:r w:rsidR="00EB2DD0">
              <w:rPr>
                <w:noProof/>
                <w:webHidden/>
              </w:rPr>
              <w:fldChar w:fldCharType="begin"/>
            </w:r>
            <w:r w:rsidR="00EB2DD0">
              <w:rPr>
                <w:noProof/>
                <w:webHidden/>
              </w:rPr>
              <w:instrText xml:space="preserve"> PAGEREF _Toc525118878 \h </w:instrText>
            </w:r>
            <w:r w:rsidR="00EB2DD0">
              <w:rPr>
                <w:noProof/>
                <w:webHidden/>
              </w:rPr>
            </w:r>
            <w:r w:rsidR="00EB2DD0">
              <w:rPr>
                <w:noProof/>
                <w:webHidden/>
              </w:rPr>
              <w:fldChar w:fldCharType="separate"/>
            </w:r>
            <w:r w:rsidR="00EB2DD0">
              <w:rPr>
                <w:noProof/>
                <w:webHidden/>
              </w:rPr>
              <w:t>37</w:t>
            </w:r>
            <w:r w:rsidR="00EB2DD0">
              <w:rPr>
                <w:noProof/>
                <w:webHidden/>
              </w:rPr>
              <w:fldChar w:fldCharType="end"/>
            </w:r>
          </w:hyperlink>
        </w:p>
        <w:p w14:paraId="1E54CABE" w14:textId="0546FA50" w:rsidR="003F0DB3" w:rsidRDefault="003F0DB3">
          <w:r>
            <w:rPr>
              <w:b/>
              <w:bCs/>
              <w:noProof/>
            </w:rPr>
            <w:fldChar w:fldCharType="end"/>
          </w:r>
        </w:p>
      </w:sdtContent>
    </w:sdt>
    <w:p w14:paraId="61C84C09" w14:textId="350E2218" w:rsidR="003F0DB3" w:rsidRDefault="003F0DB3">
      <w:pPr>
        <w:spacing w:before="0" w:after="0" w:line="240" w:lineRule="auto"/>
        <w:jc w:val="left"/>
      </w:pPr>
      <w:r>
        <w:br w:type="page"/>
      </w:r>
    </w:p>
    <w:p w14:paraId="7A3ED03A" w14:textId="77777777" w:rsidR="003F0DB3" w:rsidRPr="003F0DB3" w:rsidRDefault="003F0DB3" w:rsidP="003F0DB3"/>
    <w:p w14:paraId="40B4AC78" w14:textId="4569A7A3" w:rsidR="00442384" w:rsidRPr="00CF0FF7" w:rsidRDefault="00D15B4A" w:rsidP="009B1518">
      <w:pPr>
        <w:pStyle w:val="Heading1"/>
        <w:numPr>
          <w:ilvl w:val="0"/>
          <w:numId w:val="50"/>
        </w:numPr>
      </w:pPr>
      <w:bookmarkStart w:id="0" w:name="_Toc525118849"/>
      <w:r w:rsidRPr="00CF0FF7">
        <w:t>Executive summary</w:t>
      </w:r>
      <w:bookmarkEnd w:id="0"/>
    </w:p>
    <w:p w14:paraId="0EC47E09" w14:textId="119345FB" w:rsidR="00ED70DF" w:rsidRPr="00CF0FF7" w:rsidRDefault="00ED70DF" w:rsidP="00442384">
      <w:pPr>
        <w:rPr>
          <w:rStyle w:val="Strong"/>
          <w:rFonts w:cs="Arial"/>
        </w:rPr>
      </w:pPr>
    </w:p>
    <w:p w14:paraId="1D49D023" w14:textId="399AF549" w:rsidR="00AC79AF" w:rsidRPr="00CF0FF7" w:rsidRDefault="00AC79AF" w:rsidP="00AC79AF">
      <w:pPr>
        <w:spacing w:after="0"/>
        <w:rPr>
          <w:rFonts w:cs="Arial"/>
        </w:rPr>
      </w:pPr>
      <w:r w:rsidRPr="00CF0FF7">
        <w:rPr>
          <w:rFonts w:cs="Arial"/>
        </w:rPr>
        <w:t xml:space="preserve">Cognizant would like to thank Telefonica for providing an opportunity to participate in this RFP to standardize the logging infrastructure, mechanism and logging policies across the organization thereby standardizing the way it collects, consumes and discards the various logs coming from numerous devices in its </w:t>
      </w:r>
      <w:r w:rsidR="006126A5" w:rsidRPr="00CF0FF7">
        <w:rPr>
          <w:rFonts w:cs="Arial"/>
        </w:rPr>
        <w:t>datacentres</w:t>
      </w:r>
      <w:r w:rsidRPr="00CF0FF7">
        <w:rPr>
          <w:rFonts w:cs="Arial"/>
        </w:rPr>
        <w:t xml:space="preserve">. </w:t>
      </w:r>
    </w:p>
    <w:p w14:paraId="496DD370" w14:textId="77777777" w:rsidR="00AC79AF" w:rsidRPr="00CF0FF7" w:rsidRDefault="00AC79AF" w:rsidP="00AC79AF">
      <w:pPr>
        <w:spacing w:after="0"/>
        <w:rPr>
          <w:rFonts w:cs="Arial"/>
        </w:rPr>
      </w:pPr>
      <w:r w:rsidRPr="00CF0FF7">
        <w:rPr>
          <w:rFonts w:cs="Arial"/>
        </w:rPr>
        <w:t xml:space="preserve">Cognizant is confident that it can deliver value and help to achieve Telefonica’s objectives based on its extensive experience and competency in delivering end to end solution around Infrastructure Security Designing, assessment and implementation. </w:t>
      </w:r>
    </w:p>
    <w:p w14:paraId="0209E7B4" w14:textId="6943C7E8" w:rsidR="00AC79AF" w:rsidRPr="00CF0FF7" w:rsidRDefault="00AC79AF" w:rsidP="00AC79AF">
      <w:pPr>
        <w:spacing w:after="0"/>
        <w:rPr>
          <w:rFonts w:cs="Arial"/>
        </w:rPr>
      </w:pPr>
      <w:r w:rsidRPr="00CF0FF7">
        <w:rPr>
          <w:rFonts w:cs="Arial"/>
        </w:rPr>
        <w:t>For the purpose of this RFP, considering the objectives, business requirements of Telefonica and Telefonica’s choice</w:t>
      </w:r>
      <w:r w:rsidR="002A6CAD">
        <w:rPr>
          <w:rFonts w:cs="Arial"/>
        </w:rPr>
        <w:t>,</w:t>
      </w:r>
      <w:r w:rsidRPr="00CF0FF7">
        <w:rPr>
          <w:rFonts w:cs="Arial"/>
        </w:rPr>
        <w:t xml:space="preserve"> Cognizant is proposing Splunk based SIEM solution to meet the requirement. </w:t>
      </w:r>
    </w:p>
    <w:p w14:paraId="0DE99F8D" w14:textId="3B7CE3C7" w:rsidR="00ED40CF" w:rsidRPr="00735762" w:rsidRDefault="00AC79AF" w:rsidP="00CB0FFD">
      <w:pPr>
        <w:tabs>
          <w:tab w:val="num" w:pos="720"/>
        </w:tabs>
        <w:rPr>
          <w:rFonts w:cs="Arial"/>
          <w:lang w:val="en-US"/>
        </w:rPr>
      </w:pPr>
      <w:r w:rsidRPr="00CF0FF7">
        <w:rPr>
          <w:rFonts w:cs="Arial"/>
        </w:rPr>
        <w:t xml:space="preserve">With Cognizant’s extensive experience in handling similar threat management engagements with Splunk, we bring in our delivery experience to </w:t>
      </w:r>
      <w:r w:rsidR="00CB0FFD">
        <w:rPr>
          <w:rFonts w:cs="Arial"/>
        </w:rPr>
        <w:t>b</w:t>
      </w:r>
      <w:r w:rsidR="00735762">
        <w:rPr>
          <w:rFonts w:cs="Arial"/>
        </w:rPr>
        <w:t>uild a</w:t>
      </w:r>
      <w:r w:rsidR="00ED40CF" w:rsidRPr="00735762">
        <w:rPr>
          <w:rFonts w:cs="Arial"/>
        </w:rPr>
        <w:t xml:space="preserve"> standardized SIEM technology to collect, analyse and store log data in a centralized manner.</w:t>
      </w:r>
      <w:r w:rsidR="00CB0FFD">
        <w:rPr>
          <w:rFonts w:cs="Arial"/>
        </w:rPr>
        <w:t xml:space="preserve"> Following are Salient Features of our Solution</w:t>
      </w:r>
    </w:p>
    <w:p w14:paraId="7C9984F6" w14:textId="2BC331A1" w:rsidR="00CB0FFD" w:rsidRDefault="00BC4BC9" w:rsidP="00BC4BC9">
      <w:pPr>
        <w:pStyle w:val="Table1"/>
        <w:rPr>
          <w:rFonts w:ascii="Arial" w:hAnsi="Arial" w:cs="Arial"/>
          <w:sz w:val="20"/>
          <w:szCs w:val="20"/>
        </w:rPr>
      </w:pPr>
      <w:r>
        <w:rPr>
          <w:rFonts w:ascii="Arial" w:hAnsi="Arial" w:cs="Arial"/>
          <w:sz w:val="20"/>
          <w:szCs w:val="20"/>
        </w:rPr>
        <w:t>E</w:t>
      </w:r>
      <w:r w:rsidRPr="00BC4BC9">
        <w:rPr>
          <w:rFonts w:ascii="Arial" w:hAnsi="Arial" w:cs="Arial"/>
          <w:sz w:val="20"/>
          <w:szCs w:val="20"/>
        </w:rPr>
        <w:t xml:space="preserve">nterprise-scale, modular and resilient </w:t>
      </w:r>
      <w:r>
        <w:rPr>
          <w:rFonts w:ascii="Arial" w:hAnsi="Arial" w:cs="Arial"/>
          <w:sz w:val="20"/>
          <w:szCs w:val="20"/>
        </w:rPr>
        <w:t xml:space="preserve">SIEM architecture </w:t>
      </w:r>
      <w:r w:rsidRPr="00BC4BC9">
        <w:rPr>
          <w:rFonts w:ascii="Arial" w:hAnsi="Arial" w:cs="Arial"/>
          <w:sz w:val="20"/>
          <w:szCs w:val="20"/>
        </w:rPr>
        <w:t>to sustain event collection with minimal risk of data loss</w:t>
      </w:r>
    </w:p>
    <w:p w14:paraId="7A53AB27" w14:textId="0E8F0808" w:rsidR="00BC4BC9" w:rsidRDefault="00BC4BC9" w:rsidP="00BC4BC9">
      <w:pPr>
        <w:pStyle w:val="Table1"/>
        <w:rPr>
          <w:rFonts w:ascii="Arial" w:hAnsi="Arial" w:cs="Arial"/>
          <w:sz w:val="20"/>
          <w:szCs w:val="20"/>
        </w:rPr>
      </w:pPr>
      <w:r>
        <w:rPr>
          <w:rFonts w:ascii="Arial" w:hAnsi="Arial" w:cs="Arial"/>
          <w:sz w:val="20"/>
          <w:szCs w:val="20"/>
        </w:rPr>
        <w:t>Cluster design allowing</w:t>
      </w:r>
      <w:r w:rsidRPr="00BC4BC9">
        <w:rPr>
          <w:rFonts w:ascii="Arial" w:hAnsi="Arial" w:cs="Arial"/>
          <w:sz w:val="20"/>
          <w:szCs w:val="20"/>
        </w:rPr>
        <w:t xml:space="preserve"> Telefonica to scale</w:t>
      </w:r>
      <w:r>
        <w:rPr>
          <w:rFonts w:ascii="Arial" w:hAnsi="Arial" w:cs="Arial"/>
          <w:sz w:val="20"/>
          <w:szCs w:val="20"/>
        </w:rPr>
        <w:t xml:space="preserve"> by introducing </w:t>
      </w:r>
      <w:r w:rsidRPr="00BC4BC9">
        <w:rPr>
          <w:rFonts w:ascii="Arial" w:hAnsi="Arial" w:cs="Arial"/>
          <w:sz w:val="20"/>
          <w:szCs w:val="20"/>
        </w:rPr>
        <w:t>additional components in the cluster</w:t>
      </w:r>
      <w:r>
        <w:rPr>
          <w:rFonts w:ascii="Arial" w:hAnsi="Arial" w:cs="Arial"/>
          <w:sz w:val="20"/>
          <w:szCs w:val="20"/>
        </w:rPr>
        <w:t xml:space="preserve"> </w:t>
      </w:r>
    </w:p>
    <w:p w14:paraId="2033D581" w14:textId="1A9A79BD" w:rsidR="00BC4BC9" w:rsidRDefault="00073757" w:rsidP="00073757">
      <w:pPr>
        <w:pStyle w:val="Table1"/>
      </w:pPr>
      <w:r w:rsidRPr="00073757">
        <w:rPr>
          <w:rFonts w:ascii="Arial" w:hAnsi="Arial" w:cs="Arial"/>
          <w:sz w:val="20"/>
          <w:szCs w:val="20"/>
        </w:rPr>
        <w:t>Exper</w:t>
      </w:r>
      <w:r>
        <w:rPr>
          <w:rFonts w:ascii="Arial" w:hAnsi="Arial" w:cs="Arial"/>
          <w:sz w:val="20"/>
          <w:szCs w:val="20"/>
        </w:rPr>
        <w:t xml:space="preserve">ienced Splunk Certified </w:t>
      </w:r>
      <w:r w:rsidR="00BC4BC9" w:rsidRPr="00BC4BC9">
        <w:t xml:space="preserve">skilled resource </w:t>
      </w:r>
      <w:r>
        <w:t>to help Telefonica meets its objective of</w:t>
      </w:r>
      <w:r w:rsidR="00BC4BC9" w:rsidRPr="00BC4BC9">
        <w:t xml:space="preserve"> robust SIEM </w:t>
      </w:r>
      <w:r>
        <w:t xml:space="preserve">platform </w:t>
      </w:r>
    </w:p>
    <w:p w14:paraId="333D130A" w14:textId="52ED71CE" w:rsidR="00073757" w:rsidRDefault="00073757" w:rsidP="00073757">
      <w:pPr>
        <w:pStyle w:val="Table1"/>
      </w:pPr>
      <w:r w:rsidRPr="00073757">
        <w:t xml:space="preserve">Onsite Availability </w:t>
      </w:r>
      <w:r>
        <w:t xml:space="preserve">of Resources </w:t>
      </w:r>
      <w:r w:rsidRPr="00073757">
        <w:t>at Telefonica site 8x5 for high touch engagement with Telefonica</w:t>
      </w:r>
    </w:p>
    <w:p w14:paraId="6F9C352F" w14:textId="36FD545A" w:rsidR="00AC79AF" w:rsidRDefault="00735762" w:rsidP="00AC79AF">
      <w:pPr>
        <w:pStyle w:val="Table1"/>
        <w:rPr>
          <w:rFonts w:ascii="Arial" w:hAnsi="Arial" w:cs="Arial"/>
          <w:sz w:val="20"/>
          <w:szCs w:val="20"/>
        </w:rPr>
      </w:pPr>
      <w:r>
        <w:rPr>
          <w:rFonts w:ascii="Arial" w:hAnsi="Arial" w:cs="Arial"/>
          <w:sz w:val="20"/>
          <w:szCs w:val="20"/>
        </w:rPr>
        <w:t>Recommend r</w:t>
      </w:r>
      <w:r w:rsidR="00AC79AF" w:rsidRPr="00CB60EF">
        <w:rPr>
          <w:rFonts w:ascii="Arial" w:hAnsi="Arial" w:cs="Arial"/>
          <w:sz w:val="20"/>
          <w:szCs w:val="20"/>
        </w:rPr>
        <w:t>eadily available use cases based on Cognizant experience working with other customers</w:t>
      </w:r>
    </w:p>
    <w:p w14:paraId="2F99D4C4" w14:textId="7CE637BE" w:rsidR="000E29E6" w:rsidRPr="00CB60EF" w:rsidRDefault="000E29E6" w:rsidP="00AC79AF">
      <w:pPr>
        <w:pStyle w:val="Table1"/>
        <w:rPr>
          <w:rFonts w:ascii="Arial" w:hAnsi="Arial" w:cs="Arial"/>
          <w:sz w:val="20"/>
          <w:szCs w:val="20"/>
        </w:rPr>
      </w:pPr>
      <w:r>
        <w:rPr>
          <w:rFonts w:ascii="Arial" w:hAnsi="Arial" w:cs="Arial"/>
          <w:sz w:val="20"/>
          <w:szCs w:val="20"/>
        </w:rPr>
        <w:t>SLA and KPI based service delivery during Maintenance phase</w:t>
      </w:r>
    </w:p>
    <w:p w14:paraId="78B1AAD4" w14:textId="77777777" w:rsidR="00AC79AF" w:rsidRPr="00CF0FF7" w:rsidRDefault="00AC79AF" w:rsidP="00AC79AF">
      <w:pPr>
        <w:pStyle w:val="Table1"/>
        <w:numPr>
          <w:ilvl w:val="0"/>
          <w:numId w:val="0"/>
        </w:numPr>
        <w:ind w:left="360"/>
        <w:rPr>
          <w:rFonts w:ascii="Arial" w:hAnsi="Arial" w:cs="Arial"/>
        </w:rPr>
      </w:pPr>
    </w:p>
    <w:p w14:paraId="52F38D10" w14:textId="77777777" w:rsidR="00AC79AF" w:rsidRPr="00CF0FF7" w:rsidRDefault="00AC79AF" w:rsidP="00AC79AF">
      <w:pPr>
        <w:spacing w:line="276" w:lineRule="auto"/>
        <w:jc w:val="left"/>
        <w:rPr>
          <w:rFonts w:cs="Arial"/>
        </w:rPr>
      </w:pPr>
      <w:r w:rsidRPr="00CF0FF7">
        <w:rPr>
          <w:rFonts w:cs="Arial"/>
        </w:rPr>
        <w:br w:type="page"/>
      </w:r>
    </w:p>
    <w:p w14:paraId="64777700" w14:textId="77777777" w:rsidR="00AC79AF" w:rsidRPr="00CF0FF7" w:rsidRDefault="00AC79AF" w:rsidP="00AC79AF">
      <w:pPr>
        <w:rPr>
          <w:rFonts w:cs="Arial"/>
        </w:rPr>
      </w:pPr>
      <w:r w:rsidRPr="00CF0FF7">
        <w:rPr>
          <w:rFonts w:cs="Arial"/>
        </w:rPr>
        <w:lastRenderedPageBreak/>
        <w:t>Cognizant believes that the following are some of the key Cognizant’s differentiators to bid this proposal and why we consider it a privilege to be a partner with Telefonica.</w:t>
      </w:r>
    </w:p>
    <w:p w14:paraId="561D332F" w14:textId="26693BEF" w:rsidR="00AC79AF" w:rsidRPr="00CF0FF7" w:rsidRDefault="00610938" w:rsidP="00AC79AF">
      <w:pPr>
        <w:rPr>
          <w:rFonts w:cs="Arial"/>
        </w:rPr>
      </w:pPr>
      <w:r>
        <w:rPr>
          <w:rFonts w:cs="Arial"/>
          <w:noProof/>
          <w:lang w:val="en-US" w:bidi="ar-SA"/>
        </w:rPr>
        <w:drawing>
          <wp:inline distT="0" distB="0" distL="0" distR="0" wp14:anchorId="2D46B65A" wp14:editId="0D173E13">
            <wp:extent cx="5994333" cy="402696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2920" cy="4032736"/>
                    </a:xfrm>
                    <a:prstGeom prst="rect">
                      <a:avLst/>
                    </a:prstGeom>
                    <a:noFill/>
                  </pic:spPr>
                </pic:pic>
              </a:graphicData>
            </a:graphic>
          </wp:inline>
        </w:drawing>
      </w:r>
    </w:p>
    <w:p w14:paraId="39417967" w14:textId="3918B939" w:rsidR="00AC79AF" w:rsidRPr="00CF0FF7" w:rsidRDefault="00D15B4A" w:rsidP="007E0593">
      <w:pPr>
        <w:pStyle w:val="Heading1"/>
      </w:pPr>
      <w:bookmarkStart w:id="1" w:name="_Toc525118850"/>
      <w:r w:rsidRPr="00CF0FF7">
        <w:t>SUMMARY OF THIS PROPOSAL</w:t>
      </w:r>
      <w:bookmarkEnd w:id="1"/>
    </w:p>
    <w:p w14:paraId="52B2CCDE" w14:textId="10850D58" w:rsidR="00BE6E03" w:rsidRPr="00BE6E03" w:rsidRDefault="00AC79AF" w:rsidP="00BE6E03">
      <w:pPr>
        <w:spacing w:before="240"/>
        <w:rPr>
          <w:rFonts w:cs="Arial"/>
        </w:rPr>
      </w:pPr>
      <w:r w:rsidRPr="00CF0FF7">
        <w:rPr>
          <w:rFonts w:cs="Arial"/>
        </w:rPr>
        <w:t xml:space="preserve">Telefonica is planning to </w:t>
      </w:r>
      <w:r w:rsidR="00BE6E03">
        <w:rPr>
          <w:rFonts w:cs="Arial"/>
        </w:rPr>
        <w:t>d</w:t>
      </w:r>
      <w:r w:rsidR="00BE6E03" w:rsidRPr="00BE6E03">
        <w:rPr>
          <w:rFonts w:cs="Arial"/>
        </w:rPr>
        <w:t>eploy a standardized SIEM technology to collect, analyse and store log data that originate in network devices, servers, hosts, applications and other end-point log sources to effective means to identify and mitigate security events.</w:t>
      </w:r>
    </w:p>
    <w:p w14:paraId="35F67DEC" w14:textId="54AB824E" w:rsidR="00AC79AF" w:rsidRPr="006126A5" w:rsidRDefault="00AC79AF" w:rsidP="00BE6E03">
      <w:pPr>
        <w:spacing w:before="240"/>
        <w:rPr>
          <w:rFonts w:cs="Arial"/>
          <w:szCs w:val="20"/>
        </w:rPr>
      </w:pPr>
      <w:r w:rsidRPr="006126A5">
        <w:rPr>
          <w:rFonts w:cs="Arial"/>
          <w:szCs w:val="20"/>
        </w:rPr>
        <w:t>The objective of this project is to -</w:t>
      </w:r>
    </w:p>
    <w:p w14:paraId="5EB88EE5" w14:textId="2B2D3B5B" w:rsidR="00781A08" w:rsidRPr="0090751C" w:rsidRDefault="00AB0ADA" w:rsidP="0090751C">
      <w:pPr>
        <w:pStyle w:val="Table1"/>
        <w:rPr>
          <w:rFonts w:ascii="Arial" w:hAnsi="Arial" w:cs="Arial"/>
          <w:sz w:val="20"/>
          <w:szCs w:val="20"/>
        </w:rPr>
      </w:pPr>
      <w:r>
        <w:rPr>
          <w:rFonts w:ascii="Arial" w:hAnsi="Arial" w:cs="Arial"/>
          <w:sz w:val="20"/>
          <w:szCs w:val="20"/>
        </w:rPr>
        <w:t>Build a centralized</w:t>
      </w:r>
      <w:r w:rsidR="00781A08" w:rsidRPr="0090751C">
        <w:rPr>
          <w:rFonts w:ascii="Arial" w:hAnsi="Arial" w:cs="Arial"/>
          <w:sz w:val="20"/>
          <w:szCs w:val="20"/>
        </w:rPr>
        <w:t xml:space="preserve"> SIEM </w:t>
      </w:r>
      <w:r>
        <w:rPr>
          <w:rFonts w:ascii="Arial" w:hAnsi="Arial" w:cs="Arial"/>
          <w:sz w:val="20"/>
          <w:szCs w:val="20"/>
        </w:rPr>
        <w:t xml:space="preserve">platform for </w:t>
      </w:r>
      <w:r w:rsidR="00781A08" w:rsidRPr="0090751C">
        <w:rPr>
          <w:rFonts w:ascii="Arial" w:hAnsi="Arial" w:cs="Arial"/>
          <w:sz w:val="20"/>
          <w:szCs w:val="20"/>
        </w:rPr>
        <w:t xml:space="preserve">log-correlation and alerting </w:t>
      </w:r>
      <w:r>
        <w:rPr>
          <w:rFonts w:ascii="Arial" w:hAnsi="Arial" w:cs="Arial"/>
          <w:sz w:val="20"/>
          <w:szCs w:val="20"/>
        </w:rPr>
        <w:t xml:space="preserve">and built in default Security use case templates enabling </w:t>
      </w:r>
      <w:r w:rsidR="00781A08" w:rsidRPr="0090751C">
        <w:rPr>
          <w:rFonts w:ascii="Arial" w:hAnsi="Arial" w:cs="Arial"/>
          <w:sz w:val="20"/>
          <w:szCs w:val="20"/>
        </w:rPr>
        <w:t xml:space="preserve">Telefonica </w:t>
      </w:r>
      <w:r>
        <w:rPr>
          <w:rFonts w:ascii="Arial" w:hAnsi="Arial" w:cs="Arial"/>
          <w:sz w:val="20"/>
          <w:szCs w:val="20"/>
        </w:rPr>
        <w:t>SOC team to build use cases for Security Event Monitoring, triage, analysis and investigation</w:t>
      </w:r>
    </w:p>
    <w:p w14:paraId="0FA606AE" w14:textId="252BC0C1" w:rsidR="00781A08" w:rsidRPr="0090751C" w:rsidRDefault="00AB0ADA" w:rsidP="0090751C">
      <w:pPr>
        <w:pStyle w:val="Table1"/>
        <w:rPr>
          <w:rFonts w:ascii="Arial" w:hAnsi="Arial" w:cs="Arial"/>
          <w:sz w:val="20"/>
          <w:szCs w:val="20"/>
        </w:rPr>
      </w:pPr>
      <w:r>
        <w:rPr>
          <w:rFonts w:ascii="Arial" w:hAnsi="Arial" w:cs="Arial"/>
          <w:sz w:val="20"/>
          <w:szCs w:val="20"/>
        </w:rPr>
        <w:t>Integration of log sources</w:t>
      </w:r>
    </w:p>
    <w:p w14:paraId="131E6AEF" w14:textId="77777777" w:rsidR="00781A08" w:rsidRPr="0090751C" w:rsidRDefault="00781A08" w:rsidP="0090751C">
      <w:pPr>
        <w:pStyle w:val="Table1"/>
        <w:rPr>
          <w:rFonts w:ascii="Arial" w:hAnsi="Arial" w:cs="Arial"/>
          <w:sz w:val="20"/>
          <w:szCs w:val="20"/>
        </w:rPr>
      </w:pPr>
      <w:r w:rsidRPr="0090751C">
        <w:rPr>
          <w:rFonts w:ascii="Arial" w:hAnsi="Arial" w:cs="Arial"/>
          <w:sz w:val="20"/>
          <w:szCs w:val="20"/>
        </w:rPr>
        <w:t>Handover to Telefonica SoC Team for Monitoring and Administration</w:t>
      </w:r>
    </w:p>
    <w:p w14:paraId="10F91AFC" w14:textId="77777777" w:rsidR="00781A08" w:rsidRPr="0090751C" w:rsidRDefault="00781A08" w:rsidP="0090751C">
      <w:pPr>
        <w:pStyle w:val="Table1"/>
        <w:rPr>
          <w:rFonts w:ascii="Arial" w:hAnsi="Arial" w:cs="Arial"/>
          <w:sz w:val="20"/>
          <w:szCs w:val="20"/>
        </w:rPr>
      </w:pPr>
      <w:r w:rsidRPr="0090751C">
        <w:rPr>
          <w:rFonts w:ascii="Arial" w:hAnsi="Arial" w:cs="Arial"/>
          <w:sz w:val="20"/>
          <w:szCs w:val="20"/>
        </w:rPr>
        <w:t>Post Deployment 8x5 SIEM Application components 2nd Level Maintenance &amp; Support services [ Limited to Splunk Enterprise and Enterprise Security Application platform related issues]</w:t>
      </w:r>
    </w:p>
    <w:p w14:paraId="443486C9" w14:textId="77777777" w:rsidR="00AC79AF" w:rsidRPr="006126A5" w:rsidRDefault="00AC79AF" w:rsidP="0090751C">
      <w:pPr>
        <w:pStyle w:val="Table1"/>
        <w:numPr>
          <w:ilvl w:val="0"/>
          <w:numId w:val="0"/>
        </w:numPr>
        <w:ind w:left="720" w:hanging="360"/>
        <w:rPr>
          <w:rFonts w:ascii="Arial" w:hAnsi="Arial" w:cs="Arial"/>
          <w:sz w:val="20"/>
          <w:szCs w:val="20"/>
        </w:rPr>
      </w:pPr>
    </w:p>
    <w:p w14:paraId="2E23A4FD" w14:textId="77777777" w:rsidR="00AC79AF" w:rsidRPr="006126A5" w:rsidRDefault="00AC79AF" w:rsidP="00AC79AF">
      <w:pPr>
        <w:pStyle w:val="Table1"/>
        <w:numPr>
          <w:ilvl w:val="0"/>
          <w:numId w:val="0"/>
        </w:numPr>
        <w:ind w:left="360"/>
        <w:rPr>
          <w:rFonts w:ascii="Arial" w:hAnsi="Arial" w:cs="Arial"/>
          <w:sz w:val="20"/>
          <w:szCs w:val="20"/>
        </w:rPr>
      </w:pPr>
    </w:p>
    <w:p w14:paraId="287D3AD4" w14:textId="77777777" w:rsidR="00AC79AF" w:rsidRPr="006126A5" w:rsidRDefault="00AC79AF" w:rsidP="00AC79AF">
      <w:pPr>
        <w:rPr>
          <w:rFonts w:cs="Arial"/>
          <w:b/>
          <w:i/>
          <w:szCs w:val="20"/>
        </w:rPr>
      </w:pPr>
      <w:r w:rsidRPr="006126A5">
        <w:rPr>
          <w:rFonts w:cs="Arial"/>
          <w:b/>
          <w:szCs w:val="20"/>
        </w:rPr>
        <w:t>Activities in Scope</w:t>
      </w:r>
    </w:p>
    <w:p w14:paraId="21A27A0C" w14:textId="4D06D684" w:rsidR="00781A08" w:rsidRPr="0090751C" w:rsidRDefault="00781A08" w:rsidP="0090751C">
      <w:pPr>
        <w:pStyle w:val="Table1"/>
        <w:rPr>
          <w:rFonts w:ascii="Arial" w:hAnsi="Arial" w:cs="Arial"/>
          <w:sz w:val="20"/>
          <w:szCs w:val="20"/>
        </w:rPr>
      </w:pPr>
      <w:r w:rsidRPr="0090751C">
        <w:rPr>
          <w:rFonts w:ascii="Arial" w:hAnsi="Arial" w:cs="Arial"/>
          <w:sz w:val="20"/>
          <w:szCs w:val="20"/>
        </w:rPr>
        <w:t xml:space="preserve">Design &amp; Implementation of the proposed </w:t>
      </w:r>
      <w:r w:rsidR="00984367">
        <w:rPr>
          <w:rFonts w:ascii="Arial" w:hAnsi="Arial" w:cs="Arial"/>
          <w:sz w:val="20"/>
          <w:szCs w:val="20"/>
        </w:rPr>
        <w:t xml:space="preserve">Splunk based </w:t>
      </w:r>
      <w:r w:rsidRPr="0090751C">
        <w:rPr>
          <w:rFonts w:ascii="Arial" w:hAnsi="Arial" w:cs="Arial"/>
          <w:sz w:val="20"/>
          <w:szCs w:val="20"/>
        </w:rPr>
        <w:t>SIEM solution Telefonica DC in Frankfurt</w:t>
      </w:r>
    </w:p>
    <w:p w14:paraId="7130DF05" w14:textId="77777777" w:rsidR="00781A08" w:rsidRPr="0090751C" w:rsidRDefault="00781A08" w:rsidP="0090751C">
      <w:pPr>
        <w:pStyle w:val="Table1"/>
        <w:rPr>
          <w:rFonts w:ascii="Arial" w:hAnsi="Arial" w:cs="Arial"/>
          <w:sz w:val="20"/>
          <w:szCs w:val="20"/>
        </w:rPr>
      </w:pPr>
      <w:r w:rsidRPr="0090751C">
        <w:rPr>
          <w:rFonts w:ascii="Arial" w:hAnsi="Arial" w:cs="Arial"/>
          <w:sz w:val="20"/>
          <w:szCs w:val="20"/>
        </w:rPr>
        <w:t>Integration of Log Sources as mentioned in the “Systems to be connected” from the “functional requirements” document</w:t>
      </w:r>
    </w:p>
    <w:p w14:paraId="7AE8B9A6" w14:textId="2C1E6431" w:rsidR="00781A08" w:rsidRPr="0090751C" w:rsidRDefault="00984367" w:rsidP="0090751C">
      <w:pPr>
        <w:pStyle w:val="Table1"/>
        <w:rPr>
          <w:rFonts w:ascii="Arial" w:hAnsi="Arial" w:cs="Arial"/>
          <w:sz w:val="20"/>
          <w:szCs w:val="20"/>
        </w:rPr>
      </w:pPr>
      <w:r>
        <w:rPr>
          <w:rFonts w:ascii="Arial" w:hAnsi="Arial" w:cs="Arial"/>
          <w:sz w:val="20"/>
          <w:szCs w:val="20"/>
        </w:rPr>
        <w:t>Deploy Splunk Enterprise security app that would e</w:t>
      </w:r>
      <w:r w:rsidR="00781A08" w:rsidRPr="0090751C">
        <w:rPr>
          <w:rFonts w:ascii="Arial" w:hAnsi="Arial" w:cs="Arial"/>
          <w:sz w:val="20"/>
          <w:szCs w:val="20"/>
        </w:rPr>
        <w:t xml:space="preserve">nable </w:t>
      </w:r>
      <w:r w:rsidR="00D20E6D">
        <w:rPr>
          <w:rFonts w:ascii="Arial" w:hAnsi="Arial" w:cs="Arial"/>
          <w:sz w:val="20"/>
          <w:szCs w:val="20"/>
        </w:rPr>
        <w:t>Telefonica SOC team to build</w:t>
      </w:r>
      <w:r w:rsidR="00D20E6D">
        <w:rPr>
          <w:rFonts w:ascii="Arial" w:hAnsi="Arial" w:cs="Arial"/>
          <w:sz w:val="20"/>
          <w:szCs w:val="20"/>
        </w:rPr>
        <w:t xml:space="preserve"> </w:t>
      </w:r>
      <w:r w:rsidR="00781A08" w:rsidRPr="0090751C">
        <w:rPr>
          <w:rFonts w:ascii="Arial" w:hAnsi="Arial" w:cs="Arial"/>
          <w:sz w:val="20"/>
          <w:szCs w:val="20"/>
        </w:rPr>
        <w:t>the correlation rules mentioned in the “Log correlation and use cases” from the “functional requirements” document</w:t>
      </w:r>
    </w:p>
    <w:p w14:paraId="4D2718CE" w14:textId="77777777" w:rsidR="00781A08" w:rsidRPr="0090751C" w:rsidRDefault="00781A08" w:rsidP="0090751C">
      <w:pPr>
        <w:pStyle w:val="Table1"/>
        <w:rPr>
          <w:rFonts w:ascii="Arial" w:hAnsi="Arial" w:cs="Arial"/>
          <w:sz w:val="20"/>
          <w:szCs w:val="20"/>
        </w:rPr>
      </w:pPr>
      <w:r w:rsidRPr="0090751C">
        <w:rPr>
          <w:rFonts w:ascii="Arial" w:hAnsi="Arial" w:cs="Arial"/>
          <w:sz w:val="20"/>
          <w:szCs w:val="20"/>
        </w:rPr>
        <w:t>Enable User Management and Authorization</w:t>
      </w:r>
    </w:p>
    <w:p w14:paraId="6FEF6848" w14:textId="77777777" w:rsidR="00781A08" w:rsidRPr="0090751C" w:rsidRDefault="00781A08" w:rsidP="0090751C">
      <w:pPr>
        <w:pStyle w:val="Table1"/>
        <w:rPr>
          <w:rFonts w:ascii="Arial" w:hAnsi="Arial" w:cs="Arial"/>
          <w:sz w:val="20"/>
          <w:szCs w:val="20"/>
        </w:rPr>
      </w:pPr>
      <w:r w:rsidRPr="0090751C">
        <w:rPr>
          <w:rFonts w:ascii="Arial" w:hAnsi="Arial" w:cs="Arial"/>
          <w:sz w:val="20"/>
          <w:szCs w:val="20"/>
        </w:rPr>
        <w:t>Handover to Telefonica SoC Team for Monitoring and Administration</w:t>
      </w:r>
    </w:p>
    <w:p w14:paraId="4E807D01" w14:textId="77777777" w:rsidR="00781A08" w:rsidRPr="0090751C" w:rsidRDefault="00781A08" w:rsidP="0090751C">
      <w:pPr>
        <w:pStyle w:val="Table1"/>
        <w:rPr>
          <w:rFonts w:ascii="Arial" w:hAnsi="Arial" w:cs="Arial"/>
          <w:sz w:val="20"/>
          <w:szCs w:val="20"/>
        </w:rPr>
      </w:pPr>
      <w:r w:rsidRPr="0090751C">
        <w:rPr>
          <w:rFonts w:ascii="Arial" w:hAnsi="Arial" w:cs="Arial"/>
          <w:sz w:val="20"/>
          <w:szCs w:val="20"/>
        </w:rPr>
        <w:t>Post Deployment 8x5 SIEM Application components 2nd Level Maintenance &amp; Support services [ Limited to Splunk Enterprise and Enterprise Security Application platform related issues]</w:t>
      </w:r>
    </w:p>
    <w:p w14:paraId="78D2DE5F" w14:textId="647D9555" w:rsidR="00AC79AF" w:rsidRPr="006126A5" w:rsidRDefault="00AC79AF" w:rsidP="0090751C">
      <w:pPr>
        <w:pStyle w:val="Table1"/>
        <w:numPr>
          <w:ilvl w:val="0"/>
          <w:numId w:val="0"/>
        </w:numPr>
        <w:ind w:left="720"/>
        <w:rPr>
          <w:rFonts w:ascii="Arial" w:hAnsi="Arial" w:cs="Arial"/>
          <w:sz w:val="20"/>
          <w:szCs w:val="20"/>
        </w:rPr>
      </w:pPr>
    </w:p>
    <w:p w14:paraId="23479DA9" w14:textId="77777777" w:rsidR="00AC79AF" w:rsidRPr="00CF0FF7" w:rsidRDefault="00AC79AF" w:rsidP="00AC79AF">
      <w:pPr>
        <w:pStyle w:val="Table1"/>
        <w:numPr>
          <w:ilvl w:val="0"/>
          <w:numId w:val="0"/>
        </w:numPr>
        <w:ind w:left="360"/>
        <w:rPr>
          <w:rFonts w:ascii="Arial" w:hAnsi="Arial" w:cs="Arial"/>
        </w:rPr>
      </w:pPr>
    </w:p>
    <w:p w14:paraId="0D782800" w14:textId="77777777" w:rsidR="00AC79AF" w:rsidRPr="006126A5" w:rsidRDefault="00AC79AF" w:rsidP="00AC79AF">
      <w:pPr>
        <w:rPr>
          <w:rFonts w:cs="Arial"/>
          <w:b/>
          <w:szCs w:val="20"/>
        </w:rPr>
      </w:pPr>
      <w:r w:rsidRPr="006126A5">
        <w:rPr>
          <w:rFonts w:cs="Arial"/>
          <w:b/>
          <w:szCs w:val="20"/>
        </w:rPr>
        <w:lastRenderedPageBreak/>
        <w:t>Out of Scope</w:t>
      </w:r>
    </w:p>
    <w:p w14:paraId="6C51D20D" w14:textId="0035ED14" w:rsidR="00781A08" w:rsidRPr="00ED4FDE" w:rsidRDefault="00781A08" w:rsidP="009B1518">
      <w:pPr>
        <w:numPr>
          <w:ilvl w:val="0"/>
          <w:numId w:val="70"/>
        </w:numPr>
        <w:spacing w:before="240"/>
        <w:rPr>
          <w:rFonts w:eastAsiaTheme="minorHAnsi" w:cs="Arial"/>
          <w:bCs/>
          <w:szCs w:val="20"/>
          <w:lang w:val="en-US" w:bidi="ar-SA"/>
        </w:rPr>
      </w:pPr>
      <w:r w:rsidRPr="00ED4FDE">
        <w:rPr>
          <w:rFonts w:eastAsiaTheme="minorHAnsi" w:cs="Arial"/>
          <w:bCs/>
          <w:szCs w:val="20"/>
          <w:lang w:val="en-US" w:bidi="ar-SA"/>
        </w:rPr>
        <w:t xml:space="preserve">VM, Backup &amp; </w:t>
      </w:r>
      <w:r w:rsidR="002C1547" w:rsidRPr="00ED4FDE">
        <w:rPr>
          <w:rFonts w:eastAsiaTheme="minorHAnsi" w:cs="Arial"/>
          <w:bCs/>
          <w:szCs w:val="20"/>
          <w:lang w:val="en-US" w:bidi="ar-SA"/>
        </w:rPr>
        <w:t>Network Infrastructure</w:t>
      </w:r>
      <w:r w:rsidRPr="00ED4FDE">
        <w:rPr>
          <w:rFonts w:eastAsiaTheme="minorHAnsi" w:cs="Arial"/>
          <w:bCs/>
          <w:szCs w:val="20"/>
          <w:lang w:val="en-US" w:bidi="ar-SA"/>
        </w:rPr>
        <w:t xml:space="preserve"> Deployment, Management and Troubleshooting</w:t>
      </w:r>
    </w:p>
    <w:p w14:paraId="19F42DB8" w14:textId="77777777" w:rsidR="00781A08" w:rsidRPr="00ED4FDE" w:rsidRDefault="00781A08" w:rsidP="009B1518">
      <w:pPr>
        <w:numPr>
          <w:ilvl w:val="0"/>
          <w:numId w:val="70"/>
        </w:numPr>
        <w:spacing w:before="240"/>
        <w:rPr>
          <w:rFonts w:eastAsiaTheme="minorHAnsi" w:cs="Arial"/>
          <w:bCs/>
          <w:szCs w:val="20"/>
          <w:lang w:val="en-US" w:bidi="ar-SA"/>
        </w:rPr>
      </w:pPr>
      <w:r w:rsidRPr="00ED4FDE">
        <w:rPr>
          <w:rFonts w:eastAsiaTheme="minorHAnsi" w:cs="Arial"/>
          <w:bCs/>
          <w:szCs w:val="20"/>
          <w:lang w:val="en-US" w:bidi="ar-SA"/>
        </w:rPr>
        <w:t>Policy, standard and recommendation decisions</w:t>
      </w:r>
    </w:p>
    <w:p w14:paraId="478A9C06" w14:textId="77777777" w:rsidR="00781A08" w:rsidRPr="00ED4FDE" w:rsidRDefault="00781A08" w:rsidP="009B1518">
      <w:pPr>
        <w:numPr>
          <w:ilvl w:val="0"/>
          <w:numId w:val="70"/>
        </w:numPr>
        <w:spacing w:before="240"/>
        <w:rPr>
          <w:rFonts w:eastAsiaTheme="minorHAnsi" w:cs="Arial"/>
          <w:bCs/>
          <w:szCs w:val="20"/>
          <w:lang w:val="en-US" w:bidi="ar-SA"/>
        </w:rPr>
      </w:pPr>
      <w:r w:rsidRPr="00ED4FDE">
        <w:rPr>
          <w:rFonts w:eastAsiaTheme="minorHAnsi" w:cs="Arial"/>
          <w:bCs/>
          <w:szCs w:val="20"/>
          <w:lang w:val="en-US" w:bidi="ar-SA"/>
        </w:rPr>
        <w:t>Hands and Feet support</w:t>
      </w:r>
    </w:p>
    <w:p w14:paraId="2B906427" w14:textId="77777777" w:rsidR="00781A08" w:rsidRPr="00ED4FDE" w:rsidRDefault="00781A08" w:rsidP="009B1518">
      <w:pPr>
        <w:numPr>
          <w:ilvl w:val="0"/>
          <w:numId w:val="70"/>
        </w:numPr>
        <w:spacing w:before="240"/>
        <w:rPr>
          <w:rFonts w:eastAsiaTheme="minorHAnsi" w:cs="Arial"/>
          <w:bCs/>
          <w:szCs w:val="20"/>
          <w:lang w:val="en-US" w:bidi="ar-SA"/>
        </w:rPr>
      </w:pPr>
      <w:r w:rsidRPr="00ED4FDE">
        <w:rPr>
          <w:rFonts w:eastAsiaTheme="minorHAnsi" w:cs="Arial"/>
          <w:bCs/>
          <w:szCs w:val="20"/>
          <w:lang w:val="en-US" w:bidi="ar-SA"/>
        </w:rPr>
        <w:t>Product evaluation for future state technology/migration</w:t>
      </w:r>
    </w:p>
    <w:p w14:paraId="5D5EFB11" w14:textId="77777777" w:rsidR="00781A08" w:rsidRPr="00ED4FDE" w:rsidRDefault="00781A08" w:rsidP="009B1518">
      <w:pPr>
        <w:numPr>
          <w:ilvl w:val="0"/>
          <w:numId w:val="70"/>
        </w:numPr>
        <w:spacing w:before="240"/>
        <w:rPr>
          <w:rFonts w:eastAsiaTheme="minorHAnsi" w:cs="Arial"/>
          <w:bCs/>
          <w:szCs w:val="20"/>
          <w:lang w:val="en-US" w:bidi="ar-SA"/>
        </w:rPr>
      </w:pPr>
      <w:r w:rsidRPr="00ED4FDE">
        <w:rPr>
          <w:rFonts w:eastAsiaTheme="minorHAnsi" w:cs="Arial"/>
          <w:bCs/>
          <w:szCs w:val="20"/>
          <w:lang w:val="en-US" w:bidi="ar-SA"/>
        </w:rPr>
        <w:t>Performing audit</w:t>
      </w:r>
    </w:p>
    <w:p w14:paraId="1FD29F48" w14:textId="6499DB79" w:rsidR="00781A08" w:rsidRPr="00D86302" w:rsidRDefault="00781A08" w:rsidP="009B1518">
      <w:pPr>
        <w:numPr>
          <w:ilvl w:val="0"/>
          <w:numId w:val="70"/>
        </w:numPr>
        <w:spacing w:before="240"/>
        <w:rPr>
          <w:rFonts w:eastAsiaTheme="minorHAnsi" w:cs="Arial"/>
          <w:bCs/>
          <w:szCs w:val="20"/>
          <w:lang w:val="en-US" w:bidi="ar-SA"/>
        </w:rPr>
      </w:pPr>
      <w:r w:rsidRPr="00ED4FDE">
        <w:rPr>
          <w:rFonts w:eastAsiaTheme="minorHAnsi" w:cs="Arial"/>
          <w:bCs/>
          <w:szCs w:val="20"/>
          <w:lang w:val="en-US" w:bidi="ar-SA"/>
        </w:rPr>
        <w:t xml:space="preserve">Procurement of </w:t>
      </w:r>
      <w:r w:rsidR="00D86302">
        <w:rPr>
          <w:rFonts w:eastAsiaTheme="minorHAnsi" w:cs="Arial"/>
          <w:bCs/>
          <w:szCs w:val="20"/>
          <w:lang w:val="en-US" w:bidi="ar-SA"/>
        </w:rPr>
        <w:t>License and Tools</w:t>
      </w:r>
    </w:p>
    <w:p w14:paraId="187F6D6C" w14:textId="6E355A68" w:rsidR="00AC79AF" w:rsidRPr="006126A5" w:rsidRDefault="00ED4FDE" w:rsidP="00ED4FDE">
      <w:pPr>
        <w:spacing w:before="240"/>
        <w:rPr>
          <w:rFonts w:cs="Arial"/>
          <w:szCs w:val="20"/>
        </w:rPr>
      </w:pPr>
      <w:r w:rsidRPr="00ED4FDE">
        <w:rPr>
          <w:rFonts w:eastAsiaTheme="minorHAnsi" w:cs="Arial"/>
          <w:bCs/>
          <w:szCs w:val="20"/>
          <w:lang w:bidi="ar-SA"/>
        </w:rPr>
        <w:t xml:space="preserve"> </w:t>
      </w:r>
      <w:r w:rsidR="00AC79AF" w:rsidRPr="006126A5">
        <w:rPr>
          <w:rFonts w:cs="Arial"/>
          <w:szCs w:val="20"/>
        </w:rPr>
        <w:t>The following table describes the Cognizant strategy to meet the high</w:t>
      </w:r>
      <w:r w:rsidR="00581A27">
        <w:rPr>
          <w:rFonts w:cs="Arial"/>
          <w:szCs w:val="20"/>
        </w:rPr>
        <w:t xml:space="preserve"> level objectives of Telefonica</w:t>
      </w:r>
    </w:p>
    <w:tbl>
      <w:tblPr>
        <w:tblStyle w:val="GridTable4-Accent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3870"/>
        <w:gridCol w:w="3295"/>
      </w:tblGrid>
      <w:tr w:rsidR="00AC79AF" w:rsidRPr="006126A5" w14:paraId="288694D4" w14:textId="77777777" w:rsidTr="00581A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Borders>
              <w:right w:val="single" w:sz="4" w:space="0" w:color="FFFFFF" w:themeColor="background1"/>
            </w:tcBorders>
            <w:shd w:val="clear" w:color="auto" w:fill="002060"/>
          </w:tcPr>
          <w:p w14:paraId="6B95812D" w14:textId="77777777" w:rsidR="00AC79AF" w:rsidRPr="00D14824" w:rsidRDefault="00AC79AF" w:rsidP="00D14824">
            <w:pPr>
              <w:jc w:val="left"/>
              <w:rPr>
                <w:rFonts w:cs="Arial"/>
                <w:sz w:val="20"/>
                <w:szCs w:val="20"/>
              </w:rPr>
            </w:pPr>
            <w:r w:rsidRPr="00D14824">
              <w:rPr>
                <w:rFonts w:cs="Arial"/>
                <w:sz w:val="20"/>
                <w:szCs w:val="20"/>
              </w:rPr>
              <w:t>Telefonica Objectives</w:t>
            </w:r>
          </w:p>
        </w:tc>
        <w:tc>
          <w:tcPr>
            <w:tcW w:w="3870" w:type="dxa"/>
            <w:tcBorders>
              <w:left w:val="single" w:sz="4" w:space="0" w:color="FFFFFF" w:themeColor="background1"/>
              <w:right w:val="single" w:sz="4" w:space="0" w:color="FFFFFF" w:themeColor="background1"/>
            </w:tcBorders>
            <w:shd w:val="clear" w:color="auto" w:fill="002060"/>
          </w:tcPr>
          <w:p w14:paraId="61899D59" w14:textId="77777777" w:rsidR="00AC79AF" w:rsidRPr="006126A5" w:rsidRDefault="00AC79AF" w:rsidP="00AC79AF">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6126A5">
              <w:rPr>
                <w:rFonts w:cs="Arial"/>
                <w:sz w:val="20"/>
                <w:szCs w:val="20"/>
              </w:rPr>
              <w:t xml:space="preserve">Solution tenets </w:t>
            </w:r>
          </w:p>
        </w:tc>
        <w:tc>
          <w:tcPr>
            <w:tcW w:w="3295" w:type="dxa"/>
            <w:tcBorders>
              <w:left w:val="single" w:sz="4" w:space="0" w:color="FFFFFF" w:themeColor="background1"/>
            </w:tcBorders>
            <w:shd w:val="clear" w:color="auto" w:fill="002060"/>
          </w:tcPr>
          <w:p w14:paraId="77663EDD" w14:textId="77777777" w:rsidR="00AC79AF" w:rsidRPr="006126A5" w:rsidDel="00E2199C" w:rsidRDefault="00AC79AF" w:rsidP="00AC79AF">
            <w:pPr>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6126A5">
              <w:rPr>
                <w:rFonts w:cs="Arial"/>
                <w:sz w:val="20"/>
                <w:szCs w:val="20"/>
              </w:rPr>
              <w:t>Benefits to Telefonica</w:t>
            </w:r>
          </w:p>
        </w:tc>
      </w:tr>
      <w:tr w:rsidR="00890D33" w:rsidRPr="006126A5" w14:paraId="380E5FC1" w14:textId="77777777" w:rsidTr="00581A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tcPr>
          <w:p w14:paraId="5526412F" w14:textId="77777777" w:rsidR="00890D33" w:rsidRPr="00D14824" w:rsidRDefault="00890D33" w:rsidP="00D14824">
            <w:pPr>
              <w:jc w:val="left"/>
              <w:rPr>
                <w:rFonts w:cs="Arial"/>
                <w:color w:val="002060"/>
                <w:sz w:val="20"/>
                <w:szCs w:val="20"/>
              </w:rPr>
            </w:pPr>
            <w:r w:rsidRPr="00D14824">
              <w:rPr>
                <w:rFonts w:cs="Arial"/>
                <w:sz w:val="20"/>
                <w:szCs w:val="20"/>
              </w:rPr>
              <w:t>SIEM Implementation and Design</w:t>
            </w:r>
          </w:p>
        </w:tc>
        <w:tc>
          <w:tcPr>
            <w:tcW w:w="3870" w:type="dxa"/>
            <w:shd w:val="clear" w:color="auto" w:fill="auto"/>
          </w:tcPr>
          <w:p w14:paraId="379F79F9" w14:textId="46DB3CBB" w:rsidR="00890D33" w:rsidRPr="006126A5" w:rsidRDefault="00890D33" w:rsidP="00455127">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126A5">
              <w:rPr>
                <w:rFonts w:cs="Arial"/>
                <w:sz w:val="20"/>
                <w:szCs w:val="20"/>
              </w:rPr>
              <w:t xml:space="preserve">Cognizant will </w:t>
            </w:r>
            <w:r w:rsidR="00455127">
              <w:rPr>
                <w:rFonts w:cs="Arial"/>
                <w:sz w:val="20"/>
                <w:szCs w:val="20"/>
              </w:rPr>
              <w:t>provision a</w:t>
            </w:r>
            <w:r w:rsidRPr="006126A5">
              <w:rPr>
                <w:rFonts w:cs="Arial"/>
                <w:sz w:val="20"/>
                <w:szCs w:val="20"/>
              </w:rPr>
              <w:t xml:space="preserve"> SIEM Architect with relevant experience of the proposed SIEM solution.  The architect will be responsible for Design, Configuration, and Integration of agreed log sources, Customized Dashboard, Correlation rules and Reports creation as per Telefonica requirement.  Fine-tuning of the platform.</w:t>
            </w:r>
          </w:p>
        </w:tc>
        <w:tc>
          <w:tcPr>
            <w:tcW w:w="3295" w:type="dxa"/>
            <w:shd w:val="clear" w:color="auto" w:fill="auto"/>
          </w:tcPr>
          <w:p w14:paraId="7C170D63" w14:textId="77777777" w:rsidR="00890D33" w:rsidRPr="006126A5" w:rsidRDefault="00890D33" w:rsidP="004C184D">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126A5">
              <w:rPr>
                <w:rFonts w:cs="Arial"/>
                <w:sz w:val="20"/>
                <w:szCs w:val="20"/>
              </w:rPr>
              <w:t xml:space="preserve">Experienced and skilled resource helps Telefonica to meets its objective to robust SIEM design and implementation. </w:t>
            </w:r>
          </w:p>
          <w:p w14:paraId="1B697731" w14:textId="5E7313BE" w:rsidR="00890D33" w:rsidRPr="006126A5" w:rsidRDefault="00890D33" w:rsidP="004C184D">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AC79AF" w:rsidRPr="006126A5" w14:paraId="71F5BA15" w14:textId="77777777" w:rsidTr="00581A27">
        <w:trPr>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tcPr>
          <w:p w14:paraId="4E085C43" w14:textId="5C838D63" w:rsidR="00AC79AF" w:rsidRPr="00D14824" w:rsidRDefault="00E02B17" w:rsidP="00D14824">
            <w:pPr>
              <w:jc w:val="left"/>
              <w:rPr>
                <w:rFonts w:cs="Arial"/>
                <w:sz w:val="20"/>
                <w:szCs w:val="20"/>
              </w:rPr>
            </w:pPr>
            <w:r w:rsidRPr="00D14824">
              <w:rPr>
                <w:rFonts w:cs="Arial"/>
                <w:bCs w:val="0"/>
                <w:sz w:val="20"/>
                <w:szCs w:val="20"/>
              </w:rPr>
              <w:t>SIEM (security information and event management) deployment for Log Consolidation and detect and prevent potential security issues.</w:t>
            </w:r>
            <w:r w:rsidRPr="00D14824">
              <w:rPr>
                <w:rFonts w:cs="Arial"/>
                <w:sz w:val="20"/>
                <w:szCs w:val="20"/>
              </w:rPr>
              <w:t xml:space="preserve"> </w:t>
            </w:r>
          </w:p>
        </w:tc>
        <w:tc>
          <w:tcPr>
            <w:tcW w:w="3870" w:type="dxa"/>
            <w:shd w:val="clear" w:color="auto" w:fill="auto"/>
          </w:tcPr>
          <w:p w14:paraId="31C8489D" w14:textId="4A21A03A" w:rsidR="00AC79AF" w:rsidRDefault="00AC79AF" w:rsidP="004C184D">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126A5">
              <w:rPr>
                <w:rFonts w:cs="Arial"/>
                <w:sz w:val="20"/>
                <w:szCs w:val="20"/>
              </w:rPr>
              <w:t>Cognizant proposes Splunk</w:t>
            </w:r>
            <w:r w:rsidR="00D71BF5" w:rsidRPr="006126A5">
              <w:rPr>
                <w:rFonts w:cs="Arial"/>
                <w:sz w:val="20"/>
                <w:szCs w:val="20"/>
              </w:rPr>
              <w:t xml:space="preserve"> Enterprise Security</w:t>
            </w:r>
            <w:r w:rsidRPr="006126A5">
              <w:rPr>
                <w:rFonts w:cs="Arial"/>
                <w:sz w:val="20"/>
                <w:szCs w:val="20"/>
              </w:rPr>
              <w:t xml:space="preserve"> SIEM solution that will be deployed at the </w:t>
            </w:r>
            <w:r w:rsidR="00D50348" w:rsidRPr="006126A5">
              <w:rPr>
                <w:rFonts w:cs="Arial"/>
                <w:sz w:val="20"/>
                <w:szCs w:val="20"/>
              </w:rPr>
              <w:t>datacentres</w:t>
            </w:r>
            <w:r w:rsidRPr="006126A5">
              <w:rPr>
                <w:rFonts w:cs="Arial"/>
                <w:sz w:val="20"/>
                <w:szCs w:val="20"/>
              </w:rPr>
              <w:t xml:space="preserve"> of Telefonica located in </w:t>
            </w:r>
            <w:r w:rsidR="00D50348" w:rsidRPr="006126A5">
              <w:rPr>
                <w:rFonts w:cs="Arial"/>
                <w:sz w:val="20"/>
                <w:szCs w:val="20"/>
              </w:rPr>
              <w:t>Frankfurt</w:t>
            </w:r>
            <w:r w:rsidRPr="006126A5">
              <w:rPr>
                <w:rFonts w:cs="Arial"/>
                <w:sz w:val="20"/>
                <w:szCs w:val="20"/>
              </w:rPr>
              <w:t xml:space="preserve"> that is capable enough to handle the initial </w:t>
            </w:r>
            <w:r w:rsidR="00C634B9">
              <w:rPr>
                <w:rFonts w:cs="Arial"/>
                <w:sz w:val="20"/>
                <w:szCs w:val="20"/>
              </w:rPr>
              <w:t>30</w:t>
            </w:r>
            <w:r w:rsidR="0007734E">
              <w:rPr>
                <w:rFonts w:cs="Arial"/>
                <w:sz w:val="20"/>
                <w:szCs w:val="20"/>
              </w:rPr>
              <w:t xml:space="preserve">0 </w:t>
            </w:r>
            <w:r w:rsidR="00D71BF5" w:rsidRPr="006126A5">
              <w:rPr>
                <w:rFonts w:cs="Arial"/>
                <w:sz w:val="20"/>
                <w:szCs w:val="20"/>
              </w:rPr>
              <w:t>GB/Day</w:t>
            </w:r>
            <w:r w:rsidR="00F67D05">
              <w:rPr>
                <w:rFonts w:cs="Arial"/>
                <w:sz w:val="20"/>
                <w:szCs w:val="20"/>
              </w:rPr>
              <w:t xml:space="preserve"> capacity and scale further by onboarding additional component within the cluster.</w:t>
            </w:r>
          </w:p>
          <w:p w14:paraId="6B967371" w14:textId="77777777" w:rsidR="00AC79AF" w:rsidRPr="006126A5" w:rsidRDefault="00AC79AF" w:rsidP="004C184D">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126A5">
              <w:rPr>
                <w:rFonts w:cs="Arial"/>
                <w:sz w:val="20"/>
                <w:szCs w:val="20"/>
              </w:rPr>
              <w:t>The proposed solution provides a scalable, easy-to-use, intelligent and robust architecture for Security Incident Monitoring and Investigation that delivers-</w:t>
            </w:r>
          </w:p>
          <w:p w14:paraId="05D7B00A" w14:textId="77777777" w:rsidR="00AC79AF" w:rsidRPr="006126A5" w:rsidRDefault="00AC79AF" w:rsidP="004C184D">
            <w:pPr>
              <w:pStyle w:val="Table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6A5">
              <w:rPr>
                <w:rFonts w:ascii="Arial" w:hAnsi="Arial" w:cs="Arial"/>
                <w:sz w:val="20"/>
                <w:szCs w:val="20"/>
              </w:rPr>
              <w:t>An architecture that is enterprise-scale, modular and resilient to sustain event collection with minimal risk of data loss</w:t>
            </w:r>
          </w:p>
          <w:p w14:paraId="3E891805" w14:textId="75B0A5E0" w:rsidR="00AC79AF" w:rsidRPr="006126A5" w:rsidRDefault="00AC79AF" w:rsidP="004C184D">
            <w:pPr>
              <w:pStyle w:val="Table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6A5">
              <w:rPr>
                <w:rFonts w:ascii="Arial" w:hAnsi="Arial" w:cs="Arial"/>
                <w:sz w:val="20"/>
                <w:szCs w:val="20"/>
              </w:rPr>
              <w:t>Enhanced incident management capabilities by supporting real-time detection of, investigation of emerging threats in the environment.</w:t>
            </w:r>
          </w:p>
          <w:p w14:paraId="2B9B920B" w14:textId="60888F92" w:rsidR="00AC79AF" w:rsidRPr="006126A5" w:rsidRDefault="00AC79AF" w:rsidP="00F67D05">
            <w:pPr>
              <w:pStyle w:val="Table1"/>
              <w:numPr>
                <w:ilvl w:val="0"/>
                <w:numId w:val="0"/>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6A5">
              <w:rPr>
                <w:rFonts w:ascii="Arial" w:hAnsi="Arial" w:cs="Arial"/>
                <w:sz w:val="20"/>
                <w:szCs w:val="20"/>
              </w:rPr>
              <w:t>.</w:t>
            </w:r>
          </w:p>
        </w:tc>
        <w:tc>
          <w:tcPr>
            <w:tcW w:w="3295" w:type="dxa"/>
            <w:shd w:val="clear" w:color="auto" w:fill="auto"/>
          </w:tcPr>
          <w:p w14:paraId="0A3E6D24" w14:textId="77777777" w:rsidR="00AC79AF" w:rsidRPr="006126A5" w:rsidRDefault="00AC79AF" w:rsidP="009B1518">
            <w:pPr>
              <w:pStyle w:val="Table1"/>
              <w:numPr>
                <w:ilvl w:val="0"/>
                <w:numId w:val="71"/>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6A5">
              <w:rPr>
                <w:rFonts w:ascii="Arial" w:hAnsi="Arial" w:cs="Arial"/>
                <w:sz w:val="20"/>
                <w:szCs w:val="20"/>
              </w:rPr>
              <w:t xml:space="preserve">An architecture that is </w:t>
            </w:r>
            <w:r w:rsidRPr="006126A5">
              <w:rPr>
                <w:rFonts w:ascii="Arial" w:hAnsi="Arial" w:cs="Arial"/>
                <w:color w:val="000000" w:themeColor="text1"/>
                <w:sz w:val="20"/>
                <w:szCs w:val="20"/>
              </w:rPr>
              <w:t xml:space="preserve">enterprise-scale, modular and resilient </w:t>
            </w:r>
            <w:r w:rsidRPr="006126A5">
              <w:rPr>
                <w:rFonts w:ascii="Arial" w:hAnsi="Arial" w:cs="Arial"/>
                <w:sz w:val="20"/>
                <w:szCs w:val="20"/>
              </w:rPr>
              <w:t>to sustain event collection with minimal risk of data loss</w:t>
            </w:r>
          </w:p>
          <w:p w14:paraId="17EDB9F3" w14:textId="79455B19" w:rsidR="00AC79AF" w:rsidRPr="006126A5" w:rsidRDefault="00C634B9" w:rsidP="009B1518">
            <w:pPr>
              <w:pStyle w:val="Table1"/>
              <w:numPr>
                <w:ilvl w:val="0"/>
                <w:numId w:val="71"/>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Cluster design allows Telefonica to scale by adding additional components in the cluster</w:t>
            </w:r>
          </w:p>
          <w:p w14:paraId="160357C7" w14:textId="47652419" w:rsidR="00AC79AF" w:rsidRDefault="00AC79AF" w:rsidP="009B1518">
            <w:pPr>
              <w:pStyle w:val="Table1"/>
              <w:numPr>
                <w:ilvl w:val="0"/>
                <w:numId w:val="71"/>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6A5">
              <w:rPr>
                <w:rFonts w:ascii="Arial" w:hAnsi="Arial" w:cs="Arial"/>
                <w:sz w:val="20"/>
                <w:szCs w:val="20"/>
              </w:rPr>
              <w:t>High Availability at the log collection level</w:t>
            </w:r>
          </w:p>
          <w:p w14:paraId="0E26BE9C" w14:textId="1399258D" w:rsidR="0070741A" w:rsidRPr="006126A5" w:rsidRDefault="0070741A" w:rsidP="009B1518">
            <w:pPr>
              <w:pStyle w:val="Table1"/>
              <w:numPr>
                <w:ilvl w:val="0"/>
                <w:numId w:val="71"/>
              </w:num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Dedicated Search Head for Enterprise Security app</w:t>
            </w:r>
            <w:r w:rsidR="003F5652">
              <w:rPr>
                <w:rFonts w:ascii="Arial" w:hAnsi="Arial" w:cs="Arial"/>
                <w:sz w:val="20"/>
                <w:szCs w:val="20"/>
              </w:rPr>
              <w:t xml:space="preserve"> </w:t>
            </w:r>
          </w:p>
          <w:p w14:paraId="194B1F1F" w14:textId="77777777" w:rsidR="00AC79AF" w:rsidRPr="006126A5" w:rsidRDefault="00AC79AF" w:rsidP="004C184D">
            <w:pPr>
              <w:pStyle w:val="Table1"/>
              <w:numPr>
                <w:ilvl w:val="0"/>
                <w:numId w:val="0"/>
              </w:numPr>
              <w:ind w:left="72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D326A" w:rsidRPr="006126A5" w14:paraId="311303B3" w14:textId="77777777" w:rsidTr="00052421">
        <w:trPr>
          <w:cnfStyle w:val="000000100000" w:firstRow="0" w:lastRow="0" w:firstColumn="0" w:lastColumn="0" w:oddVBand="0" w:evenVBand="0" w:oddHBand="1" w:evenHBand="0" w:firstRowFirstColumn="0" w:firstRowLastColumn="0" w:lastRowFirstColumn="0" w:lastRowLastColumn="0"/>
          <w:trHeight w:val="3059"/>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tcPr>
          <w:p w14:paraId="43E4EB77" w14:textId="0A33FD78" w:rsidR="00ED326A" w:rsidRPr="00D14824" w:rsidRDefault="00ED326A" w:rsidP="00D14824">
            <w:pPr>
              <w:jc w:val="left"/>
              <w:rPr>
                <w:rFonts w:cs="Arial"/>
                <w:sz w:val="20"/>
                <w:szCs w:val="20"/>
              </w:rPr>
            </w:pPr>
            <w:r w:rsidRPr="00D14824">
              <w:rPr>
                <w:rFonts w:cs="Arial"/>
                <w:sz w:val="20"/>
                <w:szCs w:val="20"/>
              </w:rPr>
              <w:lastRenderedPageBreak/>
              <w:t xml:space="preserve">Integration </w:t>
            </w:r>
          </w:p>
          <w:p w14:paraId="448AFE29" w14:textId="6902609D" w:rsidR="00ED326A" w:rsidRPr="00D14824" w:rsidRDefault="00ED326A" w:rsidP="00D14824">
            <w:pPr>
              <w:jc w:val="left"/>
              <w:rPr>
                <w:rFonts w:cs="Arial"/>
                <w:sz w:val="20"/>
                <w:szCs w:val="20"/>
              </w:rPr>
            </w:pPr>
          </w:p>
        </w:tc>
        <w:tc>
          <w:tcPr>
            <w:tcW w:w="3870" w:type="dxa"/>
            <w:shd w:val="clear" w:color="auto" w:fill="auto"/>
          </w:tcPr>
          <w:p w14:paraId="0AAAEC08" w14:textId="78FEC7C8" w:rsidR="00B45DAF" w:rsidRPr="006126A5" w:rsidRDefault="00B45DAF" w:rsidP="004C184D">
            <w:pPr>
              <w:pStyle w:val="Table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6A5">
              <w:rPr>
                <w:rFonts w:ascii="Arial" w:hAnsi="Arial" w:cs="Arial"/>
                <w:sz w:val="20"/>
                <w:szCs w:val="20"/>
              </w:rPr>
              <w:t>Onboard Log Sources as mentioned in the “Systems to be connected” from the “functional requirements” document</w:t>
            </w:r>
          </w:p>
          <w:p w14:paraId="47767E03" w14:textId="0605FA73" w:rsidR="009E2E51" w:rsidRPr="0090751C" w:rsidRDefault="009E2E51" w:rsidP="009E2E51">
            <w:pPr>
              <w:pStyle w:val="Table1"/>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Deploy Splunk Enterprise security app </w:t>
            </w:r>
          </w:p>
          <w:p w14:paraId="3D2E01A3" w14:textId="4BFCDD3A" w:rsidR="00B45DAF" w:rsidRPr="006126A5" w:rsidRDefault="00B45DAF" w:rsidP="004C184D">
            <w:pPr>
              <w:pStyle w:val="Table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126A5">
              <w:rPr>
                <w:rFonts w:ascii="Arial" w:hAnsi="Arial" w:cs="Arial"/>
                <w:sz w:val="20"/>
                <w:szCs w:val="20"/>
              </w:rPr>
              <w:t>Recommend additional use cases based on Cognizant experience with other customers during Implementation stage and during Operations stage as well</w:t>
            </w:r>
          </w:p>
          <w:p w14:paraId="50021800" w14:textId="7A292464" w:rsidR="00310C13" w:rsidRPr="00052421" w:rsidRDefault="004435A3" w:rsidP="00052421">
            <w:pPr>
              <w:pStyle w:val="Table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sidRPr="006126A5">
              <w:rPr>
                <w:rFonts w:ascii="Arial" w:hAnsi="Arial" w:cs="Arial"/>
                <w:sz w:val="20"/>
                <w:szCs w:val="20"/>
                <w:lang w:eastAsia="es-ES"/>
              </w:rPr>
              <w:t xml:space="preserve">Configure dashboards </w:t>
            </w:r>
            <w:r w:rsidR="009E2E51">
              <w:rPr>
                <w:rFonts w:ascii="Arial" w:hAnsi="Arial" w:cs="Arial"/>
                <w:sz w:val="20"/>
                <w:szCs w:val="20"/>
                <w:lang w:eastAsia="es-ES"/>
              </w:rPr>
              <w:t>and reporting</w:t>
            </w:r>
          </w:p>
          <w:p w14:paraId="17D544B4" w14:textId="77777777" w:rsidR="004435A3" w:rsidRPr="006126A5" w:rsidRDefault="004435A3" w:rsidP="004C184D">
            <w:pPr>
              <w:pStyle w:val="Table1"/>
              <w:numPr>
                <w:ilvl w:val="0"/>
                <w:numId w:val="0"/>
              </w:numPr>
              <w:ind w:left="72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3453FCA" w14:textId="35AB35C2" w:rsidR="00ED326A" w:rsidRPr="006126A5" w:rsidRDefault="00ED326A" w:rsidP="004C184D">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3295" w:type="dxa"/>
            <w:shd w:val="clear" w:color="auto" w:fill="auto"/>
          </w:tcPr>
          <w:p w14:paraId="02CDC30D" w14:textId="77777777" w:rsidR="00052421" w:rsidRDefault="00052421" w:rsidP="00052421">
            <w:pPr>
              <w:pStyle w:val="Table1"/>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w:t>
            </w:r>
            <w:r w:rsidRPr="0090751C">
              <w:rPr>
                <w:rFonts w:ascii="Arial" w:hAnsi="Arial" w:cs="Arial"/>
                <w:sz w:val="20"/>
                <w:szCs w:val="20"/>
              </w:rPr>
              <w:t xml:space="preserve">nable </w:t>
            </w:r>
            <w:r>
              <w:rPr>
                <w:rFonts w:ascii="Arial" w:hAnsi="Arial" w:cs="Arial"/>
                <w:sz w:val="20"/>
                <w:szCs w:val="20"/>
              </w:rPr>
              <w:t>Telefonica SOC Team to leverage Splunk Enterprise security app or build</w:t>
            </w:r>
            <w:r w:rsidRPr="0090751C">
              <w:rPr>
                <w:rFonts w:ascii="Arial" w:hAnsi="Arial" w:cs="Arial"/>
                <w:sz w:val="20"/>
                <w:szCs w:val="20"/>
              </w:rPr>
              <w:t xml:space="preserve"> correlation rules </w:t>
            </w:r>
            <w:r>
              <w:rPr>
                <w:rFonts w:ascii="Arial" w:hAnsi="Arial" w:cs="Arial"/>
                <w:sz w:val="20"/>
                <w:szCs w:val="20"/>
              </w:rPr>
              <w:t>and use cases for Security Event Monitoring, triage, analysis and investigation.</w:t>
            </w:r>
          </w:p>
          <w:p w14:paraId="32ACFA81" w14:textId="7A3CF6FE" w:rsidR="00C22A46" w:rsidRPr="00C22A46" w:rsidRDefault="00052421" w:rsidP="00052421">
            <w:pPr>
              <w:pStyle w:val="Table1"/>
              <w:cnfStyle w:val="000000100000" w:firstRow="0" w:lastRow="0" w:firstColumn="0" w:lastColumn="0" w:oddVBand="0" w:evenVBand="0" w:oddHBand="1" w:evenHBand="0" w:firstRowFirstColumn="0" w:firstRowLastColumn="0" w:lastRowFirstColumn="0" w:lastRowLastColumn="0"/>
            </w:pPr>
            <w:r>
              <w:rPr>
                <w:rFonts w:ascii="Arial" w:hAnsi="Arial" w:cs="Arial"/>
                <w:sz w:val="20"/>
                <w:szCs w:val="20"/>
              </w:rPr>
              <w:t>Cognizant Splunk Experts Onsite providing second level support during maintenance phase based on change request initiated by Telefonica SOC team</w:t>
            </w:r>
          </w:p>
        </w:tc>
      </w:tr>
      <w:tr w:rsidR="00AC79AF" w:rsidRPr="006126A5" w14:paraId="30C3FA64" w14:textId="77777777" w:rsidTr="00581A27">
        <w:trPr>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tcPr>
          <w:p w14:paraId="33CB02FD" w14:textId="226E6E1D" w:rsidR="00AC79AF" w:rsidRPr="00D14824" w:rsidRDefault="00890D33" w:rsidP="00D14824">
            <w:pPr>
              <w:jc w:val="left"/>
              <w:rPr>
                <w:rFonts w:cs="Arial"/>
                <w:sz w:val="20"/>
                <w:szCs w:val="20"/>
              </w:rPr>
            </w:pPr>
            <w:r w:rsidRPr="00D14824">
              <w:rPr>
                <w:rFonts w:cs="Arial"/>
                <w:sz w:val="20"/>
                <w:szCs w:val="20"/>
              </w:rPr>
              <w:t xml:space="preserve">Archiving for </w:t>
            </w:r>
            <w:r w:rsidR="00E72B4C" w:rsidRPr="00D14824">
              <w:rPr>
                <w:rFonts w:cs="Arial"/>
                <w:sz w:val="20"/>
                <w:szCs w:val="20"/>
              </w:rPr>
              <w:t>6</w:t>
            </w:r>
            <w:r w:rsidRPr="00D14824">
              <w:rPr>
                <w:rFonts w:cs="Arial"/>
                <w:sz w:val="20"/>
                <w:szCs w:val="20"/>
              </w:rPr>
              <w:t xml:space="preserve"> Months</w:t>
            </w:r>
          </w:p>
        </w:tc>
        <w:tc>
          <w:tcPr>
            <w:tcW w:w="3870" w:type="dxa"/>
            <w:shd w:val="clear" w:color="auto" w:fill="auto"/>
          </w:tcPr>
          <w:p w14:paraId="0B4064E5" w14:textId="1F4E6593" w:rsidR="00AC79AF" w:rsidRPr="006126A5" w:rsidRDefault="00B1316F" w:rsidP="00B1316F">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Pr>
                <w:rFonts w:cs="Arial"/>
                <w:sz w:val="20"/>
                <w:szCs w:val="20"/>
              </w:rPr>
              <w:t>The</w:t>
            </w:r>
            <w:r w:rsidR="00890D33" w:rsidRPr="006126A5">
              <w:rPr>
                <w:rFonts w:cs="Arial"/>
                <w:sz w:val="20"/>
                <w:szCs w:val="20"/>
              </w:rPr>
              <w:t xml:space="preserve"> solution </w:t>
            </w:r>
            <w:r>
              <w:rPr>
                <w:rFonts w:cs="Arial"/>
                <w:sz w:val="20"/>
                <w:szCs w:val="20"/>
              </w:rPr>
              <w:t>is sized Virtual Environment</w:t>
            </w:r>
            <w:r w:rsidR="00890D33" w:rsidRPr="006126A5">
              <w:rPr>
                <w:rFonts w:cs="Arial"/>
                <w:sz w:val="20"/>
                <w:szCs w:val="20"/>
              </w:rPr>
              <w:t xml:space="preserve"> with Required storage specification and parameters for Log Retention.</w:t>
            </w:r>
          </w:p>
        </w:tc>
        <w:tc>
          <w:tcPr>
            <w:tcW w:w="3295" w:type="dxa"/>
            <w:shd w:val="clear" w:color="auto" w:fill="auto"/>
          </w:tcPr>
          <w:p w14:paraId="7B8E3EDB" w14:textId="3DE6EEE6" w:rsidR="00890D33" w:rsidRPr="006126A5" w:rsidRDefault="00890D33" w:rsidP="004C184D">
            <w:pPr>
              <w:pStyle w:val="Table1"/>
              <w:numPr>
                <w:ilvl w:val="0"/>
                <w:numId w:val="0"/>
              </w:numPr>
              <w:ind w:left="720" w:hanging="36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126A5">
              <w:rPr>
                <w:rFonts w:ascii="Arial" w:hAnsi="Arial" w:cs="Arial"/>
                <w:sz w:val="20"/>
                <w:szCs w:val="20"/>
              </w:rPr>
              <w:t xml:space="preserve">Enables </w:t>
            </w:r>
            <w:r w:rsidRPr="006126A5">
              <w:rPr>
                <w:rFonts w:ascii="Arial" w:hAnsi="Arial" w:cs="Arial"/>
                <w:sz w:val="20"/>
                <w:szCs w:val="20"/>
                <w:lang w:eastAsia="es-ES"/>
              </w:rPr>
              <w:t>Detection &amp; Investigation possibilities for a longer period in the past in a central platform for all network elements</w:t>
            </w:r>
          </w:p>
          <w:p w14:paraId="72D3572B" w14:textId="113EC83B" w:rsidR="00AC79AF" w:rsidRPr="006126A5" w:rsidRDefault="00AC79AF" w:rsidP="004C184D">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A528B" w:rsidRPr="006126A5" w14:paraId="7E63AAAB" w14:textId="77777777" w:rsidTr="00581A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tcPr>
          <w:p w14:paraId="1DA24B8A" w14:textId="77777777" w:rsidR="00FA528B" w:rsidRPr="00D14824" w:rsidRDefault="00FA528B" w:rsidP="00D14824">
            <w:pPr>
              <w:jc w:val="left"/>
              <w:rPr>
                <w:rFonts w:cs="Arial"/>
                <w:sz w:val="20"/>
                <w:szCs w:val="20"/>
              </w:rPr>
            </w:pPr>
            <w:r w:rsidRPr="00D14824">
              <w:rPr>
                <w:rFonts w:cs="Arial"/>
                <w:sz w:val="20"/>
                <w:szCs w:val="20"/>
              </w:rPr>
              <w:t>Reporting</w:t>
            </w:r>
          </w:p>
        </w:tc>
        <w:tc>
          <w:tcPr>
            <w:tcW w:w="3870" w:type="dxa"/>
            <w:shd w:val="clear" w:color="auto" w:fill="auto"/>
          </w:tcPr>
          <w:p w14:paraId="7638AAB9" w14:textId="3FC08B68" w:rsidR="00FA528B" w:rsidRPr="006126A5" w:rsidRDefault="00FA528B" w:rsidP="004C184D">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126A5">
              <w:rPr>
                <w:rFonts w:cs="Arial"/>
                <w:sz w:val="20"/>
                <w:szCs w:val="20"/>
              </w:rPr>
              <w:t xml:space="preserve">Out-of-the-box content templates for reporting and dashboards for numerous regulatory compliance </w:t>
            </w:r>
            <w:r w:rsidR="00B45DAF" w:rsidRPr="006126A5">
              <w:rPr>
                <w:rFonts w:cs="Arial"/>
                <w:sz w:val="20"/>
                <w:szCs w:val="20"/>
              </w:rPr>
              <w:t>For example:</w:t>
            </w:r>
            <w:r w:rsidRPr="006126A5">
              <w:rPr>
                <w:rFonts w:cs="Arial"/>
                <w:sz w:val="20"/>
                <w:szCs w:val="20"/>
              </w:rPr>
              <w:t xml:space="preserve"> NERC-CIP, HIPAA, SOX, PCI-DSS, EU 8th Directive etc. </w:t>
            </w:r>
          </w:p>
        </w:tc>
        <w:tc>
          <w:tcPr>
            <w:tcW w:w="3295" w:type="dxa"/>
          </w:tcPr>
          <w:p w14:paraId="76FA60E2" w14:textId="77777777" w:rsidR="00FA528B" w:rsidRPr="006126A5" w:rsidRDefault="00FA528B" w:rsidP="004C184D">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6126A5">
              <w:rPr>
                <w:rFonts w:cs="Arial"/>
                <w:sz w:val="20"/>
                <w:szCs w:val="20"/>
              </w:rPr>
              <w:t>Meets Telefonica’s compliance reporting requirement.</w:t>
            </w:r>
          </w:p>
        </w:tc>
      </w:tr>
      <w:tr w:rsidR="00AC79AF" w:rsidRPr="006126A5" w14:paraId="50AC786D" w14:textId="77777777" w:rsidTr="00581A27">
        <w:trPr>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tcPr>
          <w:p w14:paraId="2C77DA20" w14:textId="1E146D42" w:rsidR="00AC79AF" w:rsidRPr="00D14824" w:rsidRDefault="00714B64" w:rsidP="00D14824">
            <w:pPr>
              <w:jc w:val="left"/>
              <w:rPr>
                <w:rFonts w:cs="Arial"/>
                <w:sz w:val="20"/>
                <w:szCs w:val="20"/>
              </w:rPr>
            </w:pPr>
            <w:r>
              <w:rPr>
                <w:rFonts w:cs="Arial"/>
                <w:sz w:val="20"/>
                <w:szCs w:val="20"/>
              </w:rPr>
              <w:t>Handover to Telefonica SOC</w:t>
            </w:r>
            <w:r w:rsidR="009E0251" w:rsidRPr="00D14824">
              <w:rPr>
                <w:rFonts w:cs="Arial"/>
                <w:sz w:val="20"/>
                <w:szCs w:val="20"/>
              </w:rPr>
              <w:t xml:space="preserve"> </w:t>
            </w:r>
            <w:r w:rsidR="00AC79AF" w:rsidRPr="00D14824">
              <w:rPr>
                <w:rFonts w:cs="Arial"/>
                <w:sz w:val="20"/>
                <w:szCs w:val="20"/>
              </w:rPr>
              <w:t>personnel</w:t>
            </w:r>
          </w:p>
        </w:tc>
        <w:tc>
          <w:tcPr>
            <w:tcW w:w="3870" w:type="dxa"/>
            <w:shd w:val="clear" w:color="auto" w:fill="auto"/>
          </w:tcPr>
          <w:p w14:paraId="01CC6651" w14:textId="77777777" w:rsidR="00ED40CF" w:rsidRPr="00B23408" w:rsidRDefault="00ED40CF" w:rsidP="00B23408">
            <w:pPr>
              <w:tabs>
                <w:tab w:val="num" w:pos="720"/>
              </w:tabs>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B23408">
              <w:rPr>
                <w:rFonts w:cs="Arial"/>
                <w:sz w:val="20"/>
                <w:szCs w:val="20"/>
              </w:rPr>
              <w:t>Handover to Telefonica SoC Team for Monitoring and Administration</w:t>
            </w:r>
          </w:p>
          <w:p w14:paraId="0CF7C9AE" w14:textId="38E69AC6" w:rsidR="00AC79AF" w:rsidRPr="006126A5" w:rsidRDefault="00AC79AF" w:rsidP="004C184D">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p>
        </w:tc>
        <w:tc>
          <w:tcPr>
            <w:tcW w:w="3295" w:type="dxa"/>
            <w:shd w:val="clear" w:color="auto" w:fill="auto"/>
          </w:tcPr>
          <w:p w14:paraId="1900D9B3" w14:textId="2FB73002" w:rsidR="00AC79AF" w:rsidRPr="006126A5" w:rsidRDefault="00AC79AF" w:rsidP="00AD2BE6">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6126A5">
              <w:rPr>
                <w:rFonts w:cs="Arial"/>
                <w:sz w:val="20"/>
                <w:szCs w:val="20"/>
              </w:rPr>
              <w:t xml:space="preserve">Well defined Design and Build documents </w:t>
            </w:r>
          </w:p>
        </w:tc>
      </w:tr>
      <w:tr w:rsidR="00AC79AF" w:rsidRPr="006126A5" w14:paraId="667545D1" w14:textId="77777777" w:rsidTr="00581A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shd w:val="clear" w:color="auto" w:fill="auto"/>
          </w:tcPr>
          <w:p w14:paraId="47C516E6" w14:textId="6D6A1375" w:rsidR="00AC79AF" w:rsidRPr="00D14824" w:rsidRDefault="004B59CF" w:rsidP="00D14824">
            <w:pPr>
              <w:jc w:val="left"/>
              <w:rPr>
                <w:rFonts w:cs="Arial"/>
                <w:sz w:val="20"/>
                <w:szCs w:val="20"/>
              </w:rPr>
            </w:pPr>
            <w:r w:rsidRPr="00D14824">
              <w:rPr>
                <w:rFonts w:cs="Arial"/>
                <w:sz w:val="20"/>
                <w:szCs w:val="20"/>
              </w:rPr>
              <w:t xml:space="preserve">Post </w:t>
            </w:r>
            <w:r w:rsidR="00AC79AF" w:rsidRPr="00D14824">
              <w:rPr>
                <w:rFonts w:cs="Arial"/>
                <w:sz w:val="20"/>
                <w:szCs w:val="20"/>
              </w:rPr>
              <w:t>Deployment Maintenance Support</w:t>
            </w:r>
          </w:p>
        </w:tc>
        <w:tc>
          <w:tcPr>
            <w:tcW w:w="3870" w:type="dxa"/>
            <w:shd w:val="clear" w:color="auto" w:fill="auto"/>
          </w:tcPr>
          <w:p w14:paraId="5D28883A" w14:textId="187723C0" w:rsidR="00490F28" w:rsidRPr="00490F28" w:rsidRDefault="00490F28" w:rsidP="004C184D">
            <w:pPr>
              <w:spacing w:before="0" w:after="0"/>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Post Deployment </w:t>
            </w:r>
            <w:r w:rsidR="00D05E0C">
              <w:rPr>
                <w:rFonts w:cs="Arial"/>
                <w:sz w:val="20"/>
                <w:szCs w:val="20"/>
              </w:rPr>
              <w:t xml:space="preserve">8x5 </w:t>
            </w:r>
            <w:r w:rsidRPr="00490F28">
              <w:rPr>
                <w:rFonts w:cs="Arial"/>
                <w:sz w:val="20"/>
                <w:szCs w:val="20"/>
              </w:rPr>
              <w:t>SIEM Application</w:t>
            </w:r>
            <w:r w:rsidR="00D05E0C">
              <w:rPr>
                <w:rFonts w:cs="Arial"/>
                <w:sz w:val="20"/>
                <w:szCs w:val="20"/>
              </w:rPr>
              <w:t xml:space="preserve"> components</w:t>
            </w:r>
            <w:r w:rsidRPr="00490F28">
              <w:rPr>
                <w:rFonts w:cs="Arial"/>
                <w:sz w:val="20"/>
                <w:szCs w:val="20"/>
              </w:rPr>
              <w:t xml:space="preserve"> 2nd Level Maintenance &amp; Support</w:t>
            </w:r>
          </w:p>
          <w:p w14:paraId="6F0C4367" w14:textId="5A837B53" w:rsidR="00E72B4C" w:rsidRPr="006126A5" w:rsidRDefault="00E72B4C" w:rsidP="004C184D">
            <w:pPr>
              <w:spacing w:before="0" w:after="0"/>
              <w:jc w:val="left"/>
              <w:cnfStyle w:val="000000100000" w:firstRow="0" w:lastRow="0" w:firstColumn="0" w:lastColumn="0" w:oddVBand="0" w:evenVBand="0" w:oddHBand="1" w:evenHBand="0" w:firstRowFirstColumn="0" w:firstRowLastColumn="0" w:lastRowFirstColumn="0" w:lastRowLastColumn="0"/>
              <w:rPr>
                <w:rFonts w:cs="Arial"/>
                <w:sz w:val="20"/>
                <w:szCs w:val="20"/>
              </w:rPr>
            </w:pPr>
          </w:p>
        </w:tc>
        <w:tc>
          <w:tcPr>
            <w:tcW w:w="3295" w:type="dxa"/>
            <w:shd w:val="clear" w:color="auto" w:fill="auto"/>
          </w:tcPr>
          <w:p w14:paraId="09EDCE79" w14:textId="693E732A" w:rsidR="00AC79AF" w:rsidRDefault="00E72B4C" w:rsidP="004C184D">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Experienced Splunk Certified Resource</w:t>
            </w:r>
          </w:p>
          <w:p w14:paraId="1BD50EF1" w14:textId="2F7621E7" w:rsidR="002F6145" w:rsidRDefault="00B1316F" w:rsidP="004C184D">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SLA</w:t>
            </w:r>
            <w:r w:rsidR="002F6145">
              <w:rPr>
                <w:rFonts w:cs="Arial"/>
                <w:sz w:val="20"/>
                <w:szCs w:val="20"/>
              </w:rPr>
              <w:t xml:space="preserve"> based delivery</w:t>
            </w:r>
          </w:p>
          <w:p w14:paraId="4812E30E" w14:textId="481254C8" w:rsidR="00E72B4C" w:rsidRDefault="00E72B4C" w:rsidP="004C184D">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Onsite Availability at Telefonica site 8x5 for high touch engagement with Telefonica</w:t>
            </w:r>
          </w:p>
          <w:p w14:paraId="4482BC0E" w14:textId="3F81BE07" w:rsidR="00E72B4C" w:rsidRPr="006126A5" w:rsidRDefault="00E72B4C" w:rsidP="0023162A">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Gather feedback from Telefonica Operations, </w:t>
            </w:r>
            <w:r w:rsidR="0023162A">
              <w:rPr>
                <w:rFonts w:cs="Arial"/>
                <w:sz w:val="20"/>
                <w:szCs w:val="20"/>
              </w:rPr>
              <w:t>recommend</w:t>
            </w:r>
            <w:r>
              <w:rPr>
                <w:rFonts w:cs="Arial"/>
                <w:sz w:val="20"/>
                <w:szCs w:val="20"/>
              </w:rPr>
              <w:t xml:space="preserve"> </w:t>
            </w:r>
            <w:r w:rsidR="0023162A">
              <w:rPr>
                <w:rFonts w:cs="Arial"/>
                <w:sz w:val="20"/>
                <w:szCs w:val="20"/>
              </w:rPr>
              <w:t>appropriate changes</w:t>
            </w:r>
            <w:r>
              <w:rPr>
                <w:rFonts w:cs="Arial"/>
                <w:sz w:val="20"/>
                <w:szCs w:val="20"/>
              </w:rPr>
              <w:t xml:space="preserve"> </w:t>
            </w:r>
          </w:p>
        </w:tc>
      </w:tr>
    </w:tbl>
    <w:p w14:paraId="3C044FDF" w14:textId="3E42B409" w:rsidR="00AC79AF" w:rsidRDefault="00AC79AF" w:rsidP="00AC79AF">
      <w:pPr>
        <w:pStyle w:val="NormalWeb"/>
        <w:spacing w:before="0" w:beforeAutospacing="0" w:after="0" w:afterAutospacing="0"/>
        <w:rPr>
          <w:rFonts w:ascii="Arial" w:hAnsi="Arial" w:cs="Arial"/>
          <w:sz w:val="20"/>
          <w:szCs w:val="20"/>
        </w:rPr>
      </w:pPr>
    </w:p>
    <w:p w14:paraId="2001A486" w14:textId="77777777" w:rsidR="00F45488" w:rsidRPr="006126A5" w:rsidRDefault="00F45488" w:rsidP="00AC79AF">
      <w:pPr>
        <w:pStyle w:val="NormalWeb"/>
        <w:spacing w:before="0" w:beforeAutospacing="0" w:after="0" w:afterAutospacing="0"/>
        <w:rPr>
          <w:rFonts w:ascii="Arial" w:hAnsi="Arial" w:cs="Arial"/>
          <w:sz w:val="20"/>
          <w:szCs w:val="20"/>
        </w:rPr>
      </w:pPr>
    </w:p>
    <w:p w14:paraId="01F3C4FD" w14:textId="77777777" w:rsidR="006126A5" w:rsidRPr="007A3919" w:rsidRDefault="006126A5" w:rsidP="007A3919"/>
    <w:p w14:paraId="4FA5CB2D" w14:textId="77777777" w:rsidR="007A3919" w:rsidRPr="007A3919" w:rsidRDefault="007A3919" w:rsidP="007A3919"/>
    <w:p w14:paraId="02FD939C" w14:textId="53319942" w:rsidR="00D25F46" w:rsidRPr="00CF0FF7" w:rsidRDefault="00D25F46" w:rsidP="007E0593">
      <w:pPr>
        <w:pStyle w:val="Heading1"/>
      </w:pPr>
      <w:bookmarkStart w:id="2" w:name="_Toc525118851"/>
      <w:r w:rsidRPr="00CF0FF7">
        <w:t>PART 2 GENERAL INFORMATION OF PROPOSER AND EXPERIENCE</w:t>
      </w:r>
      <w:bookmarkEnd w:id="2"/>
    </w:p>
    <w:p w14:paraId="5514896C" w14:textId="77777777" w:rsidR="00D25F46" w:rsidRPr="00CF0FF7" w:rsidRDefault="00D25F46" w:rsidP="00D25F46">
      <w:pPr>
        <w:rPr>
          <w:rFonts w:cs="Arial"/>
        </w:rPr>
      </w:pPr>
    </w:p>
    <w:p w14:paraId="0FE8C9D8" w14:textId="77777777" w:rsidR="00D25F46" w:rsidRPr="00CF0FF7" w:rsidRDefault="00D25F46" w:rsidP="00D25F46">
      <w:pPr>
        <w:rPr>
          <w:rFonts w:cs="Arial"/>
        </w:rPr>
      </w:pPr>
      <w:r w:rsidRPr="00CF0FF7">
        <w:rPr>
          <w:rFonts w:cs="Arial"/>
        </w:rPr>
        <w:t>We believe that we are perfectly positioned to successfully deliver this project due to the following strong levers-</w:t>
      </w:r>
    </w:p>
    <w:p w14:paraId="70942ED8" w14:textId="77777777" w:rsidR="00D25F46" w:rsidRPr="00CF0FF7" w:rsidRDefault="00D25F46" w:rsidP="0037140B">
      <w:pPr>
        <w:pStyle w:val="ListParagraph"/>
        <w:numPr>
          <w:ilvl w:val="0"/>
          <w:numId w:val="39"/>
        </w:numPr>
        <w:spacing w:before="0" w:line="240" w:lineRule="auto"/>
        <w:rPr>
          <w:rFonts w:cs="Arial"/>
        </w:rPr>
      </w:pPr>
      <w:r w:rsidRPr="00CF0FF7">
        <w:rPr>
          <w:rFonts w:cs="Arial"/>
          <w:b/>
        </w:rPr>
        <w:t xml:space="preserve">Cognizant’s Enterprise Risk &amp; Security Solutions (ERSS) practice’s expertise: </w:t>
      </w:r>
      <w:r w:rsidRPr="00CF0FF7">
        <w:rPr>
          <w:rFonts w:cs="Arial"/>
        </w:rPr>
        <w:t xml:space="preserve">Cognizant is one of the first large System Integrators to establish a dedicated Information Security Practice </w:t>
      </w:r>
      <w:r w:rsidRPr="00CF0FF7">
        <w:rPr>
          <w:rFonts w:cs="Arial"/>
        </w:rPr>
        <w:lastRenderedPageBreak/>
        <w:t>– Infrastructure security and Digital security under one umbrella named- Enterprise Risk &amp; Security Solutions (ERSS). ERSS practice specializes in providing Information Security Solutions for Banking &amp; Financial Services domain. ERSS practice focuses on mitigating enterprise IT risks to achieve a measurable ROI of security solutions that provide for Compliance, Risk Management and Business Enablement. ERSS has already served 400+ customers across the world. It has CISSP/CISA/CISM/CEH, Security+ certified associates along with vendor security product certifications. ERSS covers Governance, Risk &amp; Compliance; Identity &amp; Access Management; Application Security Services; Data Protection &amp; Privacy; and Integrated Threat Management. ERSS has a long list of Banking, Financial Services &amp; manufacturing industry clientele.</w:t>
      </w:r>
    </w:p>
    <w:p w14:paraId="7FD60A54" w14:textId="77777777" w:rsidR="00D25F46" w:rsidRPr="00CF0FF7" w:rsidRDefault="00D25F46" w:rsidP="0037140B">
      <w:pPr>
        <w:pStyle w:val="ListParagraph"/>
        <w:numPr>
          <w:ilvl w:val="0"/>
          <w:numId w:val="39"/>
        </w:numPr>
        <w:spacing w:before="0" w:line="240" w:lineRule="auto"/>
        <w:rPr>
          <w:rFonts w:cs="Arial"/>
        </w:rPr>
      </w:pPr>
      <w:r w:rsidRPr="00CF0FF7">
        <w:rPr>
          <w:rFonts w:cs="Arial"/>
          <w:b/>
        </w:rPr>
        <w:t>Domain Knowledge &amp; similar engagements experience</w:t>
      </w:r>
      <w:r w:rsidRPr="00CF0FF7">
        <w:rPr>
          <w:rFonts w:cs="Arial"/>
        </w:rPr>
        <w:t xml:space="preserve">: Integrated Threat Management (ITM) wing of ERSS has successfully completed similar engagements for various customers across geographies and has more than 1000+ years of man experience in SIEM consulting, implementation and support. This engagement will be completely led, managed and staffed by seasoned professionals from this practice, who will bring in relevant experience and best practices derived from similar implementations at other client organizations. Cognizant has experience of implementing right SIEM solution based on client Infrastructure, Network topology, Business Requirements, Reporting requirements. Cognizant has experience of implementing &amp; managing following SIEM solutions- Splunk, RSA envision, IBM Q-Radar, SPLUNK SIEM etc. for 15+ Global customers across different verticals BFS, Insurance, Retail, Healthcare ,E&amp;U etc. </w:t>
      </w:r>
    </w:p>
    <w:p w14:paraId="51572E14" w14:textId="77777777" w:rsidR="00D25F46" w:rsidRPr="00CF0FF7" w:rsidRDefault="00D25F46" w:rsidP="0037140B">
      <w:pPr>
        <w:pStyle w:val="ListParagraph"/>
        <w:numPr>
          <w:ilvl w:val="0"/>
          <w:numId w:val="39"/>
        </w:numPr>
        <w:spacing w:before="0" w:line="240" w:lineRule="auto"/>
        <w:rPr>
          <w:rFonts w:cs="Arial"/>
          <w:b/>
        </w:rPr>
      </w:pPr>
      <w:r w:rsidRPr="00CF0FF7">
        <w:rPr>
          <w:rFonts w:cs="Arial"/>
          <w:b/>
        </w:rPr>
        <w:t xml:space="preserve">Experience relevant to the Proposed Solution: </w:t>
      </w:r>
      <w:r w:rsidRPr="00CF0FF7">
        <w:rPr>
          <w:rFonts w:cs="Arial"/>
        </w:rPr>
        <w:t xml:space="preserve">Cognizant has a pool of 20+ Splunk Certified Professionals that support existing customers and developed scripts and use cases on this platform. Apart from Cognizant being a Managed Service provider (MSP) partner for Splunk, Cognizant has expertise in implementing, monitoring and managing Splunk SIEM. Team has repository of developed scripts and use cases. Cognizant has 10+ SOCs which are both dedicated and shared SOC’s servicing global customers.  The SOC for the customers are located both at US and India. </w:t>
      </w:r>
    </w:p>
    <w:p w14:paraId="188F8EF5" w14:textId="77777777" w:rsidR="00D25F46" w:rsidRPr="00CF0FF7" w:rsidRDefault="00D25F46" w:rsidP="0037140B">
      <w:pPr>
        <w:pStyle w:val="ListParagraph"/>
        <w:numPr>
          <w:ilvl w:val="0"/>
          <w:numId w:val="39"/>
        </w:numPr>
        <w:spacing w:before="0" w:line="240" w:lineRule="auto"/>
        <w:rPr>
          <w:rFonts w:cs="Arial"/>
        </w:rPr>
      </w:pPr>
      <w:r w:rsidRPr="00CF0FF7">
        <w:rPr>
          <w:rFonts w:cs="Arial"/>
          <w:b/>
        </w:rPr>
        <w:t>MSP partner for Splunk:</w:t>
      </w:r>
      <w:r w:rsidRPr="00CF0FF7">
        <w:rPr>
          <w:rFonts w:cs="Arial"/>
        </w:rPr>
        <w:t xml:space="preserve"> Being a MSP partner for Splunk, Cognizant has the partner enablement on new technologies, access to Splunk SME for any kind of support during implementation and solution validation by Splunk Architects. This will ensure enhanced design, implementation and support services to Telefonica.  </w:t>
      </w:r>
    </w:p>
    <w:p w14:paraId="0ACB044C" w14:textId="4DEB843D" w:rsidR="00D25F46" w:rsidRPr="00CF0FF7" w:rsidRDefault="00D25F46" w:rsidP="00530295">
      <w:pPr>
        <w:pStyle w:val="cambria11"/>
        <w:rPr>
          <w:rFonts w:cs="Arial"/>
          <w:color w:val="000000" w:themeColor="text1"/>
        </w:rPr>
      </w:pPr>
      <w:r w:rsidRPr="00CF0FF7">
        <w:rPr>
          <w:rFonts w:ascii="Arial" w:hAnsi="Arial" w:cs="Arial"/>
          <w:noProof/>
        </w:rPr>
        <w:drawing>
          <wp:inline distT="0" distB="0" distL="0" distR="0" wp14:anchorId="644C1AF0" wp14:editId="56B260D9">
            <wp:extent cx="6231835" cy="2988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499" cy="3001254"/>
                    </a:xfrm>
                    <a:prstGeom prst="rect">
                      <a:avLst/>
                    </a:prstGeom>
                    <a:noFill/>
                  </pic:spPr>
                </pic:pic>
              </a:graphicData>
            </a:graphic>
          </wp:inline>
        </w:drawing>
      </w:r>
      <w:r w:rsidRPr="00CF0FF7">
        <w:rPr>
          <w:rFonts w:cs="Arial"/>
          <w:color w:val="000000" w:themeColor="text1"/>
        </w:rPr>
        <w:br w:type="page"/>
      </w:r>
    </w:p>
    <w:p w14:paraId="29707EB9" w14:textId="77777777" w:rsidR="00D25F46" w:rsidRPr="00CF0FF7" w:rsidRDefault="00D25F46" w:rsidP="007E0593">
      <w:pPr>
        <w:pStyle w:val="Heading1"/>
      </w:pPr>
      <w:bookmarkStart w:id="3" w:name="_Toc477381634"/>
      <w:bookmarkStart w:id="4" w:name="_Toc525118852"/>
      <w:r w:rsidRPr="00CF0FF7">
        <w:lastRenderedPageBreak/>
        <w:t>Industry Experience</w:t>
      </w:r>
      <w:bookmarkEnd w:id="3"/>
      <w:bookmarkEnd w:id="4"/>
      <w:r w:rsidRPr="00CF0FF7">
        <w:t xml:space="preserve"> </w:t>
      </w:r>
    </w:p>
    <w:p w14:paraId="5BBA5200" w14:textId="77777777" w:rsidR="00D25F46" w:rsidRPr="00CF0FF7" w:rsidRDefault="00D25F46" w:rsidP="00D25F46">
      <w:pPr>
        <w:rPr>
          <w:rFonts w:cs="Arial"/>
        </w:rPr>
      </w:pPr>
    </w:p>
    <w:p w14:paraId="40D19D1E" w14:textId="77777777" w:rsidR="000E300F" w:rsidRDefault="000E300F" w:rsidP="000E300F">
      <w:pPr>
        <w:rPr>
          <w:rFonts w:cs="Arial"/>
          <w:b/>
        </w:rPr>
      </w:pPr>
      <w:r w:rsidRPr="003129A2">
        <w:rPr>
          <w:rFonts w:cs="Arial"/>
          <w:b/>
        </w:rPr>
        <w:t>Case studies</w:t>
      </w:r>
    </w:p>
    <w:tbl>
      <w:tblPr>
        <w:tblW w:w="9504" w:type="dxa"/>
        <w:tblCellMar>
          <w:left w:w="0" w:type="dxa"/>
          <w:right w:w="0" w:type="dxa"/>
        </w:tblCellMar>
        <w:tblLook w:val="0420" w:firstRow="1" w:lastRow="0" w:firstColumn="0" w:lastColumn="0" w:noHBand="0" w:noVBand="1"/>
      </w:tblPr>
      <w:tblGrid>
        <w:gridCol w:w="1957"/>
        <w:gridCol w:w="2006"/>
        <w:gridCol w:w="1914"/>
        <w:gridCol w:w="3627"/>
      </w:tblGrid>
      <w:tr w:rsidR="000E300F" w:rsidRPr="005C0DBF" w14:paraId="3D8472C4" w14:textId="77777777" w:rsidTr="00781A08">
        <w:trPr>
          <w:trHeight w:val="674"/>
        </w:trPr>
        <w:tc>
          <w:tcPr>
            <w:tcW w:w="1957" w:type="dxa"/>
            <w:tcBorders>
              <w:top w:val="single" w:sz="8" w:space="0" w:color="FFFFFF"/>
              <w:left w:val="single" w:sz="8" w:space="0" w:color="FFFFFF"/>
              <w:bottom w:val="single" w:sz="24" w:space="0" w:color="FFFFFF"/>
              <w:right w:val="single" w:sz="8" w:space="0" w:color="FFFFFF"/>
            </w:tcBorders>
            <w:shd w:val="clear" w:color="auto" w:fill="50B3CF"/>
            <w:tcMar>
              <w:top w:w="72" w:type="dxa"/>
              <w:left w:w="144" w:type="dxa"/>
              <w:bottom w:w="72" w:type="dxa"/>
              <w:right w:w="144" w:type="dxa"/>
            </w:tcMar>
            <w:hideMark/>
          </w:tcPr>
          <w:p w14:paraId="44856C74" w14:textId="77777777" w:rsidR="000E300F" w:rsidRPr="005C0DBF" w:rsidRDefault="000E300F" w:rsidP="00781A08">
            <w:pPr>
              <w:pStyle w:val="ListParagraph"/>
              <w:tabs>
                <w:tab w:val="left" w:pos="630"/>
              </w:tabs>
              <w:spacing w:line="261" w:lineRule="auto"/>
              <w:ind w:left="0"/>
              <w:rPr>
                <w:rFonts w:ascii="Calibri" w:hAnsi="Calibri" w:cs="Arial"/>
                <w:b/>
                <w:szCs w:val="20"/>
                <w:lang w:val="en-US"/>
              </w:rPr>
            </w:pPr>
            <w:r w:rsidRPr="005C0DBF">
              <w:rPr>
                <w:rFonts w:ascii="Calibri" w:hAnsi="Calibri" w:cs="Arial"/>
                <w:b/>
                <w:bCs/>
                <w:szCs w:val="20"/>
                <w:lang w:val="en-US"/>
              </w:rPr>
              <w:t>Services Provided by Cognizant</w:t>
            </w:r>
          </w:p>
        </w:tc>
        <w:tc>
          <w:tcPr>
            <w:tcW w:w="2006" w:type="dxa"/>
            <w:tcBorders>
              <w:top w:val="single" w:sz="8" w:space="0" w:color="FFFFFF"/>
              <w:left w:val="single" w:sz="8" w:space="0" w:color="FFFFFF"/>
              <w:bottom w:val="single" w:sz="24" w:space="0" w:color="FFFFFF"/>
              <w:right w:val="single" w:sz="8" w:space="0" w:color="FFFFFF"/>
            </w:tcBorders>
            <w:shd w:val="clear" w:color="auto" w:fill="50B3CF"/>
            <w:tcMar>
              <w:top w:w="72" w:type="dxa"/>
              <w:left w:w="144" w:type="dxa"/>
              <w:bottom w:w="72" w:type="dxa"/>
              <w:right w:w="144" w:type="dxa"/>
            </w:tcMar>
            <w:hideMark/>
          </w:tcPr>
          <w:p w14:paraId="4D9E6ED7" w14:textId="77777777" w:rsidR="000E300F" w:rsidRPr="005C0DBF" w:rsidRDefault="000E300F" w:rsidP="00781A08">
            <w:pPr>
              <w:pStyle w:val="ListParagraph"/>
              <w:tabs>
                <w:tab w:val="left" w:pos="630"/>
              </w:tabs>
              <w:spacing w:line="261" w:lineRule="auto"/>
              <w:ind w:left="0"/>
              <w:rPr>
                <w:rFonts w:ascii="Calibri" w:hAnsi="Calibri" w:cs="Arial"/>
                <w:b/>
                <w:szCs w:val="20"/>
                <w:lang w:val="en-US"/>
              </w:rPr>
            </w:pPr>
            <w:r w:rsidRPr="005C0DBF">
              <w:rPr>
                <w:rFonts w:ascii="Calibri" w:hAnsi="Calibri" w:cs="Arial"/>
                <w:b/>
                <w:bCs/>
                <w:szCs w:val="20"/>
                <w:lang w:val="en-US"/>
              </w:rPr>
              <w:t>Volumetric Information</w:t>
            </w:r>
          </w:p>
        </w:tc>
        <w:tc>
          <w:tcPr>
            <w:tcW w:w="1914" w:type="dxa"/>
            <w:tcBorders>
              <w:top w:val="single" w:sz="8" w:space="0" w:color="FFFFFF"/>
              <w:left w:val="single" w:sz="8" w:space="0" w:color="FFFFFF"/>
              <w:bottom w:val="single" w:sz="24" w:space="0" w:color="FFFFFF"/>
              <w:right w:val="single" w:sz="8" w:space="0" w:color="FFFFFF"/>
            </w:tcBorders>
            <w:shd w:val="clear" w:color="auto" w:fill="50B3CF"/>
            <w:tcMar>
              <w:top w:w="72" w:type="dxa"/>
              <w:left w:w="144" w:type="dxa"/>
              <w:bottom w:w="72" w:type="dxa"/>
              <w:right w:w="144" w:type="dxa"/>
            </w:tcMar>
            <w:hideMark/>
          </w:tcPr>
          <w:p w14:paraId="520EF9A2" w14:textId="77777777" w:rsidR="000E300F" w:rsidRPr="005C0DBF" w:rsidRDefault="000E300F" w:rsidP="00781A08">
            <w:pPr>
              <w:pStyle w:val="ListParagraph"/>
              <w:tabs>
                <w:tab w:val="left" w:pos="630"/>
              </w:tabs>
              <w:spacing w:line="261" w:lineRule="auto"/>
              <w:ind w:left="0"/>
              <w:rPr>
                <w:rFonts w:ascii="Calibri" w:hAnsi="Calibri" w:cs="Arial"/>
                <w:b/>
                <w:szCs w:val="20"/>
                <w:lang w:val="en-US"/>
              </w:rPr>
            </w:pPr>
            <w:r w:rsidRPr="005C0DBF">
              <w:rPr>
                <w:rFonts w:ascii="Calibri" w:hAnsi="Calibri" w:cs="Arial"/>
                <w:b/>
                <w:bCs/>
                <w:szCs w:val="20"/>
                <w:lang w:val="en-US"/>
              </w:rPr>
              <w:t>Customer</w:t>
            </w:r>
          </w:p>
        </w:tc>
        <w:tc>
          <w:tcPr>
            <w:tcW w:w="3627" w:type="dxa"/>
            <w:tcBorders>
              <w:top w:val="single" w:sz="8" w:space="0" w:color="FFFFFF"/>
              <w:left w:val="single" w:sz="8" w:space="0" w:color="FFFFFF"/>
              <w:bottom w:val="single" w:sz="24" w:space="0" w:color="FFFFFF"/>
              <w:right w:val="single" w:sz="8" w:space="0" w:color="FFFFFF"/>
            </w:tcBorders>
            <w:shd w:val="clear" w:color="auto" w:fill="50B3CF"/>
            <w:tcMar>
              <w:top w:w="72" w:type="dxa"/>
              <w:left w:w="144" w:type="dxa"/>
              <w:bottom w:w="72" w:type="dxa"/>
              <w:right w:w="144" w:type="dxa"/>
            </w:tcMar>
            <w:hideMark/>
          </w:tcPr>
          <w:p w14:paraId="238B994A" w14:textId="77777777" w:rsidR="000E300F" w:rsidRPr="005C0DBF" w:rsidRDefault="000E300F" w:rsidP="00781A08">
            <w:pPr>
              <w:pStyle w:val="ListParagraph"/>
              <w:tabs>
                <w:tab w:val="left" w:pos="630"/>
              </w:tabs>
              <w:spacing w:line="261" w:lineRule="auto"/>
              <w:ind w:left="0"/>
              <w:rPr>
                <w:rFonts w:ascii="Calibri" w:hAnsi="Calibri" w:cs="Arial"/>
                <w:b/>
                <w:szCs w:val="20"/>
                <w:lang w:val="en-US"/>
              </w:rPr>
            </w:pPr>
            <w:r w:rsidRPr="005C0DBF">
              <w:rPr>
                <w:rFonts w:ascii="Calibri" w:hAnsi="Calibri" w:cs="Arial"/>
                <w:b/>
                <w:bCs/>
                <w:szCs w:val="20"/>
                <w:lang w:val="en-US"/>
              </w:rPr>
              <w:t>Optimization</w:t>
            </w:r>
          </w:p>
        </w:tc>
      </w:tr>
      <w:tr w:rsidR="000E300F" w:rsidRPr="005C0DBF" w14:paraId="6011B3A7" w14:textId="77777777" w:rsidTr="00781A08">
        <w:trPr>
          <w:trHeight w:val="2240"/>
        </w:trPr>
        <w:tc>
          <w:tcPr>
            <w:tcW w:w="1957" w:type="dxa"/>
            <w:tcBorders>
              <w:top w:val="single" w:sz="24" w:space="0" w:color="FFFFFF"/>
              <w:left w:val="single" w:sz="8" w:space="0" w:color="FFFFFF"/>
              <w:bottom w:val="single" w:sz="8" w:space="0" w:color="FFFFFF"/>
              <w:right w:val="single" w:sz="8" w:space="0" w:color="FFFFFF"/>
            </w:tcBorders>
            <w:shd w:val="clear" w:color="auto" w:fill="D0E5ED"/>
            <w:tcMar>
              <w:top w:w="72" w:type="dxa"/>
              <w:left w:w="144" w:type="dxa"/>
              <w:bottom w:w="72" w:type="dxa"/>
              <w:right w:w="144" w:type="dxa"/>
            </w:tcMar>
            <w:hideMark/>
          </w:tcPr>
          <w:p w14:paraId="1D339C9A"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SIEM, Vulnerability Management</w:t>
            </w:r>
          </w:p>
          <w:p w14:paraId="600B79CA"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DLP &amp; Content Security Services</w:t>
            </w:r>
          </w:p>
          <w:p w14:paraId="334C1CEA"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Incident Management &amp; Remediation</w:t>
            </w:r>
          </w:p>
        </w:tc>
        <w:tc>
          <w:tcPr>
            <w:tcW w:w="2006" w:type="dxa"/>
            <w:tcBorders>
              <w:top w:val="single" w:sz="24" w:space="0" w:color="FFFFFF"/>
              <w:left w:val="single" w:sz="8" w:space="0" w:color="FFFFFF"/>
              <w:bottom w:val="single" w:sz="8" w:space="0" w:color="FFFFFF"/>
              <w:right w:val="single" w:sz="8" w:space="0" w:color="FFFFFF"/>
            </w:tcBorders>
            <w:shd w:val="clear" w:color="auto" w:fill="D0E5ED"/>
            <w:tcMar>
              <w:top w:w="72" w:type="dxa"/>
              <w:left w:w="144" w:type="dxa"/>
              <w:bottom w:w="72" w:type="dxa"/>
              <w:right w:w="144" w:type="dxa"/>
            </w:tcMar>
            <w:hideMark/>
          </w:tcPr>
          <w:p w14:paraId="09FE1161" w14:textId="77777777" w:rsidR="000E300F" w:rsidRPr="005C0DBF" w:rsidRDefault="000E300F" w:rsidP="009B1518">
            <w:pPr>
              <w:pStyle w:val="ListParagraph"/>
              <w:numPr>
                <w:ilvl w:val="0"/>
                <w:numId w:val="66"/>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5000 EPS</w:t>
            </w:r>
          </w:p>
          <w:p w14:paraId="72ED7DF1" w14:textId="77777777" w:rsidR="000E300F" w:rsidRPr="005C0DBF" w:rsidRDefault="000E300F" w:rsidP="009B1518">
            <w:pPr>
              <w:pStyle w:val="ListParagraph"/>
              <w:numPr>
                <w:ilvl w:val="0"/>
                <w:numId w:val="66"/>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5000 IP Addresses</w:t>
            </w:r>
          </w:p>
          <w:p w14:paraId="1C05803D" w14:textId="77777777" w:rsidR="000E300F" w:rsidRPr="005C0DBF" w:rsidRDefault="000E300F" w:rsidP="009B1518">
            <w:pPr>
              <w:pStyle w:val="ListParagraph"/>
              <w:numPr>
                <w:ilvl w:val="0"/>
                <w:numId w:val="66"/>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3000 devices</w:t>
            </w:r>
          </w:p>
          <w:p w14:paraId="1A15570A" w14:textId="77777777" w:rsidR="000E300F" w:rsidRPr="005C0DBF" w:rsidRDefault="000E300F" w:rsidP="009B1518">
            <w:pPr>
              <w:pStyle w:val="ListParagraph"/>
              <w:numPr>
                <w:ilvl w:val="0"/>
                <w:numId w:val="66"/>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McAfee – Endpoint, IPS, DLP, Web Gateway, SIEM</w:t>
            </w:r>
          </w:p>
        </w:tc>
        <w:tc>
          <w:tcPr>
            <w:tcW w:w="1914" w:type="dxa"/>
            <w:tcBorders>
              <w:top w:val="single" w:sz="24" w:space="0" w:color="FFFFFF"/>
              <w:left w:val="single" w:sz="8" w:space="0" w:color="FFFFFF"/>
              <w:bottom w:val="single" w:sz="8" w:space="0" w:color="FFFFFF"/>
              <w:right w:val="single" w:sz="8" w:space="0" w:color="FFFFFF"/>
            </w:tcBorders>
            <w:shd w:val="clear" w:color="auto" w:fill="D0E5ED"/>
            <w:tcMar>
              <w:top w:w="72" w:type="dxa"/>
              <w:left w:w="144" w:type="dxa"/>
              <w:bottom w:w="72" w:type="dxa"/>
              <w:right w:w="144" w:type="dxa"/>
            </w:tcMar>
            <w:hideMark/>
          </w:tcPr>
          <w:p w14:paraId="3FB8DAEC"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Leading Financial Major</w:t>
            </w:r>
            <w:r w:rsidRPr="00312AB0">
              <w:rPr>
                <w:rFonts w:ascii="Calibri" w:hAnsi="Calibri" w:cs="Arial"/>
                <w:szCs w:val="20"/>
                <w:lang w:val="en-US"/>
              </w:rPr>
              <w:t xml:space="preserve"> in </w:t>
            </w:r>
            <w:r w:rsidRPr="00030905">
              <w:rPr>
                <w:rFonts w:ascii="Calibri" w:hAnsi="Calibri" w:cs="Arial"/>
                <w:szCs w:val="20"/>
                <w:lang w:val="en-US"/>
              </w:rPr>
              <w:t>North America</w:t>
            </w:r>
          </w:p>
        </w:tc>
        <w:tc>
          <w:tcPr>
            <w:tcW w:w="3627" w:type="dxa"/>
            <w:tcBorders>
              <w:top w:val="single" w:sz="24" w:space="0" w:color="FFFFFF"/>
              <w:left w:val="single" w:sz="8" w:space="0" w:color="FFFFFF"/>
              <w:bottom w:val="single" w:sz="8" w:space="0" w:color="FFFFFF"/>
              <w:right w:val="single" w:sz="8" w:space="0" w:color="FFFFFF"/>
            </w:tcBorders>
            <w:shd w:val="clear" w:color="auto" w:fill="D0E5ED"/>
            <w:tcMar>
              <w:top w:w="72" w:type="dxa"/>
              <w:left w:w="144" w:type="dxa"/>
              <w:bottom w:w="72" w:type="dxa"/>
              <w:right w:w="144" w:type="dxa"/>
            </w:tcMar>
            <w:hideMark/>
          </w:tcPr>
          <w:p w14:paraId="31B363BB"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20 % Reduction in EPS after Noisy traffic Filtration and change in aggregation Parameters</w:t>
            </w:r>
          </w:p>
          <w:p w14:paraId="4A05C829"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3 to 4 New Correlation rules per Quarter being introduced to detect the latest threats</w:t>
            </w:r>
          </w:p>
          <w:p w14:paraId="5ADCB4D2"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10 New log sources being integrated per month</w:t>
            </w:r>
          </w:p>
        </w:tc>
      </w:tr>
      <w:tr w:rsidR="000E300F" w:rsidRPr="005C0DBF" w14:paraId="4FA1F11A" w14:textId="77777777" w:rsidTr="00781A08">
        <w:trPr>
          <w:trHeight w:val="961"/>
        </w:trPr>
        <w:tc>
          <w:tcPr>
            <w:tcW w:w="1957" w:type="dxa"/>
            <w:tcBorders>
              <w:top w:val="single" w:sz="8" w:space="0" w:color="FFFFFF"/>
              <w:left w:val="single" w:sz="8" w:space="0" w:color="FFFFFF"/>
              <w:bottom w:val="single" w:sz="8" w:space="0" w:color="FFFFFF"/>
              <w:right w:val="single" w:sz="8" w:space="0" w:color="FFFFFF"/>
            </w:tcBorders>
            <w:shd w:val="clear" w:color="auto" w:fill="E9F2F6"/>
            <w:tcMar>
              <w:top w:w="72" w:type="dxa"/>
              <w:left w:w="144" w:type="dxa"/>
              <w:bottom w:w="72" w:type="dxa"/>
              <w:right w:w="144" w:type="dxa"/>
            </w:tcMar>
            <w:hideMark/>
          </w:tcPr>
          <w:p w14:paraId="222605EE"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SIEM, Vulnerability Management</w:t>
            </w:r>
          </w:p>
          <w:p w14:paraId="27BE4365"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Security Device Management</w:t>
            </w:r>
          </w:p>
          <w:p w14:paraId="492C3B8E"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Incident Management &amp; Remediation</w:t>
            </w:r>
          </w:p>
        </w:tc>
        <w:tc>
          <w:tcPr>
            <w:tcW w:w="2006" w:type="dxa"/>
            <w:tcBorders>
              <w:top w:val="single" w:sz="8" w:space="0" w:color="FFFFFF"/>
              <w:left w:val="single" w:sz="8" w:space="0" w:color="FFFFFF"/>
              <w:bottom w:val="single" w:sz="8" w:space="0" w:color="FFFFFF"/>
              <w:right w:val="single" w:sz="8" w:space="0" w:color="FFFFFF"/>
            </w:tcBorders>
            <w:shd w:val="clear" w:color="auto" w:fill="E9F2F6"/>
            <w:tcMar>
              <w:top w:w="72" w:type="dxa"/>
              <w:left w:w="144" w:type="dxa"/>
              <w:bottom w:w="72" w:type="dxa"/>
              <w:right w:w="144" w:type="dxa"/>
            </w:tcMar>
            <w:hideMark/>
          </w:tcPr>
          <w:p w14:paraId="40F58376" w14:textId="77777777" w:rsidR="000E300F" w:rsidRPr="005C0DBF" w:rsidRDefault="000E300F" w:rsidP="009B1518">
            <w:pPr>
              <w:pStyle w:val="ListParagraph"/>
              <w:numPr>
                <w:ilvl w:val="0"/>
                <w:numId w:val="67"/>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10,000 EPS</w:t>
            </w:r>
          </w:p>
          <w:p w14:paraId="25C12DA5" w14:textId="77777777" w:rsidR="000E300F" w:rsidRPr="005C0DBF" w:rsidRDefault="000E300F" w:rsidP="009B1518">
            <w:pPr>
              <w:pStyle w:val="ListParagraph"/>
              <w:numPr>
                <w:ilvl w:val="0"/>
                <w:numId w:val="67"/>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10,000 IP Addresses</w:t>
            </w:r>
          </w:p>
          <w:p w14:paraId="7F00DC5E" w14:textId="77777777" w:rsidR="000E300F" w:rsidRPr="005C0DBF" w:rsidRDefault="000E300F" w:rsidP="009B1518">
            <w:pPr>
              <w:pStyle w:val="ListParagraph"/>
              <w:numPr>
                <w:ilvl w:val="0"/>
                <w:numId w:val="67"/>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5000 devices</w:t>
            </w:r>
          </w:p>
          <w:p w14:paraId="5F1302A6" w14:textId="77777777" w:rsidR="000E300F" w:rsidRPr="005C0DBF" w:rsidRDefault="000E300F" w:rsidP="009B1518">
            <w:pPr>
              <w:pStyle w:val="ListParagraph"/>
              <w:numPr>
                <w:ilvl w:val="0"/>
                <w:numId w:val="67"/>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RSA, Qualys, Algosec, Cisco ISE</w:t>
            </w:r>
          </w:p>
        </w:tc>
        <w:tc>
          <w:tcPr>
            <w:tcW w:w="1914" w:type="dxa"/>
            <w:tcBorders>
              <w:top w:val="single" w:sz="8" w:space="0" w:color="FFFFFF"/>
              <w:left w:val="single" w:sz="8" w:space="0" w:color="FFFFFF"/>
              <w:bottom w:val="single" w:sz="8" w:space="0" w:color="FFFFFF"/>
              <w:right w:val="single" w:sz="8" w:space="0" w:color="FFFFFF"/>
            </w:tcBorders>
            <w:shd w:val="clear" w:color="auto" w:fill="E9F2F6"/>
            <w:tcMar>
              <w:top w:w="72" w:type="dxa"/>
              <w:left w:w="144" w:type="dxa"/>
              <w:bottom w:w="72" w:type="dxa"/>
              <w:right w:w="144" w:type="dxa"/>
            </w:tcMar>
            <w:hideMark/>
          </w:tcPr>
          <w:p w14:paraId="775987EC"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Leading Financial major</w:t>
            </w:r>
            <w:r w:rsidRPr="00312AB0">
              <w:rPr>
                <w:rFonts w:ascii="Calibri" w:hAnsi="Calibri" w:cs="Arial"/>
                <w:szCs w:val="20"/>
                <w:lang w:val="en-US"/>
              </w:rPr>
              <w:t xml:space="preserve"> in </w:t>
            </w:r>
            <w:r w:rsidRPr="00030905">
              <w:rPr>
                <w:rFonts w:ascii="Calibri" w:hAnsi="Calibri" w:cs="Arial"/>
                <w:szCs w:val="20"/>
                <w:lang w:val="en-US"/>
              </w:rPr>
              <w:t>Europe</w:t>
            </w:r>
          </w:p>
        </w:tc>
        <w:tc>
          <w:tcPr>
            <w:tcW w:w="3627" w:type="dxa"/>
            <w:tcBorders>
              <w:top w:val="single" w:sz="8" w:space="0" w:color="FFFFFF"/>
              <w:left w:val="single" w:sz="8" w:space="0" w:color="FFFFFF"/>
              <w:bottom w:val="single" w:sz="8" w:space="0" w:color="FFFFFF"/>
              <w:right w:val="single" w:sz="8" w:space="0" w:color="FFFFFF"/>
            </w:tcBorders>
            <w:shd w:val="clear" w:color="auto" w:fill="E9F2F6"/>
            <w:tcMar>
              <w:top w:w="72" w:type="dxa"/>
              <w:left w:w="144" w:type="dxa"/>
              <w:bottom w:w="72" w:type="dxa"/>
              <w:right w:w="144" w:type="dxa"/>
            </w:tcMar>
            <w:hideMark/>
          </w:tcPr>
          <w:p w14:paraId="40C05EF9"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40 % Reduction in EPS after Noisy traffic Filtration and change in aggregation Parameters</w:t>
            </w:r>
          </w:p>
          <w:p w14:paraId="2F084236"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 xml:space="preserve">8 to 10 New Correlation rules per Quarter being introduced to detect </w:t>
            </w:r>
            <w:r w:rsidRPr="00312AB0">
              <w:rPr>
                <w:rFonts w:ascii="Calibri" w:hAnsi="Calibri" w:cs="Arial"/>
                <w:szCs w:val="20"/>
                <w:lang w:val="en-US"/>
              </w:rPr>
              <w:t>/</w:t>
            </w:r>
            <w:r w:rsidRPr="005C0DBF">
              <w:rPr>
                <w:rFonts w:ascii="Calibri" w:hAnsi="Calibri" w:cs="Arial"/>
                <w:szCs w:val="20"/>
                <w:lang w:val="en-US"/>
              </w:rPr>
              <w:t>the latest threats</w:t>
            </w:r>
          </w:p>
          <w:p w14:paraId="6AE0DD98"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25 New log sources being integrated per month</w:t>
            </w:r>
          </w:p>
        </w:tc>
      </w:tr>
      <w:tr w:rsidR="000E300F" w:rsidRPr="005C0DBF" w14:paraId="58B03A94" w14:textId="77777777" w:rsidTr="00781A08">
        <w:trPr>
          <w:trHeight w:val="2240"/>
        </w:trPr>
        <w:tc>
          <w:tcPr>
            <w:tcW w:w="1957" w:type="dxa"/>
            <w:tcBorders>
              <w:top w:val="single" w:sz="8" w:space="0" w:color="FFFFFF"/>
              <w:left w:val="single" w:sz="8" w:space="0" w:color="FFFFFF"/>
              <w:bottom w:val="single" w:sz="8" w:space="0" w:color="FFFFFF"/>
              <w:right w:val="single" w:sz="8" w:space="0" w:color="FFFFFF"/>
            </w:tcBorders>
            <w:shd w:val="clear" w:color="auto" w:fill="D0E5ED"/>
            <w:tcMar>
              <w:top w:w="72" w:type="dxa"/>
              <w:left w:w="144" w:type="dxa"/>
              <w:bottom w:w="72" w:type="dxa"/>
              <w:right w:w="144" w:type="dxa"/>
            </w:tcMar>
            <w:hideMark/>
          </w:tcPr>
          <w:p w14:paraId="12AB470B"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SIEM Services</w:t>
            </w:r>
          </w:p>
        </w:tc>
        <w:tc>
          <w:tcPr>
            <w:tcW w:w="2006" w:type="dxa"/>
            <w:tcBorders>
              <w:top w:val="single" w:sz="8" w:space="0" w:color="FFFFFF"/>
              <w:left w:val="single" w:sz="8" w:space="0" w:color="FFFFFF"/>
              <w:bottom w:val="single" w:sz="8" w:space="0" w:color="FFFFFF"/>
              <w:right w:val="single" w:sz="8" w:space="0" w:color="FFFFFF"/>
            </w:tcBorders>
            <w:shd w:val="clear" w:color="auto" w:fill="D0E5ED"/>
            <w:tcMar>
              <w:top w:w="72" w:type="dxa"/>
              <w:left w:w="144" w:type="dxa"/>
              <w:bottom w:w="72" w:type="dxa"/>
              <w:right w:w="144" w:type="dxa"/>
            </w:tcMar>
            <w:hideMark/>
          </w:tcPr>
          <w:p w14:paraId="4FD1273E" w14:textId="77777777" w:rsidR="000E300F" w:rsidRPr="005C0DBF" w:rsidRDefault="000E300F" w:rsidP="009B1518">
            <w:pPr>
              <w:pStyle w:val="ListParagraph"/>
              <w:numPr>
                <w:ilvl w:val="0"/>
                <w:numId w:val="68"/>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 xml:space="preserve">6700 log sources </w:t>
            </w:r>
          </w:p>
          <w:p w14:paraId="25DB62D9" w14:textId="77777777" w:rsidR="000E300F" w:rsidRPr="005C0DBF" w:rsidRDefault="000E300F" w:rsidP="009B1518">
            <w:pPr>
              <w:pStyle w:val="ListParagraph"/>
              <w:numPr>
                <w:ilvl w:val="0"/>
                <w:numId w:val="68"/>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7500 EPS</w:t>
            </w:r>
          </w:p>
          <w:p w14:paraId="6C6BD2D4" w14:textId="77777777" w:rsidR="000E300F" w:rsidRPr="005C0DBF" w:rsidRDefault="000E300F" w:rsidP="009B1518">
            <w:pPr>
              <w:pStyle w:val="ListParagraph"/>
              <w:numPr>
                <w:ilvl w:val="0"/>
                <w:numId w:val="68"/>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QRadar</w:t>
            </w:r>
          </w:p>
        </w:tc>
        <w:tc>
          <w:tcPr>
            <w:tcW w:w="1914" w:type="dxa"/>
            <w:tcBorders>
              <w:top w:val="single" w:sz="8" w:space="0" w:color="FFFFFF"/>
              <w:left w:val="single" w:sz="8" w:space="0" w:color="FFFFFF"/>
              <w:bottom w:val="single" w:sz="8" w:space="0" w:color="FFFFFF"/>
              <w:right w:val="single" w:sz="8" w:space="0" w:color="FFFFFF"/>
            </w:tcBorders>
            <w:shd w:val="clear" w:color="auto" w:fill="D0E5ED"/>
            <w:tcMar>
              <w:top w:w="72" w:type="dxa"/>
              <w:left w:w="144" w:type="dxa"/>
              <w:bottom w:w="72" w:type="dxa"/>
              <w:right w:w="144" w:type="dxa"/>
            </w:tcMar>
            <w:hideMark/>
          </w:tcPr>
          <w:p w14:paraId="7F841176"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Leading Retailer</w:t>
            </w:r>
            <w:r w:rsidRPr="00312AB0">
              <w:rPr>
                <w:rFonts w:ascii="Calibri" w:hAnsi="Calibri" w:cs="Arial"/>
                <w:szCs w:val="20"/>
                <w:lang w:val="en-US"/>
              </w:rPr>
              <w:t xml:space="preserve"> in </w:t>
            </w:r>
            <w:r w:rsidRPr="00030905">
              <w:rPr>
                <w:rFonts w:ascii="Calibri" w:hAnsi="Calibri" w:cs="Arial"/>
                <w:szCs w:val="20"/>
                <w:lang w:val="en-US"/>
              </w:rPr>
              <w:t>North America</w:t>
            </w:r>
          </w:p>
        </w:tc>
        <w:tc>
          <w:tcPr>
            <w:tcW w:w="3627" w:type="dxa"/>
            <w:tcBorders>
              <w:top w:val="single" w:sz="8" w:space="0" w:color="FFFFFF"/>
              <w:left w:val="single" w:sz="8" w:space="0" w:color="FFFFFF"/>
              <w:bottom w:val="single" w:sz="8" w:space="0" w:color="FFFFFF"/>
              <w:right w:val="single" w:sz="8" w:space="0" w:color="FFFFFF"/>
            </w:tcBorders>
            <w:shd w:val="clear" w:color="auto" w:fill="D0E5ED"/>
            <w:tcMar>
              <w:top w:w="72" w:type="dxa"/>
              <w:left w:w="144" w:type="dxa"/>
              <w:bottom w:w="72" w:type="dxa"/>
              <w:right w:w="144" w:type="dxa"/>
            </w:tcMar>
            <w:hideMark/>
          </w:tcPr>
          <w:p w14:paraId="089EE537"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25 % Reduction in EPS after Noisy traffic Filtration and change in aggregation Parameters</w:t>
            </w:r>
          </w:p>
          <w:p w14:paraId="52CC2082"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5 to 6 New Correlation rules per Quarter being introduced to detect the latest threats</w:t>
            </w:r>
          </w:p>
          <w:p w14:paraId="7C07F789"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15 New log sources being integrated per Quarter</w:t>
            </w:r>
          </w:p>
        </w:tc>
      </w:tr>
      <w:tr w:rsidR="000E300F" w:rsidRPr="005C0DBF" w14:paraId="62DD5399" w14:textId="77777777" w:rsidTr="00781A08">
        <w:trPr>
          <w:trHeight w:val="2535"/>
        </w:trPr>
        <w:tc>
          <w:tcPr>
            <w:tcW w:w="1957" w:type="dxa"/>
            <w:tcBorders>
              <w:top w:val="single" w:sz="8" w:space="0" w:color="FFFFFF"/>
              <w:left w:val="single" w:sz="8" w:space="0" w:color="FFFFFF"/>
              <w:bottom w:val="single" w:sz="8" w:space="0" w:color="FFFFFF"/>
              <w:right w:val="single" w:sz="8" w:space="0" w:color="FFFFFF"/>
            </w:tcBorders>
            <w:shd w:val="clear" w:color="auto" w:fill="E9F2F6"/>
            <w:tcMar>
              <w:top w:w="72" w:type="dxa"/>
              <w:left w:w="144" w:type="dxa"/>
              <w:bottom w:w="72" w:type="dxa"/>
              <w:right w:w="144" w:type="dxa"/>
            </w:tcMar>
            <w:hideMark/>
          </w:tcPr>
          <w:p w14:paraId="7BC42AAF"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SIEM Services</w:t>
            </w:r>
          </w:p>
          <w:p w14:paraId="2FA6837F"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Security Device Management</w:t>
            </w:r>
          </w:p>
        </w:tc>
        <w:tc>
          <w:tcPr>
            <w:tcW w:w="2006" w:type="dxa"/>
            <w:tcBorders>
              <w:top w:val="single" w:sz="8" w:space="0" w:color="FFFFFF"/>
              <w:left w:val="single" w:sz="8" w:space="0" w:color="FFFFFF"/>
              <w:bottom w:val="single" w:sz="8" w:space="0" w:color="FFFFFF"/>
              <w:right w:val="single" w:sz="8" w:space="0" w:color="FFFFFF"/>
            </w:tcBorders>
            <w:shd w:val="clear" w:color="auto" w:fill="E9F2F6"/>
            <w:tcMar>
              <w:top w:w="72" w:type="dxa"/>
              <w:left w:w="144" w:type="dxa"/>
              <w:bottom w:w="72" w:type="dxa"/>
              <w:right w:w="144" w:type="dxa"/>
            </w:tcMar>
            <w:hideMark/>
          </w:tcPr>
          <w:p w14:paraId="220F65CC" w14:textId="77777777" w:rsidR="000E300F" w:rsidRPr="005C0DBF" w:rsidRDefault="000E300F" w:rsidP="009B1518">
            <w:pPr>
              <w:pStyle w:val="ListParagraph"/>
              <w:numPr>
                <w:ilvl w:val="0"/>
                <w:numId w:val="69"/>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3500 Endpoints</w:t>
            </w:r>
          </w:p>
          <w:p w14:paraId="43C1019A" w14:textId="77777777" w:rsidR="000E300F" w:rsidRPr="005C0DBF" w:rsidRDefault="000E300F" w:rsidP="009B1518">
            <w:pPr>
              <w:pStyle w:val="ListParagraph"/>
              <w:numPr>
                <w:ilvl w:val="0"/>
                <w:numId w:val="69"/>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2500 EPS</w:t>
            </w:r>
          </w:p>
          <w:p w14:paraId="5E673727" w14:textId="77777777" w:rsidR="000E300F" w:rsidRPr="005C0DBF" w:rsidRDefault="000E300F" w:rsidP="009B1518">
            <w:pPr>
              <w:pStyle w:val="ListParagraph"/>
              <w:numPr>
                <w:ilvl w:val="0"/>
                <w:numId w:val="69"/>
              </w:numPr>
              <w:tabs>
                <w:tab w:val="left" w:pos="630"/>
              </w:tabs>
              <w:spacing w:before="0" w:after="200" w:line="261" w:lineRule="auto"/>
              <w:jc w:val="left"/>
              <w:rPr>
                <w:rFonts w:ascii="Calibri" w:hAnsi="Calibri" w:cs="Arial"/>
                <w:szCs w:val="20"/>
                <w:lang w:val="en-US"/>
              </w:rPr>
            </w:pPr>
            <w:r w:rsidRPr="005C0DBF">
              <w:rPr>
                <w:rFonts w:ascii="Calibri" w:hAnsi="Calibri" w:cs="Arial"/>
                <w:szCs w:val="20"/>
                <w:lang w:val="en-US"/>
              </w:rPr>
              <w:t>RSA Security Analytics</w:t>
            </w:r>
          </w:p>
        </w:tc>
        <w:tc>
          <w:tcPr>
            <w:tcW w:w="1914" w:type="dxa"/>
            <w:tcBorders>
              <w:top w:val="single" w:sz="8" w:space="0" w:color="FFFFFF"/>
              <w:left w:val="single" w:sz="8" w:space="0" w:color="FFFFFF"/>
              <w:bottom w:val="single" w:sz="8" w:space="0" w:color="FFFFFF"/>
              <w:right w:val="single" w:sz="8" w:space="0" w:color="FFFFFF"/>
            </w:tcBorders>
            <w:shd w:val="clear" w:color="auto" w:fill="E9F2F6"/>
            <w:tcMar>
              <w:top w:w="72" w:type="dxa"/>
              <w:left w:w="144" w:type="dxa"/>
              <w:bottom w:w="72" w:type="dxa"/>
              <w:right w:w="144" w:type="dxa"/>
            </w:tcMar>
            <w:hideMark/>
          </w:tcPr>
          <w:p w14:paraId="38BBB493"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Leading Healthcare Company</w:t>
            </w:r>
            <w:r w:rsidRPr="00312AB0">
              <w:rPr>
                <w:rFonts w:ascii="Calibri" w:hAnsi="Calibri" w:cs="Arial"/>
                <w:szCs w:val="20"/>
                <w:lang w:val="en-US"/>
              </w:rPr>
              <w:t xml:space="preserve"> in </w:t>
            </w:r>
            <w:r w:rsidRPr="00030905">
              <w:rPr>
                <w:rFonts w:ascii="Calibri" w:hAnsi="Calibri" w:cs="Arial"/>
                <w:szCs w:val="20"/>
                <w:lang w:val="en-US"/>
              </w:rPr>
              <w:t>North America</w:t>
            </w:r>
          </w:p>
        </w:tc>
        <w:tc>
          <w:tcPr>
            <w:tcW w:w="3627" w:type="dxa"/>
            <w:tcBorders>
              <w:top w:val="single" w:sz="8" w:space="0" w:color="FFFFFF"/>
              <w:left w:val="single" w:sz="8" w:space="0" w:color="FFFFFF"/>
              <w:bottom w:val="single" w:sz="8" w:space="0" w:color="FFFFFF"/>
              <w:right w:val="single" w:sz="8" w:space="0" w:color="FFFFFF"/>
            </w:tcBorders>
            <w:shd w:val="clear" w:color="auto" w:fill="E9F2F6"/>
            <w:tcMar>
              <w:top w:w="72" w:type="dxa"/>
              <w:left w:w="144" w:type="dxa"/>
              <w:bottom w:w="72" w:type="dxa"/>
              <w:right w:w="144" w:type="dxa"/>
            </w:tcMar>
            <w:hideMark/>
          </w:tcPr>
          <w:p w14:paraId="140B4A57" w14:textId="7A0B4DDC"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 xml:space="preserve">10 % Reduction in EPS after Noisy </w:t>
            </w:r>
            <w:r w:rsidR="00935566" w:rsidRPr="005C0DBF">
              <w:rPr>
                <w:rFonts w:ascii="Calibri" w:hAnsi="Calibri" w:cs="Arial"/>
                <w:szCs w:val="20"/>
                <w:lang w:val="en-US"/>
              </w:rPr>
              <w:t>Traffic</w:t>
            </w:r>
            <w:r w:rsidRPr="005C0DBF">
              <w:rPr>
                <w:rFonts w:ascii="Calibri" w:hAnsi="Calibri" w:cs="Arial"/>
                <w:szCs w:val="20"/>
                <w:lang w:val="en-US"/>
              </w:rPr>
              <w:t xml:space="preserve"> Filtration and change in aggregation Parameters</w:t>
            </w:r>
          </w:p>
          <w:p w14:paraId="102FA468"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2 to 3 New Correlation rules per Quarter being introduced to detect the latest threats</w:t>
            </w:r>
          </w:p>
          <w:p w14:paraId="0EC2D11F" w14:textId="77777777" w:rsidR="000E300F" w:rsidRPr="005C0DBF" w:rsidRDefault="000E300F" w:rsidP="00781A08">
            <w:pPr>
              <w:pStyle w:val="ListParagraph"/>
              <w:tabs>
                <w:tab w:val="left" w:pos="630"/>
              </w:tabs>
              <w:spacing w:line="261" w:lineRule="auto"/>
              <w:ind w:left="0"/>
              <w:rPr>
                <w:rFonts w:ascii="Calibri" w:hAnsi="Calibri" w:cs="Arial"/>
                <w:szCs w:val="20"/>
                <w:lang w:val="en-US"/>
              </w:rPr>
            </w:pPr>
            <w:r w:rsidRPr="005C0DBF">
              <w:rPr>
                <w:rFonts w:ascii="Calibri" w:hAnsi="Calibri" w:cs="Arial"/>
                <w:szCs w:val="20"/>
                <w:lang w:val="en-US"/>
              </w:rPr>
              <w:t>5  New log sources being integrated per Quarter</w:t>
            </w:r>
          </w:p>
        </w:tc>
      </w:tr>
    </w:tbl>
    <w:p w14:paraId="5FDCFD68" w14:textId="77777777" w:rsidR="000E300F" w:rsidRPr="00CF0FF7" w:rsidRDefault="000E300F" w:rsidP="000E300F">
      <w:pPr>
        <w:rPr>
          <w:rFonts w:cs="Arial"/>
          <w:b/>
        </w:rPr>
      </w:pPr>
    </w:p>
    <w:p w14:paraId="39533720" w14:textId="77777777" w:rsidR="000E300F" w:rsidRPr="00CF0FF7" w:rsidRDefault="000E300F" w:rsidP="00D25F46">
      <w:pPr>
        <w:rPr>
          <w:rFonts w:cs="Arial"/>
          <w:b/>
        </w:rPr>
      </w:pPr>
    </w:p>
    <w:p w14:paraId="1CFB7193" w14:textId="77777777" w:rsidR="00D25F46" w:rsidRPr="00CF0FF7" w:rsidRDefault="00D25F46" w:rsidP="00D25F46">
      <w:pPr>
        <w:pStyle w:val="Default"/>
        <w:spacing w:after="71" w:line="276" w:lineRule="auto"/>
        <w:jc w:val="both"/>
        <w:rPr>
          <w:b/>
          <w:color w:val="auto"/>
          <w:szCs w:val="22"/>
        </w:rPr>
      </w:pPr>
      <w:r w:rsidRPr="00CF0FF7">
        <w:rPr>
          <w:b/>
          <w:color w:val="auto"/>
          <w:szCs w:val="22"/>
        </w:rPr>
        <w:t>References for each of the above experiences</w:t>
      </w:r>
    </w:p>
    <w:p w14:paraId="7540E5C6" w14:textId="77777777" w:rsidR="00D25F46" w:rsidRPr="00CF0FF7" w:rsidRDefault="00D25F46" w:rsidP="00D25F46">
      <w:pPr>
        <w:pStyle w:val="Default"/>
        <w:spacing w:after="71" w:line="276" w:lineRule="auto"/>
        <w:jc w:val="both"/>
        <w:rPr>
          <w:color w:val="auto"/>
          <w:sz w:val="22"/>
          <w:szCs w:val="22"/>
        </w:rPr>
      </w:pPr>
      <w:r w:rsidRPr="00CF0FF7">
        <w:rPr>
          <w:color w:val="auto"/>
          <w:sz w:val="22"/>
          <w:szCs w:val="22"/>
        </w:rPr>
        <w:t xml:space="preserve">We have carefully identified some of our relationships from over 400+ customers we presently service. All customers provided as a reference in this section are currently active and are engaged with Cognizant in multiple initiatives across a spectrum of services. For all these valued customers, we are </w:t>
      </w:r>
      <w:r w:rsidRPr="00CF0FF7">
        <w:rPr>
          <w:color w:val="auto"/>
          <w:sz w:val="22"/>
          <w:szCs w:val="22"/>
        </w:rPr>
        <w:lastRenderedPageBreak/>
        <w:t xml:space="preserve">presently performing or have recently performed the services requested as part of this RFP. We believe these relationships will provide you with a clear perspective on Cognizant’s customer centricity and delivery capabilities. The repeat business we gain from our existing customers stands as a testament to our focus on the customer needs and delivery capability. </w:t>
      </w:r>
    </w:p>
    <w:p w14:paraId="55BBC0CF" w14:textId="77777777" w:rsidR="00D25F46" w:rsidRPr="00CF0FF7" w:rsidRDefault="00D25F46" w:rsidP="00D25F46">
      <w:pPr>
        <w:rPr>
          <w:rFonts w:cs="Arial"/>
        </w:rPr>
      </w:pPr>
      <w:r w:rsidRPr="00CF0FF7">
        <w:rPr>
          <w:rFonts w:cs="Arial"/>
        </w:rPr>
        <w:t>The customer contact and reference calls can be arranged on request. We will do our best to schedule the meetings within the stipulated time subject to customer availability.</w:t>
      </w:r>
    </w:p>
    <w:tbl>
      <w:tblPr>
        <w:tblW w:w="0" w:type="auto"/>
        <w:tblInd w:w="360" w:type="dxa"/>
        <w:tblCellMar>
          <w:left w:w="0" w:type="dxa"/>
          <w:right w:w="0" w:type="dxa"/>
        </w:tblCellMar>
        <w:tblLook w:val="04A0" w:firstRow="1" w:lastRow="0" w:firstColumn="1" w:lastColumn="0" w:noHBand="0" w:noVBand="1"/>
      </w:tblPr>
      <w:tblGrid>
        <w:gridCol w:w="1513"/>
        <w:gridCol w:w="3771"/>
        <w:gridCol w:w="4116"/>
      </w:tblGrid>
      <w:tr w:rsidR="00D25F46" w:rsidRPr="00CF0FF7" w14:paraId="53BAD42D" w14:textId="77777777" w:rsidTr="009E7018">
        <w:trPr>
          <w:tblHeader/>
        </w:trPr>
        <w:tc>
          <w:tcPr>
            <w:tcW w:w="1327" w:type="dxa"/>
            <w:tcBorders>
              <w:top w:val="single" w:sz="8" w:space="0" w:color="auto"/>
              <w:left w:val="single" w:sz="8" w:space="0" w:color="auto"/>
              <w:bottom w:val="single" w:sz="8" w:space="0" w:color="auto"/>
              <w:right w:val="single" w:sz="8" w:space="0" w:color="FFFFFF"/>
            </w:tcBorders>
            <w:shd w:val="clear" w:color="auto" w:fill="000080"/>
            <w:tcMar>
              <w:top w:w="0" w:type="dxa"/>
              <w:left w:w="108" w:type="dxa"/>
              <w:bottom w:w="0" w:type="dxa"/>
              <w:right w:w="108" w:type="dxa"/>
            </w:tcMar>
            <w:hideMark/>
          </w:tcPr>
          <w:p w14:paraId="1EE0A3FC" w14:textId="77777777" w:rsidR="00D25F46" w:rsidRPr="00CF0FF7" w:rsidRDefault="00D25F46" w:rsidP="009E7018">
            <w:pPr>
              <w:pStyle w:val="Default"/>
              <w:spacing w:after="71"/>
              <w:jc w:val="center"/>
              <w:rPr>
                <w:b/>
                <w:bCs/>
                <w:color w:val="auto"/>
                <w:sz w:val="22"/>
                <w:szCs w:val="22"/>
              </w:rPr>
            </w:pPr>
            <w:r w:rsidRPr="00CF0FF7">
              <w:rPr>
                <w:b/>
                <w:bCs/>
                <w:color w:val="auto"/>
                <w:sz w:val="22"/>
                <w:szCs w:val="22"/>
              </w:rPr>
              <w:t>Experience#</w:t>
            </w:r>
          </w:p>
        </w:tc>
        <w:tc>
          <w:tcPr>
            <w:tcW w:w="3960" w:type="dxa"/>
            <w:tcBorders>
              <w:top w:val="single" w:sz="8" w:space="0" w:color="auto"/>
              <w:left w:val="nil"/>
              <w:bottom w:val="single" w:sz="8" w:space="0" w:color="auto"/>
              <w:right w:val="single" w:sz="8" w:space="0" w:color="FFFFFF"/>
            </w:tcBorders>
            <w:shd w:val="clear" w:color="auto" w:fill="000080"/>
            <w:tcMar>
              <w:top w:w="0" w:type="dxa"/>
              <w:left w:w="108" w:type="dxa"/>
              <w:bottom w:w="0" w:type="dxa"/>
              <w:right w:w="108" w:type="dxa"/>
            </w:tcMar>
            <w:hideMark/>
          </w:tcPr>
          <w:p w14:paraId="2AFFCBC5" w14:textId="77777777" w:rsidR="00D25F46" w:rsidRPr="00CF0FF7" w:rsidRDefault="00D25F46" w:rsidP="009E7018">
            <w:pPr>
              <w:pStyle w:val="Default"/>
              <w:spacing w:after="71"/>
              <w:jc w:val="center"/>
              <w:rPr>
                <w:b/>
                <w:bCs/>
                <w:color w:val="auto"/>
                <w:sz w:val="22"/>
                <w:szCs w:val="22"/>
              </w:rPr>
            </w:pPr>
            <w:r w:rsidRPr="00CF0FF7">
              <w:rPr>
                <w:b/>
                <w:bCs/>
                <w:color w:val="auto"/>
                <w:sz w:val="22"/>
                <w:szCs w:val="22"/>
              </w:rPr>
              <w:t>Customer</w:t>
            </w:r>
          </w:p>
        </w:tc>
        <w:tc>
          <w:tcPr>
            <w:tcW w:w="4338" w:type="dxa"/>
            <w:tcBorders>
              <w:top w:val="single" w:sz="8" w:space="0" w:color="auto"/>
              <w:left w:val="nil"/>
              <w:bottom w:val="single" w:sz="8" w:space="0" w:color="auto"/>
              <w:right w:val="single" w:sz="8" w:space="0" w:color="auto"/>
            </w:tcBorders>
            <w:shd w:val="clear" w:color="auto" w:fill="000080"/>
            <w:tcMar>
              <w:top w:w="0" w:type="dxa"/>
              <w:left w:w="108" w:type="dxa"/>
              <w:bottom w:w="0" w:type="dxa"/>
              <w:right w:w="108" w:type="dxa"/>
            </w:tcMar>
            <w:hideMark/>
          </w:tcPr>
          <w:p w14:paraId="32391A83" w14:textId="77777777" w:rsidR="00D25F46" w:rsidRPr="00CF0FF7" w:rsidRDefault="00D25F46" w:rsidP="009E7018">
            <w:pPr>
              <w:pStyle w:val="Default"/>
              <w:spacing w:after="71"/>
              <w:jc w:val="center"/>
              <w:rPr>
                <w:b/>
                <w:bCs/>
                <w:color w:val="auto"/>
                <w:sz w:val="22"/>
                <w:szCs w:val="22"/>
              </w:rPr>
            </w:pPr>
            <w:r w:rsidRPr="00CF0FF7">
              <w:rPr>
                <w:b/>
                <w:bCs/>
                <w:color w:val="auto"/>
                <w:sz w:val="22"/>
                <w:szCs w:val="22"/>
              </w:rPr>
              <w:t>Services Provided</w:t>
            </w:r>
          </w:p>
        </w:tc>
      </w:tr>
      <w:tr w:rsidR="00D25F46" w:rsidRPr="00CF0FF7" w14:paraId="2C7BE427" w14:textId="77777777" w:rsidTr="009E7018">
        <w:tc>
          <w:tcPr>
            <w:tcW w:w="13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6AB237" w14:textId="77777777" w:rsidR="00D25F46" w:rsidRPr="00CF0FF7" w:rsidRDefault="00D25F46" w:rsidP="009E7018">
            <w:pPr>
              <w:pStyle w:val="Default"/>
              <w:spacing w:after="71"/>
              <w:jc w:val="center"/>
              <w:rPr>
                <w:b/>
                <w:bCs/>
                <w:color w:val="auto"/>
                <w:sz w:val="22"/>
                <w:szCs w:val="22"/>
              </w:rPr>
            </w:pPr>
          </w:p>
        </w:tc>
        <w:tc>
          <w:tcPr>
            <w:tcW w:w="3960" w:type="dxa"/>
            <w:tcBorders>
              <w:top w:val="nil"/>
              <w:left w:val="nil"/>
              <w:bottom w:val="single" w:sz="8" w:space="0" w:color="auto"/>
              <w:right w:val="single" w:sz="8" w:space="0" w:color="auto"/>
            </w:tcBorders>
            <w:tcMar>
              <w:top w:w="0" w:type="dxa"/>
              <w:left w:w="108" w:type="dxa"/>
              <w:bottom w:w="0" w:type="dxa"/>
              <w:right w:w="108" w:type="dxa"/>
            </w:tcMar>
          </w:tcPr>
          <w:p w14:paraId="3543C917" w14:textId="77777777" w:rsidR="00D25F46" w:rsidRPr="00CF0FF7" w:rsidRDefault="00D25F46" w:rsidP="009E7018">
            <w:pPr>
              <w:pStyle w:val="Default"/>
              <w:spacing w:after="71"/>
              <w:jc w:val="both"/>
              <w:rPr>
                <w:color w:val="auto"/>
                <w:sz w:val="22"/>
                <w:szCs w:val="22"/>
              </w:rPr>
            </w:pPr>
          </w:p>
        </w:tc>
        <w:tc>
          <w:tcPr>
            <w:tcW w:w="4338" w:type="dxa"/>
            <w:tcBorders>
              <w:top w:val="nil"/>
              <w:left w:val="nil"/>
              <w:bottom w:val="single" w:sz="8" w:space="0" w:color="auto"/>
              <w:right w:val="single" w:sz="8" w:space="0" w:color="auto"/>
            </w:tcBorders>
            <w:tcMar>
              <w:top w:w="0" w:type="dxa"/>
              <w:left w:w="108" w:type="dxa"/>
              <w:bottom w:w="0" w:type="dxa"/>
              <w:right w:w="108" w:type="dxa"/>
            </w:tcMar>
          </w:tcPr>
          <w:p w14:paraId="04863A6C" w14:textId="77777777" w:rsidR="00D25F46" w:rsidRPr="00CF0FF7" w:rsidRDefault="00D25F46" w:rsidP="009E7018">
            <w:pPr>
              <w:pStyle w:val="ESBDocumentBodyLevel3"/>
              <w:spacing w:after="0" w:line="276" w:lineRule="auto"/>
              <w:ind w:left="0"/>
              <w:rPr>
                <w:b/>
                <w:bCs/>
                <w:color w:val="FF0000"/>
              </w:rPr>
            </w:pPr>
          </w:p>
        </w:tc>
      </w:tr>
      <w:tr w:rsidR="00D25F46" w:rsidRPr="00CF0FF7" w14:paraId="19E264BD" w14:textId="77777777" w:rsidTr="009E7018">
        <w:tc>
          <w:tcPr>
            <w:tcW w:w="13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7EC785F" w14:textId="77777777" w:rsidR="00D25F46" w:rsidRPr="00CF0FF7" w:rsidRDefault="00D25F46" w:rsidP="009E7018">
            <w:pPr>
              <w:pStyle w:val="Default"/>
              <w:spacing w:after="71"/>
              <w:jc w:val="center"/>
              <w:rPr>
                <w:b/>
                <w:bCs/>
                <w:color w:val="auto"/>
                <w:sz w:val="22"/>
                <w:szCs w:val="22"/>
              </w:rPr>
            </w:pPr>
          </w:p>
        </w:tc>
        <w:tc>
          <w:tcPr>
            <w:tcW w:w="3960" w:type="dxa"/>
            <w:tcBorders>
              <w:top w:val="nil"/>
              <w:left w:val="nil"/>
              <w:bottom w:val="single" w:sz="8" w:space="0" w:color="auto"/>
              <w:right w:val="single" w:sz="8" w:space="0" w:color="auto"/>
            </w:tcBorders>
            <w:tcMar>
              <w:top w:w="0" w:type="dxa"/>
              <w:left w:w="108" w:type="dxa"/>
              <w:bottom w:w="0" w:type="dxa"/>
              <w:right w:w="108" w:type="dxa"/>
            </w:tcMar>
          </w:tcPr>
          <w:p w14:paraId="35D2A3F0" w14:textId="77777777" w:rsidR="00D25F46" w:rsidRPr="00CF0FF7" w:rsidRDefault="00D25F46" w:rsidP="009E7018">
            <w:pPr>
              <w:pStyle w:val="Default"/>
              <w:rPr>
                <w:color w:val="auto"/>
                <w:sz w:val="22"/>
                <w:szCs w:val="22"/>
              </w:rPr>
            </w:pPr>
          </w:p>
        </w:tc>
        <w:tc>
          <w:tcPr>
            <w:tcW w:w="4338" w:type="dxa"/>
            <w:tcBorders>
              <w:top w:val="nil"/>
              <w:left w:val="nil"/>
              <w:bottom w:val="single" w:sz="8" w:space="0" w:color="auto"/>
              <w:right w:val="single" w:sz="8" w:space="0" w:color="auto"/>
            </w:tcBorders>
            <w:tcMar>
              <w:top w:w="0" w:type="dxa"/>
              <w:left w:w="108" w:type="dxa"/>
              <w:bottom w:w="0" w:type="dxa"/>
              <w:right w:w="108" w:type="dxa"/>
            </w:tcMar>
          </w:tcPr>
          <w:p w14:paraId="6CE7F657" w14:textId="77777777" w:rsidR="00D25F46" w:rsidRPr="00CF0FF7" w:rsidRDefault="00D25F46" w:rsidP="009E7018">
            <w:pPr>
              <w:jc w:val="left"/>
              <w:rPr>
                <w:rFonts w:cs="Arial"/>
                <w:color w:val="FF0000"/>
              </w:rPr>
            </w:pPr>
          </w:p>
        </w:tc>
      </w:tr>
      <w:tr w:rsidR="00D25F46" w:rsidRPr="00CF0FF7" w14:paraId="1A2579F9" w14:textId="77777777" w:rsidTr="009E7018">
        <w:tc>
          <w:tcPr>
            <w:tcW w:w="13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D3F6753" w14:textId="77777777" w:rsidR="00D25F46" w:rsidRPr="00CF0FF7" w:rsidRDefault="00D25F46" w:rsidP="009E7018">
            <w:pPr>
              <w:pStyle w:val="Default"/>
              <w:spacing w:after="71"/>
              <w:jc w:val="center"/>
              <w:rPr>
                <w:b/>
                <w:bCs/>
                <w:color w:val="auto"/>
                <w:sz w:val="22"/>
                <w:szCs w:val="22"/>
              </w:rPr>
            </w:pPr>
          </w:p>
        </w:tc>
        <w:tc>
          <w:tcPr>
            <w:tcW w:w="3960" w:type="dxa"/>
            <w:tcBorders>
              <w:top w:val="nil"/>
              <w:left w:val="nil"/>
              <w:bottom w:val="single" w:sz="8" w:space="0" w:color="auto"/>
              <w:right w:val="single" w:sz="8" w:space="0" w:color="auto"/>
            </w:tcBorders>
            <w:tcMar>
              <w:top w:w="0" w:type="dxa"/>
              <w:left w:w="108" w:type="dxa"/>
              <w:bottom w:w="0" w:type="dxa"/>
              <w:right w:w="108" w:type="dxa"/>
            </w:tcMar>
          </w:tcPr>
          <w:p w14:paraId="246BABA1" w14:textId="77777777" w:rsidR="00D25F46" w:rsidRPr="00CF0FF7" w:rsidRDefault="00D25F46" w:rsidP="009E7018">
            <w:pPr>
              <w:spacing w:after="0"/>
              <w:jc w:val="left"/>
              <w:rPr>
                <w:rFonts w:cs="Arial"/>
                <w:bCs/>
              </w:rPr>
            </w:pPr>
          </w:p>
        </w:tc>
        <w:tc>
          <w:tcPr>
            <w:tcW w:w="4338" w:type="dxa"/>
            <w:tcBorders>
              <w:top w:val="nil"/>
              <w:left w:val="nil"/>
              <w:bottom w:val="single" w:sz="8" w:space="0" w:color="auto"/>
              <w:right w:val="single" w:sz="8" w:space="0" w:color="auto"/>
            </w:tcBorders>
            <w:tcMar>
              <w:top w:w="0" w:type="dxa"/>
              <w:left w:w="108" w:type="dxa"/>
              <w:bottom w:w="0" w:type="dxa"/>
              <w:right w:w="108" w:type="dxa"/>
            </w:tcMar>
          </w:tcPr>
          <w:p w14:paraId="51A3F61C" w14:textId="77777777" w:rsidR="00D25F46" w:rsidRPr="00CF0FF7" w:rsidRDefault="00D25F46" w:rsidP="009E7018">
            <w:pPr>
              <w:jc w:val="left"/>
              <w:rPr>
                <w:rFonts w:cs="Arial"/>
                <w:color w:val="FF0000"/>
              </w:rPr>
            </w:pPr>
          </w:p>
        </w:tc>
      </w:tr>
    </w:tbl>
    <w:p w14:paraId="2AC50B38" w14:textId="77777777" w:rsidR="00D25F46" w:rsidRPr="00CF0FF7" w:rsidRDefault="00D25F46" w:rsidP="00D25F46">
      <w:pPr>
        <w:rPr>
          <w:rFonts w:cs="Arial"/>
        </w:rPr>
      </w:pPr>
    </w:p>
    <w:p w14:paraId="1AD97DE1" w14:textId="77777777" w:rsidR="00D25F46" w:rsidRPr="00CF0FF7" w:rsidRDefault="00D25F46" w:rsidP="007E0593">
      <w:pPr>
        <w:pStyle w:val="Heading1"/>
      </w:pPr>
    </w:p>
    <w:p w14:paraId="0C78FBE6" w14:textId="3C136F7D" w:rsidR="00AC79AF" w:rsidRPr="00CF0FF7" w:rsidRDefault="00D718D1" w:rsidP="007E0593">
      <w:pPr>
        <w:pStyle w:val="Heading1"/>
      </w:pPr>
      <w:bookmarkStart w:id="5" w:name="_Toc525118853"/>
      <w:r>
        <w:t>3.0</w:t>
      </w:r>
      <w:r>
        <w:tab/>
      </w:r>
      <w:r w:rsidR="00932A84" w:rsidRPr="00CF0FF7">
        <w:t>FUNCTIONAL REQUIREMENT SOLUTION</w:t>
      </w:r>
      <w:bookmarkEnd w:id="5"/>
    </w:p>
    <w:p w14:paraId="186470E3" w14:textId="77777777" w:rsidR="00AC79AF" w:rsidRPr="00CF0FF7" w:rsidRDefault="00AC79AF" w:rsidP="00AC79AF">
      <w:pPr>
        <w:spacing w:line="276" w:lineRule="auto"/>
        <w:jc w:val="left"/>
        <w:rPr>
          <w:rFonts w:cs="Arial"/>
          <w:b/>
          <w:szCs w:val="20"/>
        </w:rPr>
      </w:pPr>
      <w:r w:rsidRPr="00CF0FF7">
        <w:rPr>
          <w:rFonts w:cs="Arial"/>
          <w:szCs w:val="20"/>
        </w:rPr>
        <w:t xml:space="preserve">Based on the wide analysis and comparison across these SIEM projects, Cognizant has determined to propose the cost effective </w:t>
      </w:r>
      <w:r w:rsidRPr="00CF0FF7">
        <w:rPr>
          <w:rFonts w:cs="Arial"/>
          <w:b/>
          <w:szCs w:val="20"/>
        </w:rPr>
        <w:t>Splunk</w:t>
      </w:r>
      <w:r w:rsidRPr="00CF0FF7">
        <w:rPr>
          <w:rFonts w:cs="Arial"/>
          <w:szCs w:val="20"/>
        </w:rPr>
        <w:t xml:space="preserve"> (Enterprise Security Manager) that would perfectly fit in for the requirement.</w:t>
      </w:r>
    </w:p>
    <w:p w14:paraId="604B6F22" w14:textId="77777777" w:rsidR="00AC79AF" w:rsidRPr="00CF0FF7" w:rsidRDefault="00AC79AF" w:rsidP="00AC79AF">
      <w:pPr>
        <w:spacing w:line="276" w:lineRule="auto"/>
        <w:jc w:val="left"/>
        <w:rPr>
          <w:rFonts w:cs="Arial"/>
          <w:b/>
          <w:szCs w:val="20"/>
        </w:rPr>
      </w:pPr>
      <w:r w:rsidRPr="00CF0FF7">
        <w:rPr>
          <w:rFonts w:cs="Arial"/>
          <w:b/>
          <w:szCs w:val="20"/>
        </w:rPr>
        <w:t>Why Splunk?</w:t>
      </w:r>
    </w:p>
    <w:p w14:paraId="48F34DCF" w14:textId="77777777" w:rsidR="00AC79AF" w:rsidRPr="00CF0FF7" w:rsidRDefault="00AC79AF" w:rsidP="00AC79AF">
      <w:pPr>
        <w:pStyle w:val="Table1"/>
        <w:rPr>
          <w:rFonts w:ascii="Arial" w:hAnsi="Arial" w:cs="Arial"/>
          <w:sz w:val="20"/>
          <w:szCs w:val="20"/>
        </w:rPr>
      </w:pPr>
      <w:r w:rsidRPr="00CF0FF7">
        <w:rPr>
          <w:rFonts w:ascii="Arial" w:hAnsi="Arial" w:cs="Arial"/>
          <w:sz w:val="20"/>
          <w:szCs w:val="20"/>
        </w:rPr>
        <w:t xml:space="preserve">Splunk can deliver the performance, actionable intelligence, and real-time situational awareness as required by Telefonica. </w:t>
      </w:r>
    </w:p>
    <w:p w14:paraId="551B9EC6" w14:textId="77777777" w:rsidR="00AC79AF" w:rsidRPr="00CF0FF7" w:rsidRDefault="00AC79AF" w:rsidP="00AC79AF">
      <w:pPr>
        <w:pStyle w:val="Table1"/>
        <w:rPr>
          <w:rFonts w:ascii="Arial" w:hAnsi="Arial" w:cs="Arial"/>
          <w:sz w:val="20"/>
          <w:szCs w:val="20"/>
        </w:rPr>
      </w:pPr>
      <w:r w:rsidRPr="00CF0FF7">
        <w:rPr>
          <w:rFonts w:ascii="Arial" w:hAnsi="Arial" w:cs="Arial"/>
          <w:sz w:val="20"/>
          <w:szCs w:val="20"/>
        </w:rPr>
        <w:t xml:space="preserve">The Solution brings in holistic management of Threats from a single console because of the integration capabilities it brings with other components. </w:t>
      </w:r>
    </w:p>
    <w:p w14:paraId="60A74222" w14:textId="6622629F" w:rsidR="00AC79AF" w:rsidRPr="00CF0FF7" w:rsidRDefault="00AC79AF" w:rsidP="00AC79AF">
      <w:pPr>
        <w:pStyle w:val="Table1"/>
        <w:rPr>
          <w:rFonts w:ascii="Arial" w:hAnsi="Arial" w:cs="Arial"/>
          <w:sz w:val="20"/>
          <w:szCs w:val="20"/>
        </w:rPr>
      </w:pPr>
      <w:r w:rsidRPr="00CF0FF7">
        <w:rPr>
          <w:rFonts w:ascii="Arial" w:hAnsi="Arial" w:cs="Arial"/>
          <w:sz w:val="20"/>
          <w:szCs w:val="20"/>
        </w:rPr>
        <w:t>High event collection rate suited for very large scale deployment like Telefonica</w:t>
      </w:r>
    </w:p>
    <w:p w14:paraId="502E4E0B" w14:textId="6C9FBE52" w:rsidR="00E00C2C" w:rsidRPr="00CF0FF7" w:rsidRDefault="00E00C2C" w:rsidP="00E00C2C">
      <w:pPr>
        <w:pStyle w:val="Table1"/>
        <w:numPr>
          <w:ilvl w:val="0"/>
          <w:numId w:val="0"/>
        </w:numPr>
        <w:ind w:left="720" w:hanging="360"/>
        <w:rPr>
          <w:rFonts w:ascii="Arial" w:hAnsi="Arial" w:cs="Arial"/>
          <w:sz w:val="20"/>
          <w:szCs w:val="20"/>
        </w:rPr>
      </w:pPr>
    </w:p>
    <w:p w14:paraId="29599F91" w14:textId="77777777" w:rsidR="00E00C2C" w:rsidRPr="00CF0FF7" w:rsidRDefault="00E00C2C" w:rsidP="00E00C2C">
      <w:pPr>
        <w:rPr>
          <w:rFonts w:cs="Arial"/>
          <w:szCs w:val="20"/>
        </w:rPr>
      </w:pPr>
      <w:bookmarkStart w:id="6" w:name="_Toc519146369"/>
      <w:bookmarkStart w:id="7" w:name="_Toc521661393"/>
      <w:r w:rsidRPr="00CF0FF7">
        <w:rPr>
          <w:rFonts w:cs="Arial"/>
          <w:szCs w:val="20"/>
        </w:rPr>
        <w:t>SIEM TOOL:</w:t>
      </w:r>
    </w:p>
    <w:p w14:paraId="6E4B3E7C" w14:textId="77777777" w:rsidR="00E00C2C" w:rsidRPr="00CF0FF7" w:rsidRDefault="00E00C2C" w:rsidP="00E00C2C">
      <w:pPr>
        <w:rPr>
          <w:rFonts w:cs="Arial"/>
          <w:szCs w:val="20"/>
        </w:rPr>
      </w:pPr>
      <w:r w:rsidRPr="00CF0FF7">
        <w:rPr>
          <w:rFonts w:cs="Arial"/>
          <w:szCs w:val="20"/>
        </w:rPr>
        <w:t>There are two key aspects to a Splunk SIEM Solution:</w:t>
      </w:r>
    </w:p>
    <w:p w14:paraId="42DE4E9D" w14:textId="77777777" w:rsidR="00C54353" w:rsidRPr="00CF0FF7" w:rsidRDefault="00E00C2C" w:rsidP="00E00C2C">
      <w:pPr>
        <w:rPr>
          <w:rFonts w:cs="Arial"/>
          <w:szCs w:val="20"/>
        </w:rPr>
      </w:pPr>
      <w:r w:rsidRPr="00CF0FF7">
        <w:rPr>
          <w:rFonts w:cs="Arial"/>
          <w:szCs w:val="20"/>
        </w:rPr>
        <w:t>1: Splunk Enterprise:</w:t>
      </w:r>
      <w:bookmarkEnd w:id="6"/>
      <w:bookmarkEnd w:id="7"/>
      <w:r w:rsidRPr="00CF0FF7">
        <w:rPr>
          <w:rFonts w:cs="Arial"/>
          <w:szCs w:val="20"/>
        </w:rPr>
        <w:t xml:space="preserve"> </w:t>
      </w:r>
    </w:p>
    <w:p w14:paraId="57A91FD2" w14:textId="128CE949" w:rsidR="00E00C2C" w:rsidRPr="00CF0FF7" w:rsidRDefault="00E00C2C" w:rsidP="00E00C2C">
      <w:pPr>
        <w:rPr>
          <w:rFonts w:cs="Arial"/>
          <w:szCs w:val="20"/>
          <w:lang w:val="en-US" w:bidi="ar-SA"/>
        </w:rPr>
      </w:pPr>
      <w:r w:rsidRPr="00CF0FF7">
        <w:rPr>
          <w:rFonts w:cs="Arial"/>
          <w:szCs w:val="20"/>
          <w:lang w:val="en-US" w:bidi="ar-SA"/>
        </w:rPr>
        <w:t>Splunk Enterprise is a software product that enables search, analysis and Visualization of data gathered from the components of IT infrastructure or business. Splunk Enterprise takes in data from websites, applications, sensors, devices, and so on. After you define the data source, Splunk Enterprise index the data stream and parses it into a series of individual events that you can view and search.</w:t>
      </w:r>
    </w:p>
    <w:p w14:paraId="5E406D74" w14:textId="77777777" w:rsidR="00E00C2C" w:rsidRPr="00CF0FF7" w:rsidRDefault="00E00C2C" w:rsidP="00E00C2C">
      <w:pPr>
        <w:autoSpaceDE w:val="0"/>
        <w:autoSpaceDN w:val="0"/>
        <w:adjustRightInd w:val="0"/>
        <w:spacing w:before="0" w:after="0" w:line="240" w:lineRule="auto"/>
        <w:jc w:val="left"/>
        <w:rPr>
          <w:rFonts w:cs="Arial"/>
          <w:szCs w:val="20"/>
          <w:lang w:val="en-US" w:bidi="ar-SA"/>
        </w:rPr>
      </w:pPr>
      <w:r w:rsidRPr="00CF0FF7">
        <w:rPr>
          <w:rFonts w:cs="Arial"/>
          <w:szCs w:val="20"/>
          <w:lang w:val="en-US" w:bidi="ar-SA"/>
        </w:rPr>
        <w:t xml:space="preserve">Users connect to Splunk Enterprise with a web browser and use </w:t>
      </w:r>
      <w:r w:rsidRPr="00CF0FF7">
        <w:rPr>
          <w:rFonts w:cs="Arial"/>
          <w:bCs/>
          <w:szCs w:val="20"/>
          <w:lang w:val="en-US" w:bidi="ar-SA"/>
        </w:rPr>
        <w:t xml:space="preserve">Splunk Web </w:t>
      </w:r>
      <w:r w:rsidRPr="00CF0FF7">
        <w:rPr>
          <w:rFonts w:cs="Arial"/>
          <w:szCs w:val="20"/>
          <w:lang w:val="en-US" w:bidi="ar-SA"/>
        </w:rPr>
        <w:t>to administer their deployment, manage and create knowledge objects, run searches, create pivots and reports, and so on. Users can also use the command-line interface to administer your Splunk Enterprise deployment.</w:t>
      </w:r>
    </w:p>
    <w:p w14:paraId="68B3E037" w14:textId="77777777" w:rsidR="00E00C2C" w:rsidRPr="00CF0FF7" w:rsidRDefault="00E00C2C" w:rsidP="00E00C2C">
      <w:pPr>
        <w:rPr>
          <w:rFonts w:cs="Arial"/>
          <w:szCs w:val="20"/>
        </w:rPr>
      </w:pPr>
    </w:p>
    <w:p w14:paraId="4E24BEFC" w14:textId="77777777" w:rsidR="00C54353" w:rsidRPr="00CF0FF7" w:rsidRDefault="00E00C2C" w:rsidP="00E00C2C">
      <w:pPr>
        <w:autoSpaceDE w:val="0"/>
        <w:autoSpaceDN w:val="0"/>
        <w:adjustRightInd w:val="0"/>
        <w:spacing w:before="0" w:after="0" w:line="240" w:lineRule="auto"/>
        <w:jc w:val="left"/>
        <w:rPr>
          <w:rFonts w:cs="Arial"/>
          <w:szCs w:val="20"/>
          <w:lang w:val="en-US" w:bidi="ar-SA"/>
        </w:rPr>
      </w:pPr>
      <w:r w:rsidRPr="00CF0FF7">
        <w:rPr>
          <w:rFonts w:cs="Arial"/>
          <w:szCs w:val="20"/>
          <w:lang w:val="en-US" w:bidi="ar-SA"/>
        </w:rPr>
        <w:t xml:space="preserve">2: Splunk Enterprise Security: </w:t>
      </w:r>
    </w:p>
    <w:p w14:paraId="3ACB208C" w14:textId="2767A4A9" w:rsidR="00E00C2C" w:rsidRPr="00CF0FF7" w:rsidRDefault="00E00C2C" w:rsidP="00E00C2C">
      <w:pPr>
        <w:autoSpaceDE w:val="0"/>
        <w:autoSpaceDN w:val="0"/>
        <w:adjustRightInd w:val="0"/>
        <w:spacing w:before="0" w:after="0" w:line="240" w:lineRule="auto"/>
        <w:jc w:val="left"/>
        <w:rPr>
          <w:rFonts w:cs="Arial"/>
          <w:szCs w:val="20"/>
          <w:lang w:val="en-US" w:bidi="ar-SA"/>
        </w:rPr>
      </w:pPr>
      <w:r w:rsidRPr="00CF0FF7">
        <w:rPr>
          <w:rFonts w:cs="Arial"/>
          <w:szCs w:val="20"/>
          <w:lang w:val="en-US" w:bidi="ar-SA"/>
        </w:rPr>
        <w:t>Splunk Enterprise Security is an app</w:t>
      </w:r>
      <w:r w:rsidR="00E50716" w:rsidRPr="00CF0FF7">
        <w:rPr>
          <w:rFonts w:cs="Arial"/>
          <w:szCs w:val="20"/>
          <w:lang w:val="en-US" w:bidi="ar-SA"/>
        </w:rPr>
        <w:t xml:space="preserve"> that is deployed on </w:t>
      </w:r>
      <w:r w:rsidR="00E50716" w:rsidRPr="00CF0FF7">
        <w:rPr>
          <w:rFonts w:cs="Arial"/>
          <w:szCs w:val="20"/>
          <w:shd w:val="clear" w:color="auto" w:fill="FFFFFF"/>
        </w:rPr>
        <w:t>search head. It</w:t>
      </w:r>
      <w:r w:rsidRPr="00CF0FF7">
        <w:rPr>
          <w:rFonts w:cs="Arial"/>
          <w:szCs w:val="20"/>
          <w:lang w:val="en-US" w:bidi="ar-SA"/>
        </w:rPr>
        <w:t xml:space="preserve"> uses the Splunk platform's searching and reporting capabilities to provide the security practitioner with an overall view of their organization's security posture.</w:t>
      </w:r>
      <w:r w:rsidR="00E50716" w:rsidRPr="00CF0FF7">
        <w:rPr>
          <w:rFonts w:cs="Arial"/>
          <w:szCs w:val="20"/>
          <w:lang w:val="en-US" w:bidi="ar-SA"/>
        </w:rPr>
        <w:t xml:space="preserve"> </w:t>
      </w:r>
      <w:r w:rsidRPr="00CF0FF7">
        <w:rPr>
          <w:rFonts w:cs="Arial"/>
          <w:szCs w:val="20"/>
          <w:lang w:val="en-US" w:bidi="ar-SA"/>
        </w:rPr>
        <w:t xml:space="preserve">Enterprise Security uses </w:t>
      </w:r>
      <w:r w:rsidRPr="00CF0FF7">
        <w:rPr>
          <w:rFonts w:cs="Arial"/>
          <w:bCs/>
          <w:szCs w:val="20"/>
          <w:lang w:val="en-US" w:bidi="ar-SA"/>
        </w:rPr>
        <w:t xml:space="preserve">correlation searches </w:t>
      </w:r>
      <w:r w:rsidRPr="00CF0FF7">
        <w:rPr>
          <w:rFonts w:cs="Arial"/>
          <w:szCs w:val="20"/>
          <w:lang w:val="en-US" w:bidi="ar-SA"/>
        </w:rPr>
        <w:t xml:space="preserve">to provide visibility into security-relevant threats and generate </w:t>
      </w:r>
      <w:r w:rsidRPr="00CF0FF7">
        <w:rPr>
          <w:rFonts w:cs="Arial"/>
          <w:bCs/>
          <w:szCs w:val="20"/>
          <w:lang w:val="en-US" w:bidi="ar-SA"/>
        </w:rPr>
        <w:t xml:space="preserve">notable events </w:t>
      </w:r>
      <w:r w:rsidRPr="00CF0FF7">
        <w:rPr>
          <w:rFonts w:cs="Arial"/>
          <w:szCs w:val="20"/>
          <w:lang w:val="en-US" w:bidi="ar-SA"/>
        </w:rPr>
        <w:t>for tracking identified threats.</w:t>
      </w:r>
    </w:p>
    <w:p w14:paraId="1DAC7AEB" w14:textId="77777777" w:rsidR="00E00C2C" w:rsidRPr="00CF0FF7" w:rsidRDefault="00E00C2C" w:rsidP="00E00C2C">
      <w:pPr>
        <w:autoSpaceDE w:val="0"/>
        <w:autoSpaceDN w:val="0"/>
        <w:adjustRightInd w:val="0"/>
        <w:spacing w:before="0" w:after="0" w:line="240" w:lineRule="auto"/>
        <w:jc w:val="left"/>
        <w:rPr>
          <w:rFonts w:cs="Arial"/>
          <w:szCs w:val="20"/>
          <w:lang w:val="en-US" w:bidi="ar-SA"/>
        </w:rPr>
      </w:pPr>
      <w:r w:rsidRPr="00CF0FF7">
        <w:rPr>
          <w:rFonts w:cs="Arial"/>
          <w:szCs w:val="20"/>
          <w:shd w:val="clear" w:color="auto" w:fill="FFFFFF"/>
        </w:rPr>
        <w:t xml:space="preserve">A correlations search is a type of saved search that </w:t>
      </w:r>
      <w:r w:rsidRPr="00CF0FF7">
        <w:rPr>
          <w:rFonts w:cs="Arial"/>
          <w:szCs w:val="20"/>
          <w:lang w:val="en-US" w:bidi="ar-SA"/>
        </w:rPr>
        <w:t>scans multiple data sources for defined patterns,</w:t>
      </w:r>
      <w:r w:rsidRPr="00CF0FF7">
        <w:rPr>
          <w:rFonts w:cs="Arial"/>
          <w:szCs w:val="20"/>
          <w:shd w:val="clear" w:color="auto" w:fill="FFFFFF"/>
        </w:rPr>
        <w:t xml:space="preserve"> to detect suspicious events or patterns in your data. If a suspicious event is detected, a notable event is created. The notable event can then be investigated using the Incident Review dashboard in ES.</w:t>
      </w:r>
    </w:p>
    <w:p w14:paraId="7CF45DF6" w14:textId="77777777" w:rsidR="00E00C2C" w:rsidRPr="00CF0FF7" w:rsidRDefault="00E00C2C" w:rsidP="00E00C2C">
      <w:pPr>
        <w:autoSpaceDE w:val="0"/>
        <w:autoSpaceDN w:val="0"/>
        <w:adjustRightInd w:val="0"/>
        <w:spacing w:before="0" w:after="0" w:line="240" w:lineRule="auto"/>
        <w:jc w:val="left"/>
        <w:rPr>
          <w:rFonts w:cs="Arial"/>
          <w:szCs w:val="20"/>
          <w:lang w:val="en-US" w:bidi="ar-SA"/>
        </w:rPr>
      </w:pPr>
    </w:p>
    <w:p w14:paraId="10617A13" w14:textId="55B8C4BD" w:rsidR="000F4015" w:rsidRPr="00CF0FF7" w:rsidRDefault="00D718D1" w:rsidP="00D14824">
      <w:pPr>
        <w:pStyle w:val="Heading2"/>
      </w:pPr>
      <w:bookmarkStart w:id="8" w:name="_Toc525118854"/>
      <w:r>
        <w:t>3.1</w:t>
      </w:r>
      <w:r>
        <w:tab/>
      </w:r>
      <w:r w:rsidR="000F4015" w:rsidRPr="00CF0FF7">
        <w:t>Splunk Architecture:</w:t>
      </w:r>
      <w:bookmarkEnd w:id="8"/>
    </w:p>
    <w:p w14:paraId="1B314E4A" w14:textId="32522030" w:rsidR="00ED40CF" w:rsidRPr="00CF0FF7" w:rsidRDefault="000F4015" w:rsidP="00ED40CF">
      <w:pPr>
        <w:rPr>
          <w:rFonts w:cs="Arial"/>
          <w:szCs w:val="20"/>
        </w:rPr>
      </w:pPr>
      <w:r w:rsidRPr="00CF0FF7">
        <w:rPr>
          <w:rFonts w:cs="Arial"/>
          <w:szCs w:val="20"/>
        </w:rPr>
        <w:t xml:space="preserve">Cognizant recommends Telefonica to deploy Distributed, multi-site (dual site) clustered model of Indexers and Search Headers and integrate log sources across Enterprise. Strategic locations within multiple Data centers </w:t>
      </w:r>
      <w:r w:rsidRPr="00CF0FF7">
        <w:rPr>
          <w:rFonts w:cs="Arial"/>
          <w:szCs w:val="20"/>
        </w:rPr>
        <w:lastRenderedPageBreak/>
        <w:t>should be identified for the placement of Heavy forwarders and route the traffic to the central location after filtering out unwanted logs.</w:t>
      </w:r>
      <w:r w:rsidR="006147C8">
        <w:rPr>
          <w:rFonts w:cs="Arial"/>
          <w:szCs w:val="20"/>
        </w:rPr>
        <w:t xml:space="preserve"> Below is the Indicative architecture based on assumptions that the components will be deployed in two DC’s for cluster and continuity during DC Failure.</w:t>
      </w:r>
      <w:r w:rsidR="00ED40CF">
        <w:rPr>
          <w:rFonts w:cs="Arial"/>
          <w:szCs w:val="20"/>
        </w:rPr>
        <w:t xml:space="preserve"> The architecture is designed for high Availability at Indexer and Search head level. Universal Forwarder for</w:t>
      </w:r>
      <w:r w:rsidR="00185C1C">
        <w:rPr>
          <w:rFonts w:cs="Arial"/>
          <w:szCs w:val="20"/>
        </w:rPr>
        <w:t xml:space="preserve">wards logs to Heavy Forwarders and will be configured </w:t>
      </w:r>
    </w:p>
    <w:p w14:paraId="0694D9D0" w14:textId="310C737A" w:rsidR="000F4015" w:rsidRPr="00CF0FF7" w:rsidRDefault="000F4015" w:rsidP="000F4015">
      <w:pPr>
        <w:rPr>
          <w:rFonts w:cs="Arial"/>
          <w:szCs w:val="20"/>
        </w:rPr>
      </w:pPr>
    </w:p>
    <w:p w14:paraId="1774A8CD" w14:textId="0558BB09" w:rsidR="000F4015" w:rsidRPr="00CF0FF7" w:rsidRDefault="000F4015" w:rsidP="000F4015">
      <w:pPr>
        <w:rPr>
          <w:rFonts w:cs="Arial"/>
          <w:szCs w:val="20"/>
        </w:rPr>
      </w:pPr>
      <w:r w:rsidRPr="00CF0FF7">
        <w:rPr>
          <w:rFonts w:cs="Arial"/>
          <w:szCs w:val="20"/>
        </w:rPr>
        <w:t>For the easier administration of Universal forwarders and related configurations, Cognizant recommends to have “Deployment Server” or any other similar configuration management tools.</w:t>
      </w:r>
    </w:p>
    <w:p w14:paraId="717C88B3" w14:textId="721EBB2B" w:rsidR="000F4015" w:rsidRPr="00CF0FF7" w:rsidRDefault="000F4015" w:rsidP="000F4015">
      <w:pPr>
        <w:rPr>
          <w:rFonts w:cs="Arial"/>
          <w:szCs w:val="20"/>
        </w:rPr>
      </w:pPr>
      <w:r w:rsidRPr="00CF0FF7">
        <w:rPr>
          <w:rFonts w:cs="Arial"/>
          <w:szCs w:val="20"/>
        </w:rPr>
        <w:t>A search head cluster is a group of interchangeable and highly available and Splunk Enterprise search heads. For failover with clustering, three search heads are required</w:t>
      </w:r>
    </w:p>
    <w:p w14:paraId="51953F20" w14:textId="537D26E6" w:rsidR="000F4015" w:rsidRDefault="000F4015" w:rsidP="000F4015">
      <w:pPr>
        <w:rPr>
          <w:rFonts w:cs="Arial"/>
          <w:szCs w:val="20"/>
        </w:rPr>
      </w:pPr>
      <w:r w:rsidRPr="00CF0FF7">
        <w:rPr>
          <w:rFonts w:cs="Arial"/>
          <w:szCs w:val="20"/>
        </w:rPr>
        <w:t>Indexer clusters consist of groups of Splunk Enterprise indexers configured to replicate each other’s data so that the indexes of the system become highly available. By maintaining multiple, identical copies of indexes, clusters prevent data loss while promoting data availability for searching.</w:t>
      </w:r>
    </w:p>
    <w:p w14:paraId="034A2159" w14:textId="1B5078DF" w:rsidR="00EB2DD0" w:rsidRDefault="00EB2DD0" w:rsidP="000F4015">
      <w:pPr>
        <w:rPr>
          <w:rFonts w:cs="Arial"/>
          <w:szCs w:val="20"/>
        </w:rPr>
      </w:pPr>
    </w:p>
    <w:p w14:paraId="7939C6D2" w14:textId="020BD4B5" w:rsidR="00EB2DD0" w:rsidRDefault="00EB2DD0" w:rsidP="000F4015">
      <w:pPr>
        <w:rPr>
          <w:rFonts w:cs="Arial"/>
          <w:szCs w:val="20"/>
        </w:rPr>
      </w:pPr>
      <w:r>
        <w:rPr>
          <w:rFonts w:cs="Arial"/>
          <w:noProof/>
          <w:szCs w:val="20"/>
          <w:lang w:val="en-US" w:bidi="ar-SA"/>
        </w:rPr>
        <w:drawing>
          <wp:inline distT="0" distB="0" distL="0" distR="0" wp14:anchorId="367425B1" wp14:editId="0122BF1B">
            <wp:extent cx="6479230" cy="5644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290" cy="5651076"/>
                    </a:xfrm>
                    <a:prstGeom prst="rect">
                      <a:avLst/>
                    </a:prstGeom>
                    <a:noFill/>
                  </pic:spPr>
                </pic:pic>
              </a:graphicData>
            </a:graphic>
          </wp:inline>
        </w:drawing>
      </w:r>
    </w:p>
    <w:p w14:paraId="559E08AD" w14:textId="4E35B9EF" w:rsidR="00EB2DD0" w:rsidRPr="00EB2DD0" w:rsidRDefault="00EB2DD0" w:rsidP="000F4015">
      <w:pPr>
        <w:rPr>
          <w:rFonts w:cs="Arial"/>
          <w:b/>
          <w:szCs w:val="20"/>
        </w:rPr>
      </w:pPr>
      <w:r w:rsidRPr="00EB2DD0">
        <w:rPr>
          <w:rFonts w:cs="Arial"/>
          <w:b/>
          <w:szCs w:val="20"/>
        </w:rPr>
        <w:t>Solution Components &amp; Description:</w:t>
      </w:r>
    </w:p>
    <w:p w14:paraId="33C53030" w14:textId="1F1D2F9D" w:rsidR="000F4015" w:rsidRDefault="000F4015" w:rsidP="009B1518">
      <w:pPr>
        <w:pStyle w:val="ListParagraph"/>
        <w:numPr>
          <w:ilvl w:val="0"/>
          <w:numId w:val="52"/>
        </w:numPr>
        <w:spacing w:before="0" w:after="0" w:line="240" w:lineRule="auto"/>
        <w:rPr>
          <w:rFonts w:cs="Arial"/>
          <w:szCs w:val="20"/>
        </w:rPr>
      </w:pPr>
      <w:r w:rsidRPr="00CF0FF7">
        <w:rPr>
          <w:rFonts w:cs="Arial"/>
          <w:szCs w:val="20"/>
        </w:rPr>
        <w:t xml:space="preserve">The master node controls the entire cluster. Although the master resides physically on a site, the master is not actually a member of any site. However, each master has a built-in search head, and that search head </w:t>
      </w:r>
      <w:r w:rsidRPr="00CF0FF7">
        <w:rPr>
          <w:rFonts w:cs="Arial"/>
          <w:szCs w:val="20"/>
        </w:rPr>
        <w:lastRenderedPageBreak/>
        <w:t>requires that you specify a site for the master as a whole. Note that the master's search head is for testing purposes only. Do not use it in a production environment.</w:t>
      </w:r>
    </w:p>
    <w:p w14:paraId="3DB851EF" w14:textId="6BE4B670" w:rsidR="00627526" w:rsidRPr="00627526" w:rsidRDefault="00627526" w:rsidP="009B1518">
      <w:pPr>
        <w:pStyle w:val="ListParagraph"/>
        <w:numPr>
          <w:ilvl w:val="0"/>
          <w:numId w:val="52"/>
        </w:numPr>
        <w:spacing w:before="0" w:after="0" w:line="240" w:lineRule="auto"/>
        <w:rPr>
          <w:rFonts w:cs="Arial"/>
          <w:szCs w:val="20"/>
        </w:rPr>
      </w:pPr>
      <w:r>
        <w:rPr>
          <w:rFonts w:cs="Arial"/>
          <w:szCs w:val="20"/>
        </w:rPr>
        <w:t>C</w:t>
      </w:r>
      <w:r w:rsidRPr="00627526">
        <w:rPr>
          <w:rFonts w:cs="Arial"/>
          <w:szCs w:val="20"/>
        </w:rPr>
        <w:t xml:space="preserve">oncurrent search is support by no. indexers with cores per indexer, our solution is designed to handle more than </w:t>
      </w:r>
      <w:r w:rsidR="00AD2BE6">
        <w:rPr>
          <w:rFonts w:cs="Arial"/>
          <w:szCs w:val="20"/>
        </w:rPr>
        <w:t>6</w:t>
      </w:r>
      <w:r w:rsidRPr="00627526">
        <w:rPr>
          <w:rFonts w:cs="Arial"/>
          <w:szCs w:val="20"/>
        </w:rPr>
        <w:t xml:space="preserve"> concurrent searches.</w:t>
      </w:r>
    </w:p>
    <w:p w14:paraId="3D5BD731" w14:textId="0F3ED8E1" w:rsidR="00DA75E5" w:rsidRPr="00DA75E5" w:rsidRDefault="00075035" w:rsidP="009B1518">
      <w:pPr>
        <w:pStyle w:val="ListParagraph"/>
        <w:numPr>
          <w:ilvl w:val="0"/>
          <w:numId w:val="52"/>
        </w:numPr>
        <w:spacing w:before="0" w:after="0" w:line="240" w:lineRule="auto"/>
        <w:rPr>
          <w:rFonts w:cs="Arial"/>
          <w:szCs w:val="20"/>
        </w:rPr>
      </w:pPr>
      <w:r>
        <w:t xml:space="preserve">Universal forwarders </w:t>
      </w:r>
      <w:r w:rsidR="00DA75E5">
        <w:t>use</w:t>
      </w:r>
      <w:r>
        <w:t xml:space="preserve"> a lightweight version of Splunk Enterprise that simply inputs data, performs minimal processing on the data, and then forwards the data to a </w:t>
      </w:r>
      <w:r w:rsidR="00DA75E5">
        <w:t>Heavy Forwarders</w:t>
      </w:r>
      <w:r>
        <w:t xml:space="preserve">. Because its resource needs are minimal, it can </w:t>
      </w:r>
      <w:r w:rsidR="00AD2BE6">
        <w:t xml:space="preserve">also </w:t>
      </w:r>
      <w:r>
        <w:t xml:space="preserve">be deployed on the machines that produce the data, such as web servers. </w:t>
      </w:r>
      <w:r w:rsidR="00AD2BE6">
        <w:t xml:space="preserve">During due diligence stage such system shall be identified. </w:t>
      </w:r>
    </w:p>
    <w:p w14:paraId="5345F74D" w14:textId="642E689B" w:rsidR="00075035" w:rsidRPr="00DA75E5" w:rsidRDefault="00075035" w:rsidP="009B1518">
      <w:pPr>
        <w:pStyle w:val="ListParagraph"/>
        <w:numPr>
          <w:ilvl w:val="0"/>
          <w:numId w:val="52"/>
        </w:numPr>
        <w:spacing w:before="0" w:after="0" w:line="240" w:lineRule="auto"/>
        <w:rPr>
          <w:rFonts w:cs="Arial"/>
          <w:szCs w:val="20"/>
        </w:rPr>
      </w:pPr>
      <w:r>
        <w:t>Data enters the system through forwarders, which consume external data, perform a small amount of pre-processing on it, and then forward the data to the indexers.</w:t>
      </w:r>
    </w:p>
    <w:p w14:paraId="636FF625" w14:textId="75CB9FBA" w:rsidR="00DA75E5" w:rsidRPr="00075035" w:rsidRDefault="00DA75E5" w:rsidP="009B1518">
      <w:pPr>
        <w:pStyle w:val="ListParagraph"/>
        <w:numPr>
          <w:ilvl w:val="0"/>
          <w:numId w:val="52"/>
        </w:numPr>
        <w:spacing w:before="0" w:after="0" w:line="240" w:lineRule="auto"/>
        <w:rPr>
          <w:rFonts w:cs="Arial"/>
          <w:szCs w:val="20"/>
        </w:rPr>
      </w:pPr>
      <w:r w:rsidRPr="00FB4882">
        <w:rPr>
          <w:rFonts w:cs="Arial"/>
          <w:szCs w:val="20"/>
        </w:rPr>
        <w:t>A Cluster of Heavy forwarders will be deployed across the two DC’s.</w:t>
      </w:r>
      <w:r w:rsidR="0037227F" w:rsidRPr="00FB4882">
        <w:rPr>
          <w:rFonts w:cs="Arial"/>
          <w:szCs w:val="20"/>
        </w:rPr>
        <w:t xml:space="preserve"> All data from one group of machines/Universal forwarders will be sent to one indexer and all data from a second group of machines to a second indexer. </w:t>
      </w:r>
      <w:r w:rsidRPr="00FB4882">
        <w:rPr>
          <w:rFonts w:cs="Arial"/>
          <w:szCs w:val="20"/>
        </w:rPr>
        <w:t xml:space="preserve">Heavy forwarders will parse data before forwarding it to the receiving indexer, thus allowing indexer to handle only the indexing segment. Heavy forwarders </w:t>
      </w:r>
      <w:r w:rsidR="0037227F" w:rsidRPr="00FB4882">
        <w:rPr>
          <w:rFonts w:cs="Arial"/>
          <w:szCs w:val="20"/>
        </w:rPr>
        <w:t>shall be configured to</w:t>
      </w:r>
      <w:r w:rsidRPr="00FB4882">
        <w:rPr>
          <w:rFonts w:cs="Arial"/>
          <w:szCs w:val="20"/>
        </w:rPr>
        <w:t xml:space="preserve"> filter and route data to specific receivers based on source, source type, or patterns in the events themselves. Heavy forwarders can also look inside the events and filter or route accordingly. </w:t>
      </w:r>
    </w:p>
    <w:p w14:paraId="48140931" w14:textId="3C6DB755" w:rsidR="00075035" w:rsidRPr="00075035" w:rsidRDefault="00075035" w:rsidP="009B1518">
      <w:pPr>
        <w:pStyle w:val="ListParagraph"/>
        <w:numPr>
          <w:ilvl w:val="0"/>
          <w:numId w:val="52"/>
        </w:numPr>
        <w:spacing w:before="0" w:after="0" w:line="240" w:lineRule="auto"/>
        <w:rPr>
          <w:rFonts w:cs="Arial"/>
          <w:szCs w:val="20"/>
        </w:rPr>
      </w:pPr>
      <w:r w:rsidRPr="00FB4882">
        <w:rPr>
          <w:rFonts w:cs="Arial"/>
          <w:szCs w:val="20"/>
        </w:rPr>
        <w:t>Cognizant has assumed one DC and One DR wherein the heavy processing components – Search head and Indexers would be deployed.</w:t>
      </w:r>
    </w:p>
    <w:p w14:paraId="4CAD186C" w14:textId="20CCD3B0" w:rsidR="001F7D95" w:rsidRDefault="00075035" w:rsidP="009B1518">
      <w:pPr>
        <w:pStyle w:val="ListParagraph"/>
        <w:numPr>
          <w:ilvl w:val="0"/>
          <w:numId w:val="52"/>
        </w:numPr>
        <w:spacing w:before="0" w:after="0" w:line="240" w:lineRule="auto"/>
        <w:rPr>
          <w:rFonts w:cs="Arial"/>
          <w:szCs w:val="20"/>
        </w:rPr>
      </w:pPr>
      <w:r w:rsidRPr="00CF0FF7">
        <w:rPr>
          <w:rFonts w:cs="Arial"/>
          <w:szCs w:val="20"/>
        </w:rPr>
        <w:t xml:space="preserve">Each </w:t>
      </w:r>
      <w:r>
        <w:rPr>
          <w:rFonts w:cs="Arial"/>
          <w:szCs w:val="20"/>
        </w:rPr>
        <w:t xml:space="preserve">of the two </w:t>
      </w:r>
      <w:r w:rsidRPr="00CF0FF7">
        <w:rPr>
          <w:rFonts w:cs="Arial"/>
          <w:szCs w:val="20"/>
        </w:rPr>
        <w:t>site</w:t>
      </w:r>
      <w:r>
        <w:rPr>
          <w:rFonts w:cs="Arial"/>
          <w:szCs w:val="20"/>
        </w:rPr>
        <w:t>s [DC and DR]</w:t>
      </w:r>
      <w:r w:rsidRPr="00CF0FF7">
        <w:rPr>
          <w:rFonts w:cs="Arial"/>
          <w:szCs w:val="20"/>
        </w:rPr>
        <w:t xml:space="preserve"> has its own </w:t>
      </w:r>
      <w:r>
        <w:rPr>
          <w:rFonts w:cs="Arial"/>
          <w:szCs w:val="20"/>
        </w:rPr>
        <w:t>i</w:t>
      </w:r>
      <w:r w:rsidR="00DA75E5">
        <w:rPr>
          <w:rFonts w:cs="Arial"/>
          <w:szCs w:val="20"/>
        </w:rPr>
        <w:t>ndexers deployed as a cluster</w:t>
      </w:r>
      <w:r w:rsidRPr="00CF0FF7">
        <w:rPr>
          <w:rFonts w:cs="Arial"/>
          <w:szCs w:val="20"/>
        </w:rPr>
        <w:t>.</w:t>
      </w:r>
      <w:r>
        <w:rPr>
          <w:rFonts w:cs="Arial"/>
          <w:szCs w:val="20"/>
        </w:rPr>
        <w:t xml:space="preserve"> </w:t>
      </w:r>
      <w:r w:rsidRPr="00FB4882">
        <w:rPr>
          <w:rFonts w:cs="Arial"/>
          <w:szCs w:val="20"/>
        </w:rPr>
        <w:t xml:space="preserve">An indexer cluster is a group of Splunk Enterprise indexers that are configured to replicate each other’s' data, so that the system keeps multiple copies of all data. This process is known as index replication. </w:t>
      </w:r>
      <w:r w:rsidR="001F7D95" w:rsidRPr="00C64DB0">
        <w:rPr>
          <w:rFonts w:cs="Arial"/>
          <w:szCs w:val="20"/>
        </w:rPr>
        <w:t>Multiple clustered search-peers (indexers) improves performance both during data-ingest and search. This strategy reduces search time and provides redundancy of data-ingest and availability should a single server fail</w:t>
      </w:r>
      <w:r w:rsidR="00C64DB0">
        <w:rPr>
          <w:rFonts w:cs="Arial"/>
          <w:szCs w:val="20"/>
        </w:rPr>
        <w:t>.</w:t>
      </w:r>
    </w:p>
    <w:p w14:paraId="766C0C6E" w14:textId="202F2BB9" w:rsidR="00075035" w:rsidRPr="00CF0FF7" w:rsidRDefault="00075035" w:rsidP="009B1518">
      <w:pPr>
        <w:pStyle w:val="ListParagraph"/>
        <w:numPr>
          <w:ilvl w:val="0"/>
          <w:numId w:val="52"/>
        </w:numPr>
        <w:spacing w:before="0" w:after="0" w:line="240" w:lineRule="auto"/>
        <w:rPr>
          <w:rFonts w:cs="Arial"/>
          <w:szCs w:val="20"/>
        </w:rPr>
      </w:pPr>
      <w:r w:rsidRPr="00FB4882">
        <w:rPr>
          <w:rFonts w:cs="Arial"/>
          <w:szCs w:val="20"/>
        </w:rPr>
        <w:t>By maintaining multiple, identical copies of Splunk Enterprise data, the cluster prevents data loss while promoting data availability for searching. Splunk Enterprise clusters feature automatic failover from one indexer to the next. This means that, if one or more indexers fail, incoming data continues to get indexed and indexed data continues to be searchable.</w:t>
      </w:r>
    </w:p>
    <w:p w14:paraId="2ED67642" w14:textId="1C88C897" w:rsidR="000F4015" w:rsidRPr="00704DFF" w:rsidRDefault="000F4015" w:rsidP="009B1518">
      <w:pPr>
        <w:pStyle w:val="ListParagraph"/>
        <w:numPr>
          <w:ilvl w:val="0"/>
          <w:numId w:val="52"/>
        </w:numPr>
        <w:spacing w:before="0" w:after="0" w:line="240" w:lineRule="auto"/>
        <w:rPr>
          <w:rFonts w:cs="Arial"/>
          <w:szCs w:val="20"/>
        </w:rPr>
      </w:pPr>
      <w:r w:rsidRPr="00CF0FF7">
        <w:rPr>
          <w:rFonts w:cs="Arial"/>
          <w:szCs w:val="20"/>
        </w:rPr>
        <w:t xml:space="preserve">Each </w:t>
      </w:r>
      <w:r w:rsidR="00075035">
        <w:rPr>
          <w:rFonts w:cs="Arial"/>
          <w:szCs w:val="20"/>
        </w:rPr>
        <w:t xml:space="preserve">of the two </w:t>
      </w:r>
      <w:r w:rsidRPr="00CF0FF7">
        <w:rPr>
          <w:rFonts w:cs="Arial"/>
          <w:szCs w:val="20"/>
        </w:rPr>
        <w:t>site</w:t>
      </w:r>
      <w:r w:rsidR="00075035">
        <w:rPr>
          <w:rFonts w:cs="Arial"/>
          <w:szCs w:val="20"/>
        </w:rPr>
        <w:t>s</w:t>
      </w:r>
      <w:r w:rsidRPr="00CF0FF7">
        <w:rPr>
          <w:rFonts w:cs="Arial"/>
          <w:szCs w:val="20"/>
        </w:rPr>
        <w:t xml:space="preserve"> has its own search head, which searches the set of peer nodes on its site.</w:t>
      </w:r>
      <w:r w:rsidR="00FC6E3A">
        <w:rPr>
          <w:rFonts w:cs="Arial"/>
          <w:szCs w:val="20"/>
        </w:rPr>
        <w:t xml:space="preserve"> T</w:t>
      </w:r>
      <w:r w:rsidRPr="00CF0FF7">
        <w:rPr>
          <w:rFonts w:cs="Arial"/>
          <w:szCs w:val="20"/>
        </w:rPr>
        <w:t>his is an example of a cluster that has been configured for search affinity.</w:t>
      </w:r>
      <w:r w:rsidR="00075035">
        <w:rPr>
          <w:rFonts w:cs="Arial"/>
          <w:szCs w:val="20"/>
        </w:rPr>
        <w:t xml:space="preserve"> </w:t>
      </w:r>
      <w:r w:rsidR="00075035">
        <w:t>A search head cluster is a group of search heads that serves as a central resource for searching. The search heads share knowledge objects, apps, and all other configurations. You can run th</w:t>
      </w:r>
      <w:r w:rsidR="00FC6E3A">
        <w:t>e same searches, view the same</w:t>
      </w:r>
      <w:r w:rsidR="00075035">
        <w:t xml:space="preserve"> dashboards, and access the same search results from any search head in the cluster.</w:t>
      </w:r>
    </w:p>
    <w:p w14:paraId="46840253" w14:textId="12C647A4" w:rsidR="00704DFF" w:rsidRPr="00CF0FF7" w:rsidRDefault="00704DFF" w:rsidP="009B1518">
      <w:pPr>
        <w:pStyle w:val="ListParagraph"/>
        <w:numPr>
          <w:ilvl w:val="0"/>
          <w:numId w:val="52"/>
        </w:numPr>
        <w:spacing w:before="0" w:after="0" w:line="240" w:lineRule="auto"/>
        <w:rPr>
          <w:rFonts w:cs="Arial"/>
          <w:szCs w:val="20"/>
        </w:rPr>
      </w:pPr>
      <w:r>
        <w:rPr>
          <w:rFonts w:cs="Arial"/>
          <w:szCs w:val="20"/>
        </w:rPr>
        <w:t>A total of five search heads will be deployed with Splunk Enterprise Security app installed on Three search heads and other two with only Splunk Enterprise Search. Search specific to security can be executed on search head deployed with Splunk Enterprise Security app while basic search can be installed on Search head without ES app.</w:t>
      </w:r>
    </w:p>
    <w:p w14:paraId="74838D20" w14:textId="77777777" w:rsidR="000F4015" w:rsidRPr="00CF0FF7" w:rsidRDefault="000F4015" w:rsidP="009B1518">
      <w:pPr>
        <w:pStyle w:val="ListParagraph"/>
        <w:numPr>
          <w:ilvl w:val="0"/>
          <w:numId w:val="52"/>
        </w:numPr>
        <w:spacing w:before="0" w:after="0" w:line="240" w:lineRule="auto"/>
        <w:rPr>
          <w:rFonts w:cs="Arial"/>
          <w:szCs w:val="20"/>
        </w:rPr>
      </w:pPr>
      <w:r w:rsidRPr="00CF0FF7">
        <w:rPr>
          <w:rFonts w:cs="Arial"/>
          <w:szCs w:val="20"/>
        </w:rPr>
        <w:t>The peers replicate data across site boundaries. This behaviour is fundamental for both disaster recovery and search affinity.</w:t>
      </w:r>
    </w:p>
    <w:p w14:paraId="75CA0BF1" w14:textId="77777777" w:rsidR="000F4015" w:rsidRPr="00CF0FF7" w:rsidRDefault="000F4015" w:rsidP="009B1518">
      <w:pPr>
        <w:pStyle w:val="ListParagraph"/>
        <w:numPr>
          <w:ilvl w:val="0"/>
          <w:numId w:val="52"/>
        </w:numPr>
        <w:spacing w:before="0" w:after="0" w:line="240" w:lineRule="auto"/>
        <w:rPr>
          <w:rFonts w:cs="Arial"/>
          <w:szCs w:val="20"/>
        </w:rPr>
      </w:pPr>
      <w:r w:rsidRPr="00CF0FF7">
        <w:rPr>
          <w:rFonts w:cs="Arial"/>
          <w:szCs w:val="20"/>
        </w:rPr>
        <w:t>Multisite replication and search factors determine the number of bucket copies and searchable bucket copies, respectively, in the cluster. Multisite replication and search factors also determine the number of copies on each site</w:t>
      </w:r>
    </w:p>
    <w:p w14:paraId="63391E8D" w14:textId="77777777" w:rsidR="000F4015" w:rsidRPr="00CF0FF7" w:rsidRDefault="000F4015" w:rsidP="009B1518">
      <w:pPr>
        <w:pStyle w:val="ListParagraph"/>
        <w:numPr>
          <w:ilvl w:val="0"/>
          <w:numId w:val="52"/>
        </w:numPr>
        <w:spacing w:before="0" w:after="0" w:line="240" w:lineRule="auto"/>
        <w:rPr>
          <w:rFonts w:cs="Arial"/>
          <w:szCs w:val="20"/>
        </w:rPr>
      </w:pPr>
      <w:r w:rsidRPr="00CF0FF7">
        <w:rPr>
          <w:rFonts w:cs="Arial"/>
          <w:szCs w:val="20"/>
        </w:rPr>
        <w:t>Multisite clusters provide search affinity, which allows searches to occur on site-local data. Search affinity is always enabled in a multisite cluster, but you must perform a few steps to take advantage of it. Specifically, you must ensure that both the searchable data and the search heads are available locally</w:t>
      </w:r>
    </w:p>
    <w:p w14:paraId="2155E6C2" w14:textId="77777777" w:rsidR="000F4015" w:rsidRPr="00CF0FF7" w:rsidRDefault="000F4015" w:rsidP="009B1518">
      <w:pPr>
        <w:pStyle w:val="ListParagraph"/>
        <w:numPr>
          <w:ilvl w:val="0"/>
          <w:numId w:val="52"/>
        </w:numPr>
        <w:spacing w:before="0" w:after="0" w:line="240" w:lineRule="auto"/>
        <w:rPr>
          <w:rFonts w:cs="Arial"/>
          <w:szCs w:val="20"/>
        </w:rPr>
      </w:pPr>
      <w:r w:rsidRPr="00CF0FF7">
        <w:rPr>
          <w:rFonts w:cs="Arial"/>
          <w:szCs w:val="20"/>
        </w:rPr>
        <w:t>When a peer goes down, bucket fix-up happens within the same site, if possible. The cluster tries to replace any missing bucket copies by adding copies to peers remaining on that site. (In all cases, each peer can have at most one copy of any particular bucket.) If it is not possible to fix up all buckets by adding copies to peers within the site, then, depending on the replication and search factors, the cluster might make copies on peers on other sites</w:t>
      </w:r>
    </w:p>
    <w:p w14:paraId="77826AA7" w14:textId="4E26E6E3" w:rsidR="000F4015" w:rsidRDefault="000F4015" w:rsidP="009B1518">
      <w:pPr>
        <w:pStyle w:val="ListParagraph"/>
        <w:numPr>
          <w:ilvl w:val="0"/>
          <w:numId w:val="52"/>
        </w:numPr>
        <w:spacing w:before="0" w:after="0" w:line="240" w:lineRule="auto"/>
        <w:rPr>
          <w:rFonts w:cs="Arial"/>
          <w:szCs w:val="20"/>
        </w:rPr>
      </w:pPr>
      <w:r w:rsidRPr="00CF0FF7">
        <w:rPr>
          <w:rFonts w:cs="Arial"/>
          <w:szCs w:val="20"/>
        </w:rPr>
        <w:t>Site failure is just a special case of peer node failure. Cluster fix-up occurs following the rules described earlier for peer node failure. Of particular note, the cluster might hold copies in reserve against the eventual return of the site.</w:t>
      </w:r>
    </w:p>
    <w:p w14:paraId="45747140" w14:textId="5CEFE9FB" w:rsidR="00704DFF" w:rsidRPr="00CF0FF7" w:rsidRDefault="00704DFF" w:rsidP="009B1518">
      <w:pPr>
        <w:pStyle w:val="ListParagraph"/>
        <w:numPr>
          <w:ilvl w:val="0"/>
          <w:numId w:val="52"/>
        </w:numPr>
        <w:spacing w:before="0" w:after="0" w:line="240" w:lineRule="auto"/>
        <w:rPr>
          <w:rFonts w:cs="Arial"/>
          <w:szCs w:val="20"/>
        </w:rPr>
      </w:pPr>
      <w:r>
        <w:rPr>
          <w:rFonts w:cs="Arial"/>
          <w:szCs w:val="20"/>
        </w:rPr>
        <w:t>Cluster setup would require enough WAN bandwidth availability between the two DC’s.</w:t>
      </w:r>
    </w:p>
    <w:p w14:paraId="396E0009" w14:textId="77777777" w:rsidR="001A3C60" w:rsidRDefault="000F4015" w:rsidP="009B1518">
      <w:pPr>
        <w:pStyle w:val="ListParagraph"/>
        <w:numPr>
          <w:ilvl w:val="0"/>
          <w:numId w:val="52"/>
        </w:numPr>
        <w:spacing w:before="0" w:after="0" w:line="240" w:lineRule="auto"/>
        <w:rPr>
          <w:rFonts w:cs="Arial"/>
          <w:szCs w:val="20"/>
        </w:rPr>
      </w:pPr>
      <w:r w:rsidRPr="001A3C60">
        <w:rPr>
          <w:rFonts w:cs="Arial"/>
          <w:szCs w:val="20"/>
        </w:rPr>
        <w:t>The deployment server is not supported as a means to distribute configurations or apps to cluster peers. To distribute configurations across the set of cluster peers, instead use the configuration bundle method.</w:t>
      </w:r>
    </w:p>
    <w:p w14:paraId="09A33FDE" w14:textId="13074D84" w:rsidR="001A3C60" w:rsidRDefault="001A3C60" w:rsidP="009B1518">
      <w:pPr>
        <w:pStyle w:val="ListParagraph"/>
        <w:numPr>
          <w:ilvl w:val="0"/>
          <w:numId w:val="52"/>
        </w:numPr>
        <w:spacing w:before="0" w:after="0" w:line="240" w:lineRule="auto"/>
        <w:rPr>
          <w:rFonts w:cs="Arial"/>
          <w:szCs w:val="20"/>
        </w:rPr>
      </w:pPr>
      <w:r w:rsidRPr="001A3C60">
        <w:rPr>
          <w:rFonts w:cs="Arial"/>
          <w:szCs w:val="20"/>
        </w:rPr>
        <w:t xml:space="preserve">Traffic between </w:t>
      </w:r>
      <w:r>
        <w:rPr>
          <w:rFonts w:cs="Arial"/>
          <w:szCs w:val="20"/>
        </w:rPr>
        <w:t>forwarders and indexers is encrypted</w:t>
      </w:r>
      <w:r w:rsidRPr="001A3C60">
        <w:rPr>
          <w:rFonts w:cs="Arial"/>
          <w:szCs w:val="20"/>
        </w:rPr>
        <w:t xml:space="preserve"> using SSL and TLS.</w:t>
      </w:r>
    </w:p>
    <w:p w14:paraId="1A3585D1" w14:textId="7AD76901" w:rsidR="001A3C60" w:rsidRDefault="00075035" w:rsidP="009B1518">
      <w:pPr>
        <w:pStyle w:val="ListParagraph"/>
        <w:numPr>
          <w:ilvl w:val="0"/>
          <w:numId w:val="52"/>
        </w:numPr>
        <w:spacing w:before="0" w:after="0" w:line="240" w:lineRule="auto"/>
        <w:rPr>
          <w:rFonts w:cs="Arial"/>
          <w:szCs w:val="20"/>
        </w:rPr>
      </w:pPr>
      <w:r>
        <w:rPr>
          <w:rFonts w:cs="Arial"/>
          <w:szCs w:val="20"/>
        </w:rPr>
        <w:t xml:space="preserve">Heavy forwarders can be configured to </w:t>
      </w:r>
      <w:r w:rsidR="001A3C60" w:rsidRPr="001A3C60">
        <w:rPr>
          <w:rFonts w:cs="Arial"/>
          <w:szCs w:val="20"/>
        </w:rPr>
        <w:t>parse and drop the traffic logs that are not relevant</w:t>
      </w:r>
      <w:r>
        <w:rPr>
          <w:rFonts w:cs="Arial"/>
          <w:szCs w:val="20"/>
        </w:rPr>
        <w:t xml:space="preserve"> a</w:t>
      </w:r>
      <w:r w:rsidR="001A3C60" w:rsidRPr="001A3C60">
        <w:rPr>
          <w:rFonts w:cs="Arial"/>
          <w:szCs w:val="20"/>
        </w:rPr>
        <w:t>nd configure to accept only the event of interest.</w:t>
      </w:r>
    </w:p>
    <w:p w14:paraId="34E4450C" w14:textId="1C901296" w:rsidR="008C27E7" w:rsidRDefault="00F733E4" w:rsidP="009B1518">
      <w:pPr>
        <w:pStyle w:val="ListParagraph"/>
        <w:numPr>
          <w:ilvl w:val="0"/>
          <w:numId w:val="52"/>
        </w:numPr>
        <w:spacing w:before="0" w:after="0" w:line="240" w:lineRule="auto"/>
        <w:rPr>
          <w:rFonts w:cs="Arial"/>
          <w:szCs w:val="20"/>
        </w:rPr>
      </w:pPr>
      <w:r>
        <w:rPr>
          <w:rFonts w:cs="Arial"/>
          <w:szCs w:val="20"/>
        </w:rPr>
        <w:t>Monitoring Console</w:t>
      </w:r>
      <w:r w:rsidR="008C27E7" w:rsidRPr="008C27E7">
        <w:rPr>
          <w:rFonts w:cs="Arial"/>
          <w:szCs w:val="20"/>
        </w:rPr>
        <w:t xml:space="preserve"> will be configured on Deployment server that will act as diagnostic tools inward to </w:t>
      </w:r>
      <w:r w:rsidR="0087051B" w:rsidRPr="008C27E7">
        <w:rPr>
          <w:rFonts w:cs="Arial"/>
          <w:szCs w:val="20"/>
        </w:rPr>
        <w:t>analyse</w:t>
      </w:r>
      <w:r w:rsidR="008C27E7" w:rsidRPr="008C27E7">
        <w:rPr>
          <w:rFonts w:cs="Arial"/>
          <w:szCs w:val="20"/>
        </w:rPr>
        <w:t xml:space="preserve"> and troubleshoot problems in your Splunk environment.</w:t>
      </w:r>
    </w:p>
    <w:p w14:paraId="4F86F066" w14:textId="77777777" w:rsidR="000F4015" w:rsidRPr="00CF0FF7" w:rsidRDefault="000F4015" w:rsidP="000F4015">
      <w:pPr>
        <w:rPr>
          <w:rFonts w:cs="Arial"/>
          <w:szCs w:val="20"/>
          <w:highlight w:val="green"/>
        </w:rPr>
      </w:pPr>
    </w:p>
    <w:p w14:paraId="06C14CAE" w14:textId="77777777" w:rsidR="000F4015" w:rsidRPr="00CF0FF7" w:rsidRDefault="000F4015" w:rsidP="000F4015">
      <w:pPr>
        <w:rPr>
          <w:rFonts w:cs="Arial"/>
          <w:b/>
          <w:szCs w:val="20"/>
        </w:rPr>
      </w:pPr>
      <w:r w:rsidRPr="00CF0FF7">
        <w:rPr>
          <w:rFonts w:cs="Arial"/>
          <w:b/>
          <w:szCs w:val="20"/>
        </w:rPr>
        <w:lastRenderedPageBreak/>
        <w:t>Benefits of (dual-site cluster)</w:t>
      </w:r>
    </w:p>
    <w:p w14:paraId="40A75799" w14:textId="77777777" w:rsidR="000F4015" w:rsidRPr="00CF0FF7" w:rsidRDefault="000F4015" w:rsidP="009B1518">
      <w:pPr>
        <w:pStyle w:val="ListParagraph"/>
        <w:numPr>
          <w:ilvl w:val="0"/>
          <w:numId w:val="51"/>
        </w:numPr>
        <w:spacing w:before="0" w:after="0" w:line="240" w:lineRule="auto"/>
        <w:contextualSpacing w:val="0"/>
        <w:jc w:val="left"/>
        <w:rPr>
          <w:rFonts w:cs="Arial"/>
          <w:szCs w:val="20"/>
        </w:rPr>
      </w:pPr>
      <w:r w:rsidRPr="00CF0FF7">
        <w:rPr>
          <w:rFonts w:cs="Arial"/>
          <w:szCs w:val="20"/>
        </w:rPr>
        <w:t xml:space="preserve">Cost of the deployment with high-availability for entire enterprise will be optimum </w:t>
      </w:r>
    </w:p>
    <w:p w14:paraId="6ED85EBF" w14:textId="77777777" w:rsidR="000F4015" w:rsidRPr="00CF0FF7" w:rsidRDefault="000F4015" w:rsidP="009B1518">
      <w:pPr>
        <w:pStyle w:val="ListParagraph"/>
        <w:numPr>
          <w:ilvl w:val="0"/>
          <w:numId w:val="51"/>
        </w:numPr>
        <w:spacing w:before="0" w:after="0" w:line="240" w:lineRule="auto"/>
        <w:contextualSpacing w:val="0"/>
        <w:jc w:val="left"/>
        <w:rPr>
          <w:rFonts w:cs="Arial"/>
          <w:szCs w:val="20"/>
        </w:rPr>
      </w:pPr>
      <w:r w:rsidRPr="00CF0FF7">
        <w:rPr>
          <w:rFonts w:cs="Arial"/>
          <w:szCs w:val="20"/>
        </w:rPr>
        <w:t>Easy management, one place to integrate different type of devices</w:t>
      </w:r>
    </w:p>
    <w:p w14:paraId="7DB7C13D" w14:textId="77777777" w:rsidR="000F4015" w:rsidRPr="00CF0FF7" w:rsidRDefault="000F4015" w:rsidP="009B1518">
      <w:pPr>
        <w:pStyle w:val="ListParagraph"/>
        <w:numPr>
          <w:ilvl w:val="0"/>
          <w:numId w:val="51"/>
        </w:numPr>
        <w:spacing w:before="0" w:after="0" w:line="240" w:lineRule="auto"/>
        <w:contextualSpacing w:val="0"/>
        <w:jc w:val="left"/>
        <w:rPr>
          <w:rFonts w:cs="Arial"/>
          <w:szCs w:val="20"/>
        </w:rPr>
      </w:pPr>
      <w:r w:rsidRPr="00CF0FF7">
        <w:rPr>
          <w:rFonts w:cs="Arial"/>
          <w:szCs w:val="20"/>
        </w:rPr>
        <w:t>Efforts during initial deployment and post-deployment activities like upgrade, patches etc. will be easy</w:t>
      </w:r>
    </w:p>
    <w:p w14:paraId="0D7D4B1B" w14:textId="65349DF4" w:rsidR="000F4015" w:rsidRPr="00CF0FF7" w:rsidRDefault="000F4015" w:rsidP="009B1518">
      <w:pPr>
        <w:pStyle w:val="ListParagraph"/>
        <w:numPr>
          <w:ilvl w:val="0"/>
          <w:numId w:val="51"/>
        </w:numPr>
        <w:spacing w:before="0" w:after="0" w:line="240" w:lineRule="auto"/>
        <w:contextualSpacing w:val="0"/>
        <w:jc w:val="left"/>
        <w:rPr>
          <w:rFonts w:cs="Arial"/>
          <w:szCs w:val="20"/>
        </w:rPr>
      </w:pPr>
      <w:r w:rsidRPr="00CF0FF7">
        <w:rPr>
          <w:rFonts w:cs="Arial"/>
          <w:szCs w:val="20"/>
        </w:rPr>
        <w:t xml:space="preserve">Ongoing SOC efforts by Telefonica will be less – if Telefonica selects dual-site cluster instead of individual Splunk infrastructure per Data </w:t>
      </w:r>
      <w:r w:rsidR="00075035" w:rsidRPr="00CF0FF7">
        <w:rPr>
          <w:rFonts w:cs="Arial"/>
          <w:szCs w:val="20"/>
        </w:rPr>
        <w:t>Centre</w:t>
      </w:r>
    </w:p>
    <w:p w14:paraId="1AB70DB9" w14:textId="20DDF1D5" w:rsidR="000F4015" w:rsidRPr="00CF0FF7" w:rsidRDefault="000F4015" w:rsidP="009B1518">
      <w:pPr>
        <w:pStyle w:val="ListParagraph"/>
        <w:numPr>
          <w:ilvl w:val="0"/>
          <w:numId w:val="51"/>
        </w:numPr>
        <w:spacing w:before="0" w:after="0" w:line="240" w:lineRule="auto"/>
        <w:contextualSpacing w:val="0"/>
        <w:jc w:val="left"/>
        <w:rPr>
          <w:rFonts w:cs="Arial"/>
          <w:szCs w:val="20"/>
        </w:rPr>
      </w:pPr>
      <w:r w:rsidRPr="00CF0FF7">
        <w:rPr>
          <w:rFonts w:cs="Arial"/>
          <w:szCs w:val="20"/>
        </w:rPr>
        <w:t>Rolling out organization wide lookup for malware or malicious detail capture will be easy</w:t>
      </w:r>
    </w:p>
    <w:p w14:paraId="7D934B52" w14:textId="30CF6A0E" w:rsidR="00C84D78" w:rsidRPr="00CF0FF7" w:rsidRDefault="00C84D78" w:rsidP="00C84D78">
      <w:pPr>
        <w:spacing w:before="0" w:after="0" w:line="240" w:lineRule="auto"/>
        <w:jc w:val="left"/>
        <w:rPr>
          <w:rFonts w:cs="Arial"/>
          <w:szCs w:val="20"/>
        </w:rPr>
      </w:pPr>
    </w:p>
    <w:p w14:paraId="20246318" w14:textId="355E25F3" w:rsidR="00C84D78" w:rsidRPr="00CF0FF7" w:rsidRDefault="00C84D78" w:rsidP="00C84D78">
      <w:pPr>
        <w:spacing w:before="0" w:after="0" w:line="240" w:lineRule="auto"/>
        <w:jc w:val="left"/>
        <w:rPr>
          <w:rFonts w:cs="Arial"/>
          <w:szCs w:val="20"/>
        </w:rPr>
      </w:pPr>
    </w:p>
    <w:p w14:paraId="762C78D3" w14:textId="77777777" w:rsidR="00C84D78" w:rsidRPr="00CF0FF7" w:rsidRDefault="00C84D78" w:rsidP="00C84D78">
      <w:pPr>
        <w:rPr>
          <w:rFonts w:cs="Arial"/>
          <w:b/>
          <w:i/>
          <w:szCs w:val="20"/>
        </w:rPr>
      </w:pPr>
    </w:p>
    <w:p w14:paraId="2324355C" w14:textId="3C3B6135" w:rsidR="00C84D78" w:rsidRDefault="00C84D78" w:rsidP="00C84D78">
      <w:pPr>
        <w:rPr>
          <w:rFonts w:cs="Arial"/>
          <w:b/>
          <w:i/>
          <w:szCs w:val="20"/>
        </w:rPr>
      </w:pPr>
      <w:r w:rsidRPr="00CF0FF7">
        <w:rPr>
          <w:rFonts w:cs="Arial"/>
          <w:b/>
          <w:i/>
          <w:szCs w:val="20"/>
        </w:rPr>
        <w:t>Hardware sizing</w:t>
      </w:r>
      <w:r w:rsidR="00E50716" w:rsidRPr="00CF0FF7">
        <w:rPr>
          <w:rFonts w:cs="Arial"/>
          <w:b/>
          <w:i/>
          <w:szCs w:val="20"/>
        </w:rPr>
        <w:t>:</w:t>
      </w:r>
    </w:p>
    <w:p w14:paraId="4D0D119C" w14:textId="14A0C7C9" w:rsidR="00AD2BE6" w:rsidRPr="00CF0FF7" w:rsidRDefault="00AD2BE6" w:rsidP="00C84D78">
      <w:pPr>
        <w:rPr>
          <w:rFonts w:cs="Arial"/>
          <w:b/>
          <w:i/>
          <w:szCs w:val="20"/>
        </w:rPr>
      </w:pPr>
      <w:r w:rsidRPr="00704DFF">
        <w:rPr>
          <w:rFonts w:cs="Arial"/>
          <w:color w:val="000000"/>
          <w:sz w:val="21"/>
          <w:szCs w:val="21"/>
          <w:lang w:val="en-US" w:bidi="ar-SA"/>
        </w:rPr>
        <w:t xml:space="preserve">Below specification </w:t>
      </w:r>
      <w:r w:rsidR="00704DFF" w:rsidRPr="00704DFF">
        <w:rPr>
          <w:rFonts w:cs="Arial"/>
          <w:color w:val="000000"/>
          <w:sz w:val="21"/>
          <w:szCs w:val="21"/>
          <w:lang w:val="en-US" w:bidi="ar-SA"/>
        </w:rPr>
        <w:t>are considering Splunk will be deployed on a Virtual environment provisioned</w:t>
      </w:r>
      <w:r w:rsidR="00704DFF">
        <w:rPr>
          <w:rFonts w:cs="Arial"/>
          <w:b/>
          <w:i/>
          <w:szCs w:val="20"/>
        </w:rPr>
        <w:t xml:space="preserve"> </w:t>
      </w:r>
      <w:r w:rsidR="00704DFF" w:rsidRPr="00704DFF">
        <w:rPr>
          <w:rFonts w:cs="Arial"/>
          <w:color w:val="000000"/>
          <w:sz w:val="21"/>
          <w:szCs w:val="21"/>
          <w:lang w:val="en-US" w:bidi="ar-SA"/>
        </w:rPr>
        <w:t xml:space="preserve">by </w:t>
      </w:r>
      <w:r w:rsidR="00704DFF">
        <w:rPr>
          <w:rFonts w:cs="Arial"/>
          <w:color w:val="000000"/>
          <w:sz w:val="21"/>
          <w:szCs w:val="21"/>
          <w:lang w:val="en-US" w:bidi="ar-SA"/>
        </w:rPr>
        <w:t xml:space="preserve">Telefonica. </w:t>
      </w:r>
    </w:p>
    <w:p w14:paraId="011A6592" w14:textId="0D992168" w:rsidR="00E50716" w:rsidRPr="00CF0FF7" w:rsidRDefault="00E50716" w:rsidP="00E50716">
      <w:pPr>
        <w:shd w:val="clear" w:color="auto" w:fill="FFFFFF"/>
        <w:spacing w:before="0" w:after="150" w:line="240" w:lineRule="auto"/>
        <w:jc w:val="left"/>
        <w:rPr>
          <w:rFonts w:cs="Arial"/>
          <w:color w:val="000000"/>
          <w:sz w:val="21"/>
          <w:szCs w:val="21"/>
          <w:lang w:val="en-US" w:bidi="ar-SA"/>
        </w:rPr>
      </w:pPr>
      <w:r w:rsidRPr="00CF0FF7">
        <w:rPr>
          <w:rFonts w:cs="Arial"/>
          <w:color w:val="000000"/>
          <w:sz w:val="21"/>
          <w:szCs w:val="21"/>
          <w:lang w:val="en-US" w:bidi="ar-SA"/>
        </w:rPr>
        <w:t>Splunk Enterprise Security in a virtualized environment requires same memory and CPU allocation as a non-virtualized bare-metal environment and needs following to be considered.</w:t>
      </w:r>
    </w:p>
    <w:p w14:paraId="6CB73E3F" w14:textId="77777777" w:rsidR="00E50716" w:rsidRPr="00CF0FF7" w:rsidRDefault="00E50716" w:rsidP="009B1518">
      <w:pPr>
        <w:numPr>
          <w:ilvl w:val="0"/>
          <w:numId w:val="54"/>
        </w:numPr>
        <w:shd w:val="clear" w:color="auto" w:fill="FFFFFF"/>
        <w:spacing w:before="100" w:beforeAutospacing="1" w:after="24" w:line="360" w:lineRule="atLeast"/>
        <w:ind w:left="384"/>
        <w:jc w:val="left"/>
        <w:rPr>
          <w:rFonts w:cs="Arial"/>
          <w:color w:val="000000"/>
          <w:sz w:val="21"/>
          <w:szCs w:val="21"/>
          <w:lang w:val="en-US" w:bidi="ar-SA"/>
        </w:rPr>
      </w:pPr>
      <w:r w:rsidRPr="00CF0FF7">
        <w:rPr>
          <w:rFonts w:cs="Arial"/>
          <w:color w:val="000000"/>
          <w:sz w:val="21"/>
          <w:szCs w:val="21"/>
          <w:lang w:val="en-US" w:bidi="ar-SA"/>
        </w:rPr>
        <w:t>Reserve all CPU and memory resources.</w:t>
      </w:r>
    </w:p>
    <w:p w14:paraId="4CDBD72C" w14:textId="3DD3F0B1" w:rsidR="00E50716" w:rsidRDefault="00E50716" w:rsidP="009B1518">
      <w:pPr>
        <w:numPr>
          <w:ilvl w:val="0"/>
          <w:numId w:val="54"/>
        </w:numPr>
        <w:shd w:val="clear" w:color="auto" w:fill="FFFFFF"/>
        <w:spacing w:before="100" w:beforeAutospacing="1" w:after="24" w:line="360" w:lineRule="atLeast"/>
        <w:ind w:left="384"/>
        <w:jc w:val="left"/>
        <w:rPr>
          <w:rFonts w:cs="Arial"/>
          <w:color w:val="000000"/>
          <w:sz w:val="21"/>
          <w:szCs w:val="21"/>
          <w:lang w:val="en-US" w:bidi="ar-SA"/>
        </w:rPr>
      </w:pPr>
      <w:r w:rsidRPr="00CF0FF7">
        <w:rPr>
          <w:rFonts w:cs="Arial"/>
          <w:color w:val="000000"/>
          <w:sz w:val="21"/>
          <w:szCs w:val="21"/>
          <w:lang w:val="en-US" w:bidi="ar-SA"/>
        </w:rPr>
        <w:t>Do not oversubscribe hardware.</w:t>
      </w:r>
    </w:p>
    <w:p w14:paraId="132405A4" w14:textId="77777777" w:rsidR="007B4436" w:rsidRDefault="00EE324E" w:rsidP="009B1518">
      <w:pPr>
        <w:numPr>
          <w:ilvl w:val="0"/>
          <w:numId w:val="54"/>
        </w:numPr>
        <w:shd w:val="clear" w:color="auto" w:fill="FFFFFF"/>
        <w:spacing w:before="100" w:beforeAutospacing="1" w:after="24" w:line="360" w:lineRule="atLeast"/>
        <w:ind w:left="384"/>
        <w:jc w:val="left"/>
        <w:rPr>
          <w:rFonts w:cs="Arial"/>
          <w:color w:val="000000"/>
          <w:sz w:val="21"/>
          <w:szCs w:val="21"/>
          <w:lang w:val="en-US" w:bidi="ar-SA"/>
        </w:rPr>
      </w:pPr>
      <w:r>
        <w:t>Splunk indexers are usually CPU-and disk I/O-intensive, so disk exposed to these indexers within virtual machines should be capable of 1200+ random seeks per second</w:t>
      </w:r>
    </w:p>
    <w:p w14:paraId="39261904" w14:textId="087EA847" w:rsidR="007B4436" w:rsidRPr="00EE324E" w:rsidRDefault="007B4436" w:rsidP="007B4436">
      <w:pPr>
        <w:shd w:val="clear" w:color="auto" w:fill="FFFFFF"/>
        <w:spacing w:before="100" w:beforeAutospacing="1" w:after="24" w:line="360" w:lineRule="atLeast"/>
        <w:ind w:left="24"/>
        <w:jc w:val="left"/>
        <w:rPr>
          <w:rFonts w:cs="Arial"/>
          <w:color w:val="000000"/>
          <w:sz w:val="21"/>
          <w:szCs w:val="21"/>
          <w:lang w:val="en-US" w:bidi="ar-SA"/>
        </w:rPr>
      </w:pPr>
      <w:r w:rsidRPr="007B4436">
        <w:rPr>
          <w:rFonts w:cs="Arial"/>
        </w:rPr>
        <w:t xml:space="preserve">Cognizant assumes that Telefonica will validate VM hardware sizing </w:t>
      </w:r>
      <w:r>
        <w:rPr>
          <w:rFonts w:cs="Arial"/>
        </w:rPr>
        <w:t xml:space="preserve">and UNICA compatibility </w:t>
      </w:r>
      <w:r w:rsidRPr="007B4436">
        <w:rPr>
          <w:rFonts w:cs="Arial"/>
        </w:rPr>
        <w:t>with OEM – Splunk during due diligence phase through professional services.</w:t>
      </w:r>
    </w:p>
    <w:p w14:paraId="425CF53B" w14:textId="77777777" w:rsidR="00E50716" w:rsidRPr="00CF0FF7" w:rsidRDefault="00E50716" w:rsidP="00C84D78">
      <w:pPr>
        <w:rPr>
          <w:rFonts w:cs="Arial"/>
          <w:b/>
          <w:i/>
          <w:szCs w:val="20"/>
        </w:rPr>
      </w:pPr>
    </w:p>
    <w:p w14:paraId="027C8649" w14:textId="57C179B4" w:rsidR="00827EA4" w:rsidRPr="00CF0FF7" w:rsidRDefault="00827EA4" w:rsidP="00827EA4">
      <w:pPr>
        <w:rPr>
          <w:rFonts w:cs="Arial"/>
          <w:szCs w:val="20"/>
        </w:rPr>
      </w:pPr>
      <w:r w:rsidRPr="00CF0FF7">
        <w:rPr>
          <w:rFonts w:cs="Arial"/>
          <w:szCs w:val="20"/>
        </w:rPr>
        <w:t>Considering the Splunk Data Load</w:t>
      </w:r>
      <w:r w:rsidR="00E85330">
        <w:rPr>
          <w:rFonts w:cs="Arial"/>
          <w:szCs w:val="20"/>
        </w:rPr>
        <w:t xml:space="preserve"> from all the logs is around 300</w:t>
      </w:r>
      <w:r w:rsidRPr="00CF0FF7">
        <w:rPr>
          <w:rFonts w:cs="Arial"/>
          <w:szCs w:val="20"/>
        </w:rPr>
        <w:t xml:space="preserve"> GB / Day</w:t>
      </w:r>
    </w:p>
    <w:tbl>
      <w:tblPr>
        <w:tblStyle w:val="LCTabelle"/>
        <w:tblW w:w="0" w:type="auto"/>
        <w:tblInd w:w="0" w:type="dxa"/>
        <w:tblLook w:val="04A0" w:firstRow="1" w:lastRow="0" w:firstColumn="1" w:lastColumn="0" w:noHBand="0" w:noVBand="1"/>
      </w:tblPr>
      <w:tblGrid>
        <w:gridCol w:w="3964"/>
        <w:gridCol w:w="1276"/>
        <w:gridCol w:w="4025"/>
      </w:tblGrid>
      <w:tr w:rsidR="00201747" w:rsidRPr="00D876BA" w14:paraId="6214B747" w14:textId="77777777" w:rsidTr="00D876BA">
        <w:trPr>
          <w:cnfStyle w:val="100000000000" w:firstRow="1" w:lastRow="0" w:firstColumn="0" w:lastColumn="0" w:oddVBand="0" w:evenVBand="0" w:oddHBand="0" w:evenHBand="0" w:firstRowFirstColumn="0" w:firstRowLastColumn="0" w:lastRowFirstColumn="0" w:lastRowLastColumn="0"/>
        </w:trPr>
        <w:tc>
          <w:tcPr>
            <w:tcW w:w="3964" w:type="dxa"/>
            <w:tcBorders>
              <w:top w:val="single" w:sz="4" w:space="0" w:color="auto"/>
              <w:left w:val="single" w:sz="4" w:space="0" w:color="auto"/>
              <w:bottom w:val="single" w:sz="4" w:space="0" w:color="auto"/>
              <w:right w:val="nil"/>
            </w:tcBorders>
            <w:shd w:val="clear" w:color="auto" w:fill="C6D9F1" w:themeFill="text2" w:themeFillTint="33"/>
          </w:tcPr>
          <w:p w14:paraId="519D5E3D" w14:textId="77777777" w:rsidR="00201747" w:rsidRPr="00D876BA" w:rsidRDefault="00201747" w:rsidP="004039E0">
            <w:pPr>
              <w:tabs>
                <w:tab w:val="left" w:pos="851"/>
              </w:tabs>
              <w:spacing w:line="240" w:lineRule="auto"/>
              <w:ind w:left="0"/>
              <w:rPr>
                <w:rFonts w:cs="Arial"/>
                <w:sz w:val="20"/>
                <w:szCs w:val="20"/>
                <w:lang w:val="en-US"/>
              </w:rPr>
            </w:pPr>
            <w:r w:rsidRPr="00D876BA">
              <w:rPr>
                <w:rFonts w:cs="Arial"/>
                <w:sz w:val="20"/>
                <w:szCs w:val="20"/>
                <w:lang w:val="en-US"/>
              </w:rPr>
              <w:t>Instance Family</w:t>
            </w:r>
          </w:p>
        </w:tc>
        <w:tc>
          <w:tcPr>
            <w:tcW w:w="1276" w:type="dxa"/>
            <w:tcBorders>
              <w:top w:val="single" w:sz="4" w:space="0" w:color="auto"/>
              <w:left w:val="nil"/>
              <w:bottom w:val="single" w:sz="4" w:space="0" w:color="auto"/>
              <w:right w:val="nil"/>
            </w:tcBorders>
            <w:shd w:val="clear" w:color="auto" w:fill="C6D9F1" w:themeFill="text2" w:themeFillTint="33"/>
          </w:tcPr>
          <w:p w14:paraId="1D35225A" w14:textId="77777777" w:rsidR="00201747" w:rsidRPr="00D876BA" w:rsidRDefault="00201747" w:rsidP="004039E0">
            <w:pPr>
              <w:tabs>
                <w:tab w:val="left" w:pos="851"/>
              </w:tabs>
              <w:spacing w:line="240" w:lineRule="auto"/>
              <w:ind w:left="0"/>
              <w:rPr>
                <w:rFonts w:cs="Arial"/>
                <w:sz w:val="20"/>
                <w:szCs w:val="20"/>
                <w:lang w:val="en-US"/>
              </w:rPr>
            </w:pPr>
            <w:r w:rsidRPr="00D876BA">
              <w:rPr>
                <w:rFonts w:cs="Arial"/>
                <w:sz w:val="20"/>
                <w:szCs w:val="20"/>
                <w:lang w:val="en-US"/>
              </w:rPr>
              <w:t xml:space="preserve"> Quantity</w:t>
            </w:r>
          </w:p>
        </w:tc>
        <w:tc>
          <w:tcPr>
            <w:tcW w:w="4025" w:type="dxa"/>
            <w:tcBorders>
              <w:top w:val="single" w:sz="4" w:space="0" w:color="auto"/>
              <w:left w:val="nil"/>
              <w:bottom w:val="single" w:sz="4" w:space="0" w:color="auto"/>
              <w:right w:val="single" w:sz="4" w:space="0" w:color="auto"/>
            </w:tcBorders>
            <w:shd w:val="clear" w:color="auto" w:fill="C6D9F1" w:themeFill="text2" w:themeFillTint="33"/>
          </w:tcPr>
          <w:p w14:paraId="1A73A885" w14:textId="77777777" w:rsidR="00201747" w:rsidRPr="00D876BA" w:rsidRDefault="00201747" w:rsidP="004039E0">
            <w:pPr>
              <w:tabs>
                <w:tab w:val="left" w:pos="851"/>
              </w:tabs>
              <w:spacing w:line="240" w:lineRule="auto"/>
              <w:ind w:left="0"/>
              <w:rPr>
                <w:rFonts w:cs="Arial"/>
                <w:sz w:val="20"/>
                <w:szCs w:val="20"/>
                <w:lang w:val="en-US"/>
              </w:rPr>
            </w:pPr>
            <w:r w:rsidRPr="00D876BA">
              <w:rPr>
                <w:rFonts w:cs="Arial"/>
                <w:sz w:val="20"/>
                <w:szCs w:val="20"/>
                <w:lang w:val="en-US"/>
              </w:rPr>
              <w:t xml:space="preserve"> Location</w:t>
            </w:r>
          </w:p>
        </w:tc>
      </w:tr>
      <w:tr w:rsidR="00201747" w:rsidRPr="00D876BA" w14:paraId="537B08D9" w14:textId="77777777" w:rsidTr="00D876BA">
        <w:tc>
          <w:tcPr>
            <w:tcW w:w="3964" w:type="dxa"/>
            <w:tcBorders>
              <w:top w:val="single" w:sz="4" w:space="0" w:color="auto"/>
            </w:tcBorders>
          </w:tcPr>
          <w:p w14:paraId="4FC80B23"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Search Heads</w:t>
            </w:r>
          </w:p>
        </w:tc>
        <w:tc>
          <w:tcPr>
            <w:tcW w:w="1276" w:type="dxa"/>
            <w:tcBorders>
              <w:top w:val="single" w:sz="4" w:space="0" w:color="auto"/>
            </w:tcBorders>
          </w:tcPr>
          <w:p w14:paraId="48603094" w14:textId="244C4B16" w:rsidR="00201747" w:rsidRPr="00D876BA" w:rsidRDefault="00836DB9" w:rsidP="004039E0">
            <w:pPr>
              <w:tabs>
                <w:tab w:val="left" w:pos="851"/>
              </w:tabs>
              <w:ind w:left="0"/>
              <w:rPr>
                <w:rFonts w:cs="Arial"/>
                <w:sz w:val="20"/>
                <w:szCs w:val="20"/>
                <w:lang w:val="en-US"/>
              </w:rPr>
            </w:pPr>
            <w:r>
              <w:rPr>
                <w:rFonts w:cs="Arial"/>
                <w:sz w:val="20"/>
                <w:szCs w:val="20"/>
                <w:lang w:val="en-US"/>
              </w:rPr>
              <w:t>5</w:t>
            </w:r>
          </w:p>
        </w:tc>
        <w:tc>
          <w:tcPr>
            <w:tcW w:w="4025" w:type="dxa"/>
            <w:tcBorders>
              <w:top w:val="single" w:sz="4" w:space="0" w:color="auto"/>
            </w:tcBorders>
          </w:tcPr>
          <w:p w14:paraId="2D348910" w14:textId="35853D37" w:rsidR="00201747" w:rsidRPr="00D876BA" w:rsidRDefault="00201747" w:rsidP="00990C48">
            <w:pPr>
              <w:tabs>
                <w:tab w:val="left" w:pos="851"/>
              </w:tabs>
              <w:ind w:left="0"/>
              <w:rPr>
                <w:rFonts w:cs="Arial"/>
                <w:sz w:val="20"/>
                <w:szCs w:val="20"/>
                <w:lang w:val="en-US"/>
              </w:rPr>
            </w:pPr>
            <w:r w:rsidRPr="00D876BA">
              <w:rPr>
                <w:rFonts w:cs="Arial"/>
                <w:sz w:val="20"/>
                <w:szCs w:val="20"/>
                <w:lang w:val="en-US"/>
              </w:rPr>
              <w:t xml:space="preserve"> Frankfurt</w:t>
            </w:r>
            <w:r w:rsidR="00D876BA" w:rsidRPr="00D876BA">
              <w:rPr>
                <w:rFonts w:cs="Arial"/>
                <w:sz w:val="20"/>
                <w:szCs w:val="20"/>
                <w:lang w:val="en-US"/>
              </w:rPr>
              <w:t xml:space="preserve"> [ </w:t>
            </w:r>
            <w:r w:rsidR="00990C48">
              <w:rPr>
                <w:rFonts w:cs="Arial"/>
                <w:sz w:val="20"/>
                <w:szCs w:val="20"/>
                <w:lang w:val="en-US"/>
              </w:rPr>
              <w:t>3 in DC and 2</w:t>
            </w:r>
            <w:r w:rsidR="00D876BA" w:rsidRPr="00D876BA">
              <w:rPr>
                <w:rFonts w:cs="Arial"/>
                <w:sz w:val="20"/>
                <w:szCs w:val="20"/>
                <w:lang w:val="en-US"/>
              </w:rPr>
              <w:t xml:space="preserve"> in DR Site]</w:t>
            </w:r>
          </w:p>
        </w:tc>
      </w:tr>
      <w:tr w:rsidR="00201747" w:rsidRPr="00D876BA" w14:paraId="4A3168B3" w14:textId="77777777" w:rsidTr="00D876BA">
        <w:tc>
          <w:tcPr>
            <w:tcW w:w="3964" w:type="dxa"/>
          </w:tcPr>
          <w:p w14:paraId="320F4519"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Indexers</w:t>
            </w:r>
          </w:p>
        </w:tc>
        <w:tc>
          <w:tcPr>
            <w:tcW w:w="1276" w:type="dxa"/>
          </w:tcPr>
          <w:p w14:paraId="0EDAA8E0" w14:textId="7E19115A" w:rsidR="00201747" w:rsidRPr="00D876BA" w:rsidRDefault="009928EE" w:rsidP="004039E0">
            <w:pPr>
              <w:tabs>
                <w:tab w:val="left" w:pos="851"/>
              </w:tabs>
              <w:ind w:left="0"/>
              <w:rPr>
                <w:rFonts w:cs="Arial"/>
                <w:sz w:val="20"/>
                <w:szCs w:val="20"/>
                <w:lang w:val="en-US"/>
              </w:rPr>
            </w:pPr>
            <w:r>
              <w:rPr>
                <w:rFonts w:cs="Arial"/>
                <w:sz w:val="20"/>
                <w:szCs w:val="20"/>
                <w:lang w:val="en-US"/>
              </w:rPr>
              <w:t>4</w:t>
            </w:r>
          </w:p>
        </w:tc>
        <w:tc>
          <w:tcPr>
            <w:tcW w:w="4025" w:type="dxa"/>
          </w:tcPr>
          <w:p w14:paraId="758D5637" w14:textId="0711B53C"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Frankfurt</w:t>
            </w:r>
            <w:r w:rsidR="009928EE">
              <w:rPr>
                <w:rFonts w:cs="Arial"/>
                <w:sz w:val="20"/>
                <w:szCs w:val="20"/>
                <w:lang w:val="en-US"/>
              </w:rPr>
              <w:t xml:space="preserve"> [ 2 in DC and 2</w:t>
            </w:r>
            <w:r w:rsidR="00D876BA" w:rsidRPr="00D876BA">
              <w:rPr>
                <w:rFonts w:cs="Arial"/>
                <w:sz w:val="20"/>
                <w:szCs w:val="20"/>
                <w:lang w:val="en-US"/>
              </w:rPr>
              <w:t xml:space="preserve"> in DR Site]</w:t>
            </w:r>
          </w:p>
        </w:tc>
      </w:tr>
      <w:tr w:rsidR="00201747" w:rsidRPr="00D876BA" w14:paraId="69032E55" w14:textId="77777777" w:rsidTr="00D876BA">
        <w:tc>
          <w:tcPr>
            <w:tcW w:w="3964" w:type="dxa"/>
          </w:tcPr>
          <w:p w14:paraId="648A8A72"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Deployment Servers</w:t>
            </w:r>
          </w:p>
        </w:tc>
        <w:tc>
          <w:tcPr>
            <w:tcW w:w="1276" w:type="dxa"/>
          </w:tcPr>
          <w:p w14:paraId="31EE1513"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15AB55B1"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Frankfurt</w:t>
            </w:r>
          </w:p>
        </w:tc>
      </w:tr>
      <w:tr w:rsidR="00201747" w:rsidRPr="00D876BA" w14:paraId="41FECF79" w14:textId="77777777" w:rsidTr="00D876BA">
        <w:tc>
          <w:tcPr>
            <w:tcW w:w="3964" w:type="dxa"/>
          </w:tcPr>
          <w:p w14:paraId="3A155436"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Deployer</w:t>
            </w:r>
          </w:p>
        </w:tc>
        <w:tc>
          <w:tcPr>
            <w:tcW w:w="1276" w:type="dxa"/>
          </w:tcPr>
          <w:p w14:paraId="5F4C7395"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12FAFE69"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Frankfurt</w:t>
            </w:r>
          </w:p>
        </w:tc>
      </w:tr>
      <w:tr w:rsidR="00201747" w:rsidRPr="00D876BA" w14:paraId="567BCCE2" w14:textId="77777777" w:rsidTr="00D876BA">
        <w:tc>
          <w:tcPr>
            <w:tcW w:w="3964" w:type="dxa"/>
          </w:tcPr>
          <w:p w14:paraId="676A19D0"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Cluster Master</w:t>
            </w:r>
          </w:p>
        </w:tc>
        <w:tc>
          <w:tcPr>
            <w:tcW w:w="1276" w:type="dxa"/>
          </w:tcPr>
          <w:p w14:paraId="6C6D3DFD"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35F015A9"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Frankfurt</w:t>
            </w:r>
          </w:p>
        </w:tc>
      </w:tr>
      <w:tr w:rsidR="00201747" w:rsidRPr="00D876BA" w14:paraId="1992AD31" w14:textId="77777777" w:rsidTr="00D876BA">
        <w:tc>
          <w:tcPr>
            <w:tcW w:w="3964" w:type="dxa"/>
          </w:tcPr>
          <w:p w14:paraId="666FE7CB"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License Servers</w:t>
            </w:r>
          </w:p>
        </w:tc>
        <w:tc>
          <w:tcPr>
            <w:tcW w:w="1276" w:type="dxa"/>
          </w:tcPr>
          <w:p w14:paraId="6E1C53F3"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4FCD7F1F"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Frankfurt</w:t>
            </w:r>
          </w:p>
        </w:tc>
      </w:tr>
      <w:tr w:rsidR="00201747" w:rsidRPr="00D876BA" w14:paraId="157F9E8A" w14:textId="77777777" w:rsidTr="00D876BA">
        <w:tc>
          <w:tcPr>
            <w:tcW w:w="3964" w:type="dxa"/>
          </w:tcPr>
          <w:p w14:paraId="2B0AFDFB"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Distributed Management Console</w:t>
            </w:r>
          </w:p>
        </w:tc>
        <w:tc>
          <w:tcPr>
            <w:tcW w:w="1276" w:type="dxa"/>
          </w:tcPr>
          <w:p w14:paraId="5FBE3D1B"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203B141F"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Frankfurt</w:t>
            </w:r>
          </w:p>
        </w:tc>
      </w:tr>
      <w:tr w:rsidR="00201747" w:rsidRPr="00D876BA" w14:paraId="52C780DB" w14:textId="77777777" w:rsidTr="00D876BA">
        <w:tc>
          <w:tcPr>
            <w:tcW w:w="3964" w:type="dxa"/>
          </w:tcPr>
          <w:p w14:paraId="5BF1CD3A"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Heavy Forwarders</w:t>
            </w:r>
          </w:p>
        </w:tc>
        <w:tc>
          <w:tcPr>
            <w:tcW w:w="1276" w:type="dxa"/>
          </w:tcPr>
          <w:p w14:paraId="665B13A4" w14:textId="479613CD" w:rsidR="00201747" w:rsidRPr="00D876BA" w:rsidRDefault="00185C1C" w:rsidP="004039E0">
            <w:pPr>
              <w:tabs>
                <w:tab w:val="left" w:pos="851"/>
              </w:tabs>
              <w:ind w:left="0"/>
              <w:rPr>
                <w:rFonts w:cs="Arial"/>
                <w:sz w:val="20"/>
                <w:szCs w:val="20"/>
                <w:lang w:val="en-US"/>
              </w:rPr>
            </w:pPr>
            <w:r>
              <w:rPr>
                <w:rFonts w:cs="Arial"/>
                <w:sz w:val="20"/>
                <w:szCs w:val="20"/>
                <w:lang w:val="en-US"/>
              </w:rPr>
              <w:t>6</w:t>
            </w:r>
          </w:p>
        </w:tc>
        <w:tc>
          <w:tcPr>
            <w:tcW w:w="4025" w:type="dxa"/>
          </w:tcPr>
          <w:p w14:paraId="4F0D7828"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Frankfurt</w:t>
            </w:r>
          </w:p>
        </w:tc>
      </w:tr>
      <w:tr w:rsidR="00201747" w:rsidRPr="00D876BA" w14:paraId="48F65A6F" w14:textId="77777777" w:rsidTr="00D876BA">
        <w:tc>
          <w:tcPr>
            <w:tcW w:w="3964" w:type="dxa"/>
          </w:tcPr>
          <w:p w14:paraId="4AA721BB"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Universal Forwarders</w:t>
            </w:r>
          </w:p>
        </w:tc>
        <w:tc>
          <w:tcPr>
            <w:tcW w:w="1276" w:type="dxa"/>
          </w:tcPr>
          <w:p w14:paraId="08C5EA6A" w14:textId="634A6DDB" w:rsidR="00201747" w:rsidRPr="00D876BA" w:rsidRDefault="00185C1C" w:rsidP="004039E0">
            <w:pPr>
              <w:tabs>
                <w:tab w:val="left" w:pos="851"/>
              </w:tabs>
              <w:ind w:left="0"/>
              <w:rPr>
                <w:rFonts w:cs="Arial"/>
                <w:sz w:val="20"/>
                <w:szCs w:val="20"/>
                <w:lang w:val="en-US"/>
              </w:rPr>
            </w:pPr>
            <w:r>
              <w:rPr>
                <w:rFonts w:cs="Arial"/>
                <w:sz w:val="20"/>
                <w:szCs w:val="20"/>
                <w:lang w:val="en-US"/>
              </w:rPr>
              <w:t>6</w:t>
            </w:r>
          </w:p>
        </w:tc>
        <w:tc>
          <w:tcPr>
            <w:tcW w:w="4025" w:type="dxa"/>
          </w:tcPr>
          <w:p w14:paraId="2BBE9211" w14:textId="77777777" w:rsidR="00201747" w:rsidRPr="00D876BA" w:rsidRDefault="00201747" w:rsidP="004039E0">
            <w:pPr>
              <w:tabs>
                <w:tab w:val="left" w:pos="851"/>
              </w:tabs>
              <w:ind w:left="0"/>
              <w:rPr>
                <w:rFonts w:cs="Arial"/>
                <w:sz w:val="20"/>
                <w:szCs w:val="20"/>
                <w:lang w:val="en-US"/>
              </w:rPr>
            </w:pPr>
            <w:r w:rsidRPr="00D876BA">
              <w:rPr>
                <w:rFonts w:cs="Arial"/>
                <w:sz w:val="20"/>
                <w:szCs w:val="20"/>
                <w:lang w:val="en-US"/>
              </w:rPr>
              <w:t xml:space="preserve"> Frankfurt</w:t>
            </w:r>
          </w:p>
        </w:tc>
      </w:tr>
    </w:tbl>
    <w:p w14:paraId="2DF8405F" w14:textId="77777777" w:rsidR="00201747" w:rsidRPr="00D876BA" w:rsidRDefault="00201747" w:rsidP="00201747">
      <w:pPr>
        <w:rPr>
          <w:rFonts w:cs="Arial"/>
          <w:b/>
          <w:bCs/>
          <w:szCs w:val="20"/>
          <w:lang w:val="en-US" w:eastAsia="de-CH"/>
        </w:rPr>
      </w:pPr>
    </w:p>
    <w:p w14:paraId="27CA5381" w14:textId="62469E4E" w:rsidR="00201747" w:rsidRPr="00D876BA" w:rsidRDefault="00201747" w:rsidP="00D876BA">
      <w:pPr>
        <w:pStyle w:val="Heading1"/>
        <w:spacing w:before="240" w:after="240"/>
        <w:rPr>
          <w:sz w:val="20"/>
          <w:szCs w:val="20"/>
          <w:lang w:val="en-US"/>
        </w:rPr>
      </w:pPr>
      <w:bookmarkStart w:id="9" w:name="_Toc505071878"/>
      <w:bookmarkStart w:id="10" w:name="_Toc506572080"/>
      <w:bookmarkStart w:id="11" w:name="_Toc509579338"/>
      <w:bookmarkStart w:id="12" w:name="_Toc523824543"/>
      <w:bookmarkStart w:id="13" w:name="_Toc525118855"/>
      <w:r w:rsidRPr="00D876BA">
        <w:rPr>
          <w:sz w:val="20"/>
          <w:szCs w:val="20"/>
          <w:lang w:val="en-US"/>
        </w:rPr>
        <w:lastRenderedPageBreak/>
        <w:t xml:space="preserve">Search Head Instance </w:t>
      </w:r>
      <w:bookmarkEnd w:id="9"/>
      <w:bookmarkEnd w:id="10"/>
      <w:bookmarkEnd w:id="11"/>
      <w:bookmarkEnd w:id="12"/>
      <w:r w:rsidR="009C0C0B">
        <w:rPr>
          <w:sz w:val="20"/>
          <w:szCs w:val="20"/>
          <w:lang w:val="en-US"/>
        </w:rPr>
        <w:t>specification</w:t>
      </w:r>
      <w:bookmarkEnd w:id="13"/>
    </w:p>
    <w:tbl>
      <w:tblPr>
        <w:tblStyle w:val="TabelleLC"/>
        <w:tblW w:w="0" w:type="auto"/>
        <w:tblLook w:val="04A0" w:firstRow="1" w:lastRow="0" w:firstColumn="1" w:lastColumn="0" w:noHBand="0" w:noVBand="1"/>
      </w:tblPr>
      <w:tblGrid>
        <w:gridCol w:w="3564"/>
        <w:gridCol w:w="5385"/>
      </w:tblGrid>
      <w:tr w:rsidR="00201747" w:rsidRPr="00D876BA" w14:paraId="177153A8" w14:textId="77777777" w:rsidTr="004039E0">
        <w:trPr>
          <w:cnfStyle w:val="100000000000" w:firstRow="1" w:lastRow="0" w:firstColumn="0" w:lastColumn="0" w:oddVBand="0" w:evenVBand="0" w:oddHBand="0" w:evenHBand="0" w:firstRowFirstColumn="0" w:firstRowLastColumn="0" w:lastRowFirstColumn="0" w:lastRowLastColumn="0"/>
        </w:trPr>
        <w:tc>
          <w:tcPr>
            <w:tcW w:w="3564" w:type="dxa"/>
            <w:tcBorders>
              <w:top w:val="single" w:sz="4" w:space="0" w:color="auto"/>
              <w:left w:val="single" w:sz="4" w:space="0" w:color="auto"/>
              <w:bottom w:val="single" w:sz="4" w:space="0" w:color="auto"/>
              <w:right w:val="nil"/>
            </w:tcBorders>
            <w:shd w:val="clear" w:color="auto" w:fill="C6D9F1" w:themeFill="text2" w:themeFillTint="33"/>
          </w:tcPr>
          <w:p w14:paraId="17F25149"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Search Head Cluster</w:t>
            </w:r>
          </w:p>
        </w:tc>
        <w:tc>
          <w:tcPr>
            <w:tcW w:w="5385" w:type="dxa"/>
            <w:tcBorders>
              <w:top w:val="single" w:sz="4" w:space="0" w:color="auto"/>
              <w:left w:val="nil"/>
              <w:bottom w:val="single" w:sz="4" w:space="0" w:color="auto"/>
              <w:right w:val="single" w:sz="4" w:space="0" w:color="auto"/>
            </w:tcBorders>
            <w:shd w:val="clear" w:color="auto" w:fill="C6D9F1" w:themeFill="text2" w:themeFillTint="33"/>
          </w:tcPr>
          <w:p w14:paraId="462513B1"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 xml:space="preserve"> Description</w:t>
            </w:r>
          </w:p>
        </w:tc>
      </w:tr>
      <w:tr w:rsidR="00D876BA" w:rsidRPr="00D876BA" w14:paraId="6FED948E" w14:textId="77777777" w:rsidTr="004039E0">
        <w:tc>
          <w:tcPr>
            <w:tcW w:w="3564" w:type="dxa"/>
          </w:tcPr>
          <w:p w14:paraId="00DB5DB7" w14:textId="77777777" w:rsidR="00D876BA" w:rsidRPr="00D876BA" w:rsidRDefault="00D876BA" w:rsidP="00D876BA">
            <w:pPr>
              <w:spacing w:line="240" w:lineRule="auto"/>
              <w:ind w:left="0"/>
              <w:jc w:val="left"/>
              <w:rPr>
                <w:rFonts w:cs="Arial"/>
                <w:b/>
                <w:bCs/>
                <w:sz w:val="20"/>
                <w:szCs w:val="20"/>
                <w:lang w:val="en-US"/>
              </w:rPr>
            </w:pPr>
            <w:r w:rsidRPr="00D876BA">
              <w:rPr>
                <w:rFonts w:cs="Arial"/>
                <w:sz w:val="20"/>
                <w:szCs w:val="20"/>
                <w:lang w:val="en-US"/>
              </w:rPr>
              <w:t>Processors Info</w:t>
            </w:r>
          </w:p>
        </w:tc>
        <w:tc>
          <w:tcPr>
            <w:tcW w:w="5385" w:type="dxa"/>
          </w:tcPr>
          <w:p w14:paraId="7AA6E6B5" w14:textId="1F0B6350" w:rsidR="00D876BA" w:rsidRPr="00D876BA" w:rsidRDefault="00D876BA" w:rsidP="00CF12C3">
            <w:pPr>
              <w:spacing w:line="240" w:lineRule="auto"/>
              <w:ind w:left="0"/>
              <w:jc w:val="left"/>
              <w:rPr>
                <w:rFonts w:cs="Arial"/>
                <w:b/>
                <w:bCs/>
                <w:sz w:val="20"/>
                <w:szCs w:val="20"/>
                <w:lang w:val="en-US"/>
              </w:rPr>
            </w:pPr>
            <w:r w:rsidRPr="00D876BA">
              <w:rPr>
                <w:rFonts w:cs="Arial"/>
                <w:sz w:val="20"/>
                <w:szCs w:val="20"/>
                <w:lang w:val="en-US"/>
              </w:rPr>
              <w:t xml:space="preserve"> </w:t>
            </w:r>
            <w:r w:rsidR="00381E5E">
              <w:rPr>
                <w:rFonts w:ascii="proxima_nova" w:hAnsi="proxima_nova"/>
                <w:color w:val="000000"/>
                <w:sz w:val="21"/>
                <w:szCs w:val="21"/>
                <w:shd w:val="clear" w:color="auto" w:fill="FFFFFF"/>
              </w:rPr>
              <w:t>32</w:t>
            </w:r>
            <w:r w:rsidR="009C0C0B">
              <w:rPr>
                <w:rFonts w:ascii="proxima_nova" w:hAnsi="proxima_nova"/>
                <w:color w:val="000000"/>
                <w:sz w:val="21"/>
                <w:szCs w:val="21"/>
                <w:shd w:val="clear" w:color="auto" w:fill="FFFFFF"/>
              </w:rPr>
              <w:t xml:space="preserve"> CPU cores at 2GHz or greater speed per core</w:t>
            </w:r>
          </w:p>
        </w:tc>
      </w:tr>
      <w:tr w:rsidR="00D876BA" w:rsidRPr="00D876BA" w14:paraId="0AF867AF" w14:textId="77777777" w:rsidTr="004039E0">
        <w:tc>
          <w:tcPr>
            <w:tcW w:w="3564" w:type="dxa"/>
          </w:tcPr>
          <w:p w14:paraId="0868F90F" w14:textId="77777777" w:rsidR="00D876BA" w:rsidRPr="00D876BA" w:rsidRDefault="00D876BA" w:rsidP="00D876BA">
            <w:pPr>
              <w:spacing w:line="240" w:lineRule="auto"/>
              <w:ind w:left="0"/>
              <w:jc w:val="left"/>
              <w:rPr>
                <w:rFonts w:cs="Arial"/>
                <w:b/>
                <w:bCs/>
                <w:sz w:val="20"/>
                <w:szCs w:val="20"/>
                <w:lang w:val="en-US"/>
              </w:rPr>
            </w:pPr>
            <w:r w:rsidRPr="00D876BA">
              <w:rPr>
                <w:rFonts w:cs="Arial"/>
                <w:sz w:val="20"/>
                <w:szCs w:val="20"/>
                <w:lang w:val="en-US"/>
              </w:rPr>
              <w:t>Operating System</w:t>
            </w:r>
          </w:p>
        </w:tc>
        <w:tc>
          <w:tcPr>
            <w:tcW w:w="5385" w:type="dxa"/>
          </w:tcPr>
          <w:p w14:paraId="3E277676" w14:textId="4F8CFE1D" w:rsidR="00D876BA" w:rsidRPr="00D876BA" w:rsidRDefault="00D876BA" w:rsidP="00D876BA">
            <w:pPr>
              <w:spacing w:line="240" w:lineRule="auto"/>
              <w:ind w:left="0"/>
              <w:jc w:val="left"/>
              <w:rPr>
                <w:rFonts w:cs="Arial"/>
                <w:b/>
                <w:bCs/>
                <w:sz w:val="20"/>
                <w:szCs w:val="20"/>
                <w:lang w:val="en-US"/>
              </w:rPr>
            </w:pPr>
            <w:r w:rsidRPr="00D876BA">
              <w:rPr>
                <w:rFonts w:cs="Arial"/>
                <w:sz w:val="20"/>
                <w:szCs w:val="20"/>
                <w:lang w:val="en-US"/>
              </w:rPr>
              <w:t xml:space="preserve"> </w:t>
            </w:r>
            <w:r w:rsidR="00C76993">
              <w:rPr>
                <w:rFonts w:ascii="proxima_nova" w:hAnsi="proxima_nova"/>
                <w:color w:val="000000"/>
                <w:sz w:val="21"/>
                <w:szCs w:val="21"/>
                <w:shd w:val="clear" w:color="auto" w:fill="FFFFFF"/>
              </w:rPr>
              <w:t>64-bit Linux distribution</w:t>
            </w:r>
          </w:p>
        </w:tc>
      </w:tr>
      <w:tr w:rsidR="00C76993" w:rsidRPr="00D876BA" w14:paraId="2FB4BE6D" w14:textId="77777777" w:rsidTr="004039E0">
        <w:tc>
          <w:tcPr>
            <w:tcW w:w="3564" w:type="dxa"/>
          </w:tcPr>
          <w:p w14:paraId="1B5AE76C" w14:textId="04F24216" w:rsidR="00C76993" w:rsidRPr="00C76993" w:rsidRDefault="00C76993" w:rsidP="00C76993">
            <w:pPr>
              <w:spacing w:line="240" w:lineRule="auto"/>
              <w:ind w:left="0"/>
              <w:jc w:val="left"/>
              <w:rPr>
                <w:rFonts w:cs="Arial"/>
                <w:sz w:val="20"/>
                <w:szCs w:val="20"/>
                <w:lang w:val="en-US"/>
              </w:rPr>
            </w:pPr>
            <w:r w:rsidRPr="00C76993">
              <w:rPr>
                <w:rFonts w:cs="Arial"/>
                <w:sz w:val="20"/>
                <w:szCs w:val="20"/>
                <w:lang w:val="en-US"/>
              </w:rPr>
              <w:t>Disk Subsystem</w:t>
            </w:r>
          </w:p>
        </w:tc>
        <w:tc>
          <w:tcPr>
            <w:tcW w:w="5385" w:type="dxa"/>
          </w:tcPr>
          <w:p w14:paraId="096CD85B" w14:textId="76F97B77" w:rsidR="00C76993" w:rsidRPr="00EE324E" w:rsidRDefault="000A505F" w:rsidP="00EE324E">
            <w:pPr>
              <w:shd w:val="clear" w:color="auto" w:fill="FFFFFF"/>
              <w:spacing w:before="100" w:beforeAutospacing="1" w:after="24" w:line="360" w:lineRule="atLeast"/>
              <w:ind w:left="0"/>
              <w:jc w:val="left"/>
              <w:rPr>
                <w:rFonts w:cs="Arial"/>
                <w:color w:val="000000"/>
                <w:sz w:val="21"/>
                <w:szCs w:val="21"/>
                <w:lang w:val="en-US" w:bidi="ar-SA"/>
              </w:rPr>
            </w:pPr>
            <w:r>
              <w:t>800</w:t>
            </w:r>
            <w:r w:rsidR="00EE324E">
              <w:t>+ random seeks per second</w:t>
            </w:r>
          </w:p>
        </w:tc>
      </w:tr>
      <w:tr w:rsidR="00D876BA" w:rsidRPr="00D876BA" w14:paraId="6B53B7EB" w14:textId="77777777" w:rsidTr="004039E0">
        <w:tc>
          <w:tcPr>
            <w:tcW w:w="3564" w:type="dxa"/>
          </w:tcPr>
          <w:p w14:paraId="76AE5DBE" w14:textId="77777777" w:rsidR="00D876BA" w:rsidRPr="00D876BA" w:rsidRDefault="00D876BA" w:rsidP="00D876BA">
            <w:pPr>
              <w:spacing w:line="240" w:lineRule="auto"/>
              <w:ind w:left="0"/>
              <w:jc w:val="left"/>
              <w:rPr>
                <w:rFonts w:cs="Arial"/>
                <w:b/>
                <w:bCs/>
                <w:sz w:val="20"/>
                <w:szCs w:val="20"/>
                <w:lang w:val="en-US"/>
              </w:rPr>
            </w:pPr>
            <w:r w:rsidRPr="00D876BA">
              <w:rPr>
                <w:rFonts w:cs="Arial"/>
                <w:sz w:val="20"/>
                <w:szCs w:val="20"/>
                <w:lang w:val="en-US"/>
              </w:rPr>
              <w:t>Disk Info</w:t>
            </w:r>
          </w:p>
        </w:tc>
        <w:tc>
          <w:tcPr>
            <w:tcW w:w="5385" w:type="dxa"/>
          </w:tcPr>
          <w:p w14:paraId="1A4F3292" w14:textId="77777777" w:rsidR="00D876BA" w:rsidRPr="00D876BA" w:rsidRDefault="00D876BA" w:rsidP="00D876BA">
            <w:pPr>
              <w:spacing w:line="240" w:lineRule="auto"/>
              <w:ind w:left="0"/>
              <w:jc w:val="left"/>
              <w:rPr>
                <w:rFonts w:cs="Arial"/>
                <w:b/>
                <w:bCs/>
                <w:sz w:val="20"/>
                <w:szCs w:val="20"/>
                <w:lang w:val="en-US"/>
              </w:rPr>
            </w:pPr>
            <w:r w:rsidRPr="00D876BA">
              <w:rPr>
                <w:rFonts w:cs="Arial"/>
                <w:sz w:val="20"/>
                <w:szCs w:val="20"/>
                <w:lang w:val="en-US"/>
              </w:rPr>
              <w:t xml:space="preserve"> 416 GB virtual Disk (SSD)</w:t>
            </w:r>
          </w:p>
        </w:tc>
      </w:tr>
      <w:tr w:rsidR="00D876BA" w:rsidRPr="00D876BA" w14:paraId="703D4213" w14:textId="77777777" w:rsidTr="004039E0">
        <w:tc>
          <w:tcPr>
            <w:tcW w:w="3564" w:type="dxa"/>
          </w:tcPr>
          <w:p w14:paraId="05C3AB02" w14:textId="77777777" w:rsidR="00D876BA" w:rsidRPr="00D876BA" w:rsidRDefault="00D876BA" w:rsidP="00D876BA">
            <w:pPr>
              <w:spacing w:line="240" w:lineRule="auto"/>
              <w:ind w:left="0"/>
              <w:jc w:val="left"/>
              <w:rPr>
                <w:rFonts w:cs="Arial"/>
                <w:b/>
                <w:bCs/>
                <w:sz w:val="20"/>
                <w:szCs w:val="20"/>
                <w:lang w:val="en-US"/>
              </w:rPr>
            </w:pPr>
            <w:r w:rsidRPr="00D876BA">
              <w:rPr>
                <w:rFonts w:cs="Arial"/>
                <w:sz w:val="20"/>
                <w:szCs w:val="20"/>
                <w:lang w:val="en-US"/>
              </w:rPr>
              <w:t>RAM</w:t>
            </w:r>
          </w:p>
        </w:tc>
        <w:tc>
          <w:tcPr>
            <w:tcW w:w="5385" w:type="dxa"/>
          </w:tcPr>
          <w:p w14:paraId="3E843049" w14:textId="5C04A373" w:rsidR="00D876BA" w:rsidRPr="00D876BA" w:rsidRDefault="0070741A" w:rsidP="00D876BA">
            <w:pPr>
              <w:spacing w:line="240" w:lineRule="auto"/>
              <w:ind w:left="0"/>
              <w:jc w:val="left"/>
              <w:rPr>
                <w:rFonts w:cs="Arial"/>
                <w:b/>
                <w:bCs/>
                <w:sz w:val="20"/>
                <w:szCs w:val="20"/>
                <w:lang w:val="en-US"/>
              </w:rPr>
            </w:pPr>
            <w:r>
              <w:rPr>
                <w:rFonts w:cs="Arial"/>
                <w:sz w:val="20"/>
                <w:szCs w:val="20"/>
                <w:lang w:val="en-US"/>
              </w:rPr>
              <w:t>64</w:t>
            </w:r>
            <w:r w:rsidR="00D876BA" w:rsidRPr="00D876BA">
              <w:rPr>
                <w:rFonts w:cs="Arial"/>
                <w:sz w:val="20"/>
                <w:szCs w:val="20"/>
                <w:lang w:val="en-US"/>
              </w:rPr>
              <w:t xml:space="preserve"> GB</w:t>
            </w:r>
          </w:p>
        </w:tc>
      </w:tr>
      <w:tr w:rsidR="00D876BA" w:rsidRPr="00D876BA" w14:paraId="1A82643B" w14:textId="77777777" w:rsidTr="004039E0">
        <w:tc>
          <w:tcPr>
            <w:tcW w:w="3564" w:type="dxa"/>
          </w:tcPr>
          <w:p w14:paraId="791CBFC5" w14:textId="77777777" w:rsidR="00D876BA" w:rsidRPr="00D876BA" w:rsidRDefault="00D876BA" w:rsidP="00D876BA">
            <w:pPr>
              <w:spacing w:line="240" w:lineRule="auto"/>
              <w:ind w:left="0"/>
              <w:jc w:val="left"/>
              <w:rPr>
                <w:rFonts w:cs="Arial"/>
                <w:b/>
                <w:bCs/>
                <w:sz w:val="20"/>
                <w:szCs w:val="20"/>
                <w:lang w:val="en-US"/>
              </w:rPr>
            </w:pPr>
            <w:r w:rsidRPr="00D876BA">
              <w:rPr>
                <w:rFonts w:cs="Arial"/>
                <w:sz w:val="20"/>
                <w:szCs w:val="20"/>
                <w:lang w:val="en-US"/>
              </w:rPr>
              <w:t>Number of Instances</w:t>
            </w:r>
          </w:p>
        </w:tc>
        <w:tc>
          <w:tcPr>
            <w:tcW w:w="5385" w:type="dxa"/>
          </w:tcPr>
          <w:p w14:paraId="5EF5E5EB" w14:textId="367ABFBB" w:rsidR="00D876BA" w:rsidRPr="00D876BA" w:rsidRDefault="000A505F" w:rsidP="00D876BA">
            <w:pPr>
              <w:spacing w:line="240" w:lineRule="auto"/>
              <w:ind w:left="0"/>
              <w:jc w:val="left"/>
              <w:rPr>
                <w:rFonts w:cs="Arial"/>
                <w:b/>
                <w:bCs/>
                <w:sz w:val="20"/>
                <w:szCs w:val="20"/>
                <w:lang w:val="en-US"/>
              </w:rPr>
            </w:pPr>
            <w:r>
              <w:rPr>
                <w:rFonts w:cs="Arial"/>
                <w:sz w:val="20"/>
                <w:szCs w:val="20"/>
                <w:lang w:val="en-US"/>
              </w:rPr>
              <w:t>6</w:t>
            </w:r>
          </w:p>
        </w:tc>
      </w:tr>
    </w:tbl>
    <w:p w14:paraId="7B388DE3" w14:textId="77777777" w:rsidR="00201747" w:rsidRPr="00D876BA" w:rsidRDefault="00201747" w:rsidP="00D876BA">
      <w:pPr>
        <w:pStyle w:val="Heading1"/>
        <w:spacing w:before="240" w:after="240"/>
        <w:rPr>
          <w:sz w:val="20"/>
          <w:szCs w:val="20"/>
          <w:lang w:val="en-US"/>
        </w:rPr>
      </w:pPr>
      <w:bookmarkStart w:id="14" w:name="_Toc505071879"/>
      <w:bookmarkStart w:id="15" w:name="_Toc506572081"/>
      <w:bookmarkStart w:id="16" w:name="_Toc509579339"/>
      <w:bookmarkStart w:id="17" w:name="_Toc523824544"/>
      <w:bookmarkStart w:id="18" w:name="_Toc525118856"/>
      <w:r w:rsidRPr="00D876BA">
        <w:rPr>
          <w:sz w:val="20"/>
          <w:szCs w:val="20"/>
          <w:lang w:val="en-US"/>
        </w:rPr>
        <w:t>Indexer Instance Breakdown</w:t>
      </w:r>
      <w:bookmarkEnd w:id="14"/>
      <w:bookmarkEnd w:id="15"/>
      <w:bookmarkEnd w:id="16"/>
      <w:bookmarkEnd w:id="17"/>
      <w:bookmarkEnd w:id="18"/>
    </w:p>
    <w:tbl>
      <w:tblPr>
        <w:tblStyle w:val="TabelleLC"/>
        <w:tblW w:w="0" w:type="auto"/>
        <w:tblLook w:val="04A0" w:firstRow="1" w:lastRow="0" w:firstColumn="1" w:lastColumn="0" w:noHBand="0" w:noVBand="1"/>
      </w:tblPr>
      <w:tblGrid>
        <w:gridCol w:w="3552"/>
        <w:gridCol w:w="12"/>
        <w:gridCol w:w="5385"/>
      </w:tblGrid>
      <w:tr w:rsidR="00201747" w:rsidRPr="00D876BA" w14:paraId="350DB9E3" w14:textId="77777777" w:rsidTr="004039E0">
        <w:trPr>
          <w:cnfStyle w:val="100000000000" w:firstRow="1" w:lastRow="0" w:firstColumn="0" w:lastColumn="0" w:oddVBand="0" w:evenVBand="0" w:oddHBand="0" w:evenHBand="0" w:firstRowFirstColumn="0" w:firstRowLastColumn="0" w:lastRowFirstColumn="0" w:lastRowLastColumn="0"/>
        </w:trPr>
        <w:tc>
          <w:tcPr>
            <w:tcW w:w="3552" w:type="dxa"/>
            <w:tcBorders>
              <w:top w:val="single" w:sz="4" w:space="0" w:color="auto"/>
              <w:left w:val="single" w:sz="4" w:space="0" w:color="auto"/>
              <w:bottom w:val="single" w:sz="4" w:space="0" w:color="auto"/>
              <w:right w:val="nil"/>
            </w:tcBorders>
            <w:shd w:val="clear" w:color="auto" w:fill="C6D9F1" w:themeFill="text2" w:themeFillTint="33"/>
          </w:tcPr>
          <w:p w14:paraId="43A846A9"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Indexer Cluster</w:t>
            </w:r>
          </w:p>
        </w:tc>
        <w:tc>
          <w:tcPr>
            <w:tcW w:w="5397" w:type="dxa"/>
            <w:gridSpan w:val="2"/>
            <w:tcBorders>
              <w:top w:val="single" w:sz="4" w:space="0" w:color="auto"/>
              <w:left w:val="nil"/>
              <w:bottom w:val="single" w:sz="4" w:space="0" w:color="auto"/>
              <w:right w:val="single" w:sz="4" w:space="0" w:color="auto"/>
            </w:tcBorders>
            <w:shd w:val="clear" w:color="auto" w:fill="C6D9F1" w:themeFill="text2" w:themeFillTint="33"/>
          </w:tcPr>
          <w:p w14:paraId="29AB8B5A"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 xml:space="preserve"> Description</w:t>
            </w:r>
          </w:p>
        </w:tc>
      </w:tr>
      <w:tr w:rsidR="00201747" w:rsidRPr="00D876BA" w14:paraId="4AF039A1" w14:textId="77777777" w:rsidTr="004039E0">
        <w:tc>
          <w:tcPr>
            <w:tcW w:w="3552" w:type="dxa"/>
          </w:tcPr>
          <w:p w14:paraId="41535363"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Processors Info</w:t>
            </w:r>
          </w:p>
        </w:tc>
        <w:tc>
          <w:tcPr>
            <w:tcW w:w="5397" w:type="dxa"/>
            <w:gridSpan w:val="2"/>
          </w:tcPr>
          <w:p w14:paraId="34B2D05C" w14:textId="63F422F7" w:rsidR="00201747" w:rsidRPr="00D876BA" w:rsidRDefault="00704DFF" w:rsidP="004039E0">
            <w:pPr>
              <w:spacing w:line="240" w:lineRule="auto"/>
              <w:ind w:left="0"/>
              <w:rPr>
                <w:rFonts w:cs="Arial"/>
                <w:b/>
                <w:bCs/>
                <w:sz w:val="20"/>
                <w:szCs w:val="20"/>
                <w:lang w:val="en-US"/>
              </w:rPr>
            </w:pPr>
            <w:r>
              <w:rPr>
                <w:rFonts w:ascii="proxima_nova" w:hAnsi="proxima_nova"/>
                <w:color w:val="000000"/>
                <w:sz w:val="21"/>
                <w:szCs w:val="21"/>
                <w:shd w:val="clear" w:color="auto" w:fill="FFFFFF"/>
              </w:rPr>
              <w:t>48</w:t>
            </w:r>
            <w:r w:rsidR="00CB6B10">
              <w:rPr>
                <w:rFonts w:ascii="proxima_nova" w:hAnsi="proxima_nova"/>
                <w:color w:val="000000"/>
                <w:sz w:val="21"/>
                <w:szCs w:val="21"/>
                <w:shd w:val="clear" w:color="auto" w:fill="FFFFFF"/>
              </w:rPr>
              <w:t xml:space="preserve"> CPU cores at 2GHz or greater speed per core</w:t>
            </w:r>
          </w:p>
        </w:tc>
      </w:tr>
      <w:tr w:rsidR="00201747" w:rsidRPr="00D876BA" w14:paraId="717A354B" w14:textId="77777777" w:rsidTr="004039E0">
        <w:tc>
          <w:tcPr>
            <w:tcW w:w="3552" w:type="dxa"/>
          </w:tcPr>
          <w:p w14:paraId="7CDFB804"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Operating System</w:t>
            </w:r>
          </w:p>
        </w:tc>
        <w:tc>
          <w:tcPr>
            <w:tcW w:w="5397" w:type="dxa"/>
            <w:gridSpan w:val="2"/>
          </w:tcPr>
          <w:p w14:paraId="2DA36C30"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Linux RedHat Enterprise 7</w:t>
            </w:r>
          </w:p>
        </w:tc>
      </w:tr>
      <w:tr w:rsidR="00EE324E" w:rsidRPr="00D876BA" w14:paraId="3E610D1B" w14:textId="77777777" w:rsidTr="005B6EAF">
        <w:tc>
          <w:tcPr>
            <w:tcW w:w="3564" w:type="dxa"/>
            <w:gridSpan w:val="2"/>
          </w:tcPr>
          <w:p w14:paraId="09C7ECB5" w14:textId="77777777" w:rsidR="00EE324E" w:rsidRPr="00C76993" w:rsidRDefault="00EE324E" w:rsidP="00EE324E">
            <w:pPr>
              <w:spacing w:line="240" w:lineRule="auto"/>
              <w:ind w:left="0"/>
              <w:jc w:val="left"/>
              <w:rPr>
                <w:rFonts w:cs="Arial"/>
                <w:sz w:val="20"/>
                <w:szCs w:val="20"/>
                <w:lang w:val="en-US"/>
              </w:rPr>
            </w:pPr>
            <w:r w:rsidRPr="00C76993">
              <w:rPr>
                <w:rFonts w:cs="Arial"/>
                <w:sz w:val="20"/>
                <w:szCs w:val="20"/>
                <w:lang w:val="en-US"/>
              </w:rPr>
              <w:t>Disk Subsystem</w:t>
            </w:r>
          </w:p>
        </w:tc>
        <w:tc>
          <w:tcPr>
            <w:tcW w:w="5385" w:type="dxa"/>
          </w:tcPr>
          <w:p w14:paraId="55D097EC" w14:textId="1537B044" w:rsidR="00EE324E" w:rsidRPr="00C76993" w:rsidRDefault="00EE324E" w:rsidP="00EE324E">
            <w:pPr>
              <w:spacing w:line="240" w:lineRule="auto"/>
              <w:ind w:left="0"/>
              <w:jc w:val="left"/>
              <w:rPr>
                <w:rFonts w:cs="Arial"/>
                <w:sz w:val="20"/>
                <w:szCs w:val="20"/>
                <w:lang w:val="en-US"/>
              </w:rPr>
            </w:pPr>
            <w:r>
              <w:t>1200+ random seeks per second</w:t>
            </w:r>
          </w:p>
        </w:tc>
      </w:tr>
      <w:tr w:rsidR="00201747" w:rsidRPr="00D876BA" w14:paraId="113FA724" w14:textId="77777777" w:rsidTr="004039E0">
        <w:tc>
          <w:tcPr>
            <w:tcW w:w="3552" w:type="dxa"/>
          </w:tcPr>
          <w:p w14:paraId="785B5F80"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Disk Info</w:t>
            </w:r>
          </w:p>
        </w:tc>
        <w:tc>
          <w:tcPr>
            <w:tcW w:w="5397" w:type="dxa"/>
            <w:gridSpan w:val="2"/>
          </w:tcPr>
          <w:p w14:paraId="646BA902" w14:textId="4757B2EF" w:rsidR="00201747" w:rsidRPr="00D876BA" w:rsidRDefault="00D876BA" w:rsidP="00D876BA">
            <w:pPr>
              <w:spacing w:line="240" w:lineRule="auto"/>
              <w:ind w:left="0"/>
              <w:rPr>
                <w:rFonts w:cs="Arial"/>
                <w:b/>
                <w:bCs/>
                <w:sz w:val="20"/>
                <w:szCs w:val="20"/>
                <w:lang w:val="en-US"/>
              </w:rPr>
            </w:pPr>
            <w:r w:rsidRPr="00D876BA">
              <w:rPr>
                <w:rFonts w:cs="Arial"/>
                <w:sz w:val="20"/>
                <w:szCs w:val="20"/>
                <w:lang w:val="en-US"/>
              </w:rPr>
              <w:t>Please see below table on Data Input and Data Retention</w:t>
            </w:r>
            <w:r w:rsidR="00201747" w:rsidRPr="00D876BA">
              <w:rPr>
                <w:rFonts w:cs="Arial"/>
                <w:sz w:val="20"/>
                <w:szCs w:val="20"/>
                <w:lang w:val="en-US"/>
              </w:rPr>
              <w:t xml:space="preserve"> </w:t>
            </w:r>
          </w:p>
        </w:tc>
      </w:tr>
      <w:tr w:rsidR="00201747" w:rsidRPr="00D876BA" w14:paraId="63AA880C" w14:textId="77777777" w:rsidTr="004039E0">
        <w:tc>
          <w:tcPr>
            <w:tcW w:w="3552" w:type="dxa"/>
          </w:tcPr>
          <w:p w14:paraId="51FBDBC1"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RAM</w:t>
            </w:r>
          </w:p>
        </w:tc>
        <w:tc>
          <w:tcPr>
            <w:tcW w:w="5397" w:type="dxa"/>
            <w:gridSpan w:val="2"/>
          </w:tcPr>
          <w:p w14:paraId="462A667C" w14:textId="24D39E6A" w:rsidR="00201747" w:rsidRPr="00D876BA" w:rsidRDefault="00704DFF" w:rsidP="004039E0">
            <w:pPr>
              <w:spacing w:line="240" w:lineRule="auto"/>
              <w:ind w:left="0"/>
              <w:rPr>
                <w:rFonts w:cs="Arial"/>
                <w:b/>
                <w:bCs/>
                <w:sz w:val="20"/>
                <w:szCs w:val="20"/>
                <w:lang w:val="en-US"/>
              </w:rPr>
            </w:pPr>
            <w:r>
              <w:rPr>
                <w:rFonts w:cs="Arial"/>
                <w:sz w:val="20"/>
                <w:szCs w:val="20"/>
                <w:lang w:val="en-US"/>
              </w:rPr>
              <w:t>128</w:t>
            </w:r>
            <w:r w:rsidR="00201747" w:rsidRPr="00D876BA">
              <w:rPr>
                <w:rFonts w:cs="Arial"/>
                <w:sz w:val="20"/>
                <w:szCs w:val="20"/>
                <w:lang w:val="en-US"/>
              </w:rPr>
              <w:t xml:space="preserve"> GB</w:t>
            </w:r>
          </w:p>
        </w:tc>
      </w:tr>
      <w:tr w:rsidR="00201747" w:rsidRPr="00D876BA" w14:paraId="7896B23E" w14:textId="77777777" w:rsidTr="004039E0">
        <w:tc>
          <w:tcPr>
            <w:tcW w:w="3552" w:type="dxa"/>
          </w:tcPr>
          <w:p w14:paraId="20322EDF"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Number of Instances</w:t>
            </w:r>
          </w:p>
        </w:tc>
        <w:tc>
          <w:tcPr>
            <w:tcW w:w="5397" w:type="dxa"/>
            <w:gridSpan w:val="2"/>
          </w:tcPr>
          <w:p w14:paraId="403CD3D0" w14:textId="7A788D46" w:rsidR="00201747" w:rsidRPr="00D876BA" w:rsidRDefault="00AC05C1" w:rsidP="004039E0">
            <w:pPr>
              <w:spacing w:line="240" w:lineRule="auto"/>
              <w:ind w:left="0"/>
              <w:rPr>
                <w:rFonts w:cs="Arial"/>
                <w:b/>
                <w:bCs/>
                <w:sz w:val="20"/>
                <w:szCs w:val="20"/>
                <w:lang w:val="en-US"/>
              </w:rPr>
            </w:pPr>
            <w:r>
              <w:rPr>
                <w:rFonts w:cs="Arial"/>
                <w:sz w:val="20"/>
                <w:szCs w:val="20"/>
                <w:lang w:val="en-US"/>
              </w:rPr>
              <w:t>5</w:t>
            </w:r>
          </w:p>
        </w:tc>
      </w:tr>
    </w:tbl>
    <w:p w14:paraId="20161EB9" w14:textId="77777777" w:rsidR="00201747" w:rsidRPr="00D876BA" w:rsidRDefault="00201747" w:rsidP="00201747">
      <w:pPr>
        <w:rPr>
          <w:rFonts w:cs="Arial"/>
          <w:szCs w:val="20"/>
          <w:lang w:val="en-US" w:eastAsia="de-CH"/>
        </w:rPr>
      </w:pPr>
    </w:p>
    <w:p w14:paraId="0BA556CF" w14:textId="77777777" w:rsidR="00201747" w:rsidRPr="00D876BA" w:rsidRDefault="00201747" w:rsidP="00D876BA">
      <w:pPr>
        <w:pStyle w:val="Heading1"/>
        <w:spacing w:before="240" w:after="240"/>
        <w:rPr>
          <w:sz w:val="20"/>
          <w:szCs w:val="20"/>
          <w:lang w:val="en-US"/>
        </w:rPr>
      </w:pPr>
      <w:bookmarkStart w:id="19" w:name="_Toc505071880"/>
      <w:bookmarkStart w:id="20" w:name="_Toc506572082"/>
      <w:bookmarkStart w:id="21" w:name="_Toc509579340"/>
      <w:bookmarkStart w:id="22" w:name="_Toc523824545"/>
      <w:bookmarkStart w:id="23" w:name="_Toc525118857"/>
      <w:r w:rsidRPr="00D876BA">
        <w:rPr>
          <w:sz w:val="20"/>
          <w:szCs w:val="20"/>
          <w:lang w:val="en-US"/>
        </w:rPr>
        <w:t>Management Instance Breakdown</w:t>
      </w:r>
      <w:bookmarkEnd w:id="19"/>
      <w:bookmarkEnd w:id="20"/>
      <w:bookmarkEnd w:id="21"/>
      <w:bookmarkEnd w:id="22"/>
      <w:bookmarkEnd w:id="23"/>
    </w:p>
    <w:tbl>
      <w:tblPr>
        <w:tblStyle w:val="TabelleLC"/>
        <w:tblW w:w="0" w:type="auto"/>
        <w:tblLook w:val="04A0" w:firstRow="1" w:lastRow="0" w:firstColumn="1" w:lastColumn="0" w:noHBand="0" w:noVBand="1"/>
      </w:tblPr>
      <w:tblGrid>
        <w:gridCol w:w="3552"/>
        <w:gridCol w:w="5397"/>
      </w:tblGrid>
      <w:tr w:rsidR="00201747" w:rsidRPr="00D876BA" w14:paraId="48A2CC2C" w14:textId="77777777" w:rsidTr="004039E0">
        <w:trPr>
          <w:cnfStyle w:val="100000000000" w:firstRow="1" w:lastRow="0" w:firstColumn="0" w:lastColumn="0" w:oddVBand="0" w:evenVBand="0" w:oddHBand="0" w:evenHBand="0" w:firstRowFirstColumn="0" w:firstRowLastColumn="0" w:lastRowFirstColumn="0" w:lastRowLastColumn="0"/>
        </w:trPr>
        <w:tc>
          <w:tcPr>
            <w:tcW w:w="3552" w:type="dxa"/>
            <w:tcBorders>
              <w:top w:val="single" w:sz="4" w:space="0" w:color="auto"/>
              <w:left w:val="single" w:sz="4" w:space="0" w:color="auto"/>
              <w:bottom w:val="single" w:sz="4" w:space="0" w:color="auto"/>
              <w:right w:val="nil"/>
            </w:tcBorders>
            <w:shd w:val="clear" w:color="auto" w:fill="C6D9F1" w:themeFill="text2" w:themeFillTint="33"/>
          </w:tcPr>
          <w:p w14:paraId="60FFEE22"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License Master</w:t>
            </w:r>
          </w:p>
        </w:tc>
        <w:tc>
          <w:tcPr>
            <w:tcW w:w="5397" w:type="dxa"/>
            <w:tcBorders>
              <w:top w:val="single" w:sz="4" w:space="0" w:color="auto"/>
              <w:left w:val="nil"/>
              <w:bottom w:val="single" w:sz="4" w:space="0" w:color="auto"/>
              <w:right w:val="single" w:sz="4" w:space="0" w:color="auto"/>
            </w:tcBorders>
            <w:shd w:val="clear" w:color="auto" w:fill="C6D9F1" w:themeFill="text2" w:themeFillTint="33"/>
          </w:tcPr>
          <w:p w14:paraId="555F6B43"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 xml:space="preserve"> Description</w:t>
            </w:r>
          </w:p>
        </w:tc>
      </w:tr>
      <w:tr w:rsidR="00201747" w:rsidRPr="00D876BA" w14:paraId="42F06A25" w14:textId="77777777" w:rsidTr="004039E0">
        <w:tc>
          <w:tcPr>
            <w:tcW w:w="3552" w:type="dxa"/>
          </w:tcPr>
          <w:p w14:paraId="51E21D88"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Processors Info</w:t>
            </w:r>
          </w:p>
        </w:tc>
        <w:tc>
          <w:tcPr>
            <w:tcW w:w="5397" w:type="dxa"/>
          </w:tcPr>
          <w:p w14:paraId="6A93CB70" w14:textId="0FD33150" w:rsidR="00201747" w:rsidRPr="00D876BA" w:rsidRDefault="00201747" w:rsidP="00DB5523">
            <w:pPr>
              <w:spacing w:line="240" w:lineRule="auto"/>
              <w:ind w:left="0"/>
              <w:rPr>
                <w:rFonts w:cs="Arial"/>
                <w:b/>
                <w:bCs/>
                <w:sz w:val="20"/>
                <w:szCs w:val="20"/>
                <w:lang w:val="en-US"/>
              </w:rPr>
            </w:pPr>
            <w:r w:rsidRPr="00D876BA">
              <w:rPr>
                <w:rFonts w:cs="Arial"/>
                <w:sz w:val="20"/>
                <w:szCs w:val="20"/>
                <w:lang w:val="en-US"/>
              </w:rPr>
              <w:t xml:space="preserve"> 4 Core</w:t>
            </w:r>
          </w:p>
        </w:tc>
      </w:tr>
      <w:tr w:rsidR="00201747" w:rsidRPr="00D876BA" w14:paraId="229DA28F" w14:textId="77777777" w:rsidTr="004039E0">
        <w:tc>
          <w:tcPr>
            <w:tcW w:w="3552" w:type="dxa"/>
          </w:tcPr>
          <w:p w14:paraId="1C24DAD8"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Operating System</w:t>
            </w:r>
          </w:p>
        </w:tc>
        <w:tc>
          <w:tcPr>
            <w:tcW w:w="5397" w:type="dxa"/>
          </w:tcPr>
          <w:p w14:paraId="4CEC5C4C"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Linux RedHat Enterprise 7</w:t>
            </w:r>
          </w:p>
        </w:tc>
      </w:tr>
      <w:tr w:rsidR="00201747" w:rsidRPr="00D876BA" w14:paraId="0DFF9032" w14:textId="77777777" w:rsidTr="004039E0">
        <w:tc>
          <w:tcPr>
            <w:tcW w:w="3552" w:type="dxa"/>
          </w:tcPr>
          <w:p w14:paraId="1471FE5A"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Disk Info</w:t>
            </w:r>
          </w:p>
        </w:tc>
        <w:tc>
          <w:tcPr>
            <w:tcW w:w="5397" w:type="dxa"/>
          </w:tcPr>
          <w:p w14:paraId="74377139"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125 GB virtual disk (SAS)</w:t>
            </w:r>
          </w:p>
        </w:tc>
      </w:tr>
      <w:tr w:rsidR="00201747" w:rsidRPr="00D876BA" w14:paraId="182FF645" w14:textId="77777777" w:rsidTr="004039E0">
        <w:tc>
          <w:tcPr>
            <w:tcW w:w="3552" w:type="dxa"/>
          </w:tcPr>
          <w:p w14:paraId="204B84A4"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RAM</w:t>
            </w:r>
          </w:p>
        </w:tc>
        <w:tc>
          <w:tcPr>
            <w:tcW w:w="5397" w:type="dxa"/>
          </w:tcPr>
          <w:p w14:paraId="0C2C3D15"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8 GB</w:t>
            </w:r>
          </w:p>
        </w:tc>
      </w:tr>
      <w:tr w:rsidR="00201747" w:rsidRPr="00D876BA" w14:paraId="47E9DE18" w14:textId="77777777" w:rsidTr="004039E0">
        <w:tc>
          <w:tcPr>
            <w:tcW w:w="3552" w:type="dxa"/>
          </w:tcPr>
          <w:p w14:paraId="03076BEB"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Number of Instances</w:t>
            </w:r>
          </w:p>
        </w:tc>
        <w:tc>
          <w:tcPr>
            <w:tcW w:w="5397" w:type="dxa"/>
          </w:tcPr>
          <w:p w14:paraId="4EC3C859"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1</w:t>
            </w:r>
          </w:p>
        </w:tc>
      </w:tr>
      <w:tr w:rsidR="00201747" w:rsidRPr="00D876BA" w14:paraId="6DE290FC" w14:textId="77777777" w:rsidTr="004039E0">
        <w:tc>
          <w:tcPr>
            <w:tcW w:w="3552" w:type="dxa"/>
          </w:tcPr>
          <w:p w14:paraId="71FA0E71"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Notes</w:t>
            </w:r>
          </w:p>
        </w:tc>
        <w:tc>
          <w:tcPr>
            <w:tcW w:w="5397" w:type="dxa"/>
          </w:tcPr>
          <w:p w14:paraId="2108E915"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Virtual Machine</w:t>
            </w:r>
          </w:p>
        </w:tc>
      </w:tr>
    </w:tbl>
    <w:p w14:paraId="27E102E4" w14:textId="77777777" w:rsidR="00201747" w:rsidRPr="00D876BA" w:rsidRDefault="00201747" w:rsidP="00201747">
      <w:pPr>
        <w:rPr>
          <w:rFonts w:cs="Arial"/>
          <w:b/>
          <w:bCs/>
          <w:szCs w:val="20"/>
          <w:lang w:val="en-US" w:eastAsia="de-CH"/>
        </w:rPr>
      </w:pPr>
    </w:p>
    <w:tbl>
      <w:tblPr>
        <w:tblStyle w:val="TabelleLC"/>
        <w:tblW w:w="0" w:type="auto"/>
        <w:tblLook w:val="04A0" w:firstRow="1" w:lastRow="0" w:firstColumn="1" w:lastColumn="0" w:noHBand="0" w:noVBand="1"/>
      </w:tblPr>
      <w:tblGrid>
        <w:gridCol w:w="3809"/>
        <w:gridCol w:w="5073"/>
      </w:tblGrid>
      <w:tr w:rsidR="00201747" w:rsidRPr="00D876BA" w14:paraId="32BAF4A9" w14:textId="77777777" w:rsidTr="00D876BA">
        <w:trPr>
          <w:cnfStyle w:val="100000000000" w:firstRow="1" w:lastRow="0" w:firstColumn="0" w:lastColumn="0" w:oddVBand="0" w:evenVBand="0" w:oddHBand="0" w:evenHBand="0" w:firstRowFirstColumn="0" w:firstRowLastColumn="0" w:lastRowFirstColumn="0" w:lastRowLastColumn="0"/>
        </w:trPr>
        <w:tc>
          <w:tcPr>
            <w:tcW w:w="3809" w:type="dxa"/>
            <w:tcBorders>
              <w:top w:val="single" w:sz="4" w:space="0" w:color="auto"/>
              <w:left w:val="single" w:sz="4" w:space="0" w:color="auto"/>
              <w:bottom w:val="single" w:sz="4" w:space="0" w:color="auto"/>
              <w:right w:val="nil"/>
            </w:tcBorders>
            <w:shd w:val="clear" w:color="auto" w:fill="C6D9F1" w:themeFill="text2" w:themeFillTint="33"/>
          </w:tcPr>
          <w:p w14:paraId="7E38BBAB"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Deployment Server</w:t>
            </w:r>
          </w:p>
        </w:tc>
        <w:tc>
          <w:tcPr>
            <w:tcW w:w="5073" w:type="dxa"/>
            <w:tcBorders>
              <w:top w:val="single" w:sz="4" w:space="0" w:color="auto"/>
              <w:left w:val="nil"/>
              <w:bottom w:val="single" w:sz="4" w:space="0" w:color="auto"/>
              <w:right w:val="single" w:sz="4" w:space="0" w:color="auto"/>
            </w:tcBorders>
            <w:shd w:val="clear" w:color="auto" w:fill="C6D9F1" w:themeFill="text2" w:themeFillTint="33"/>
          </w:tcPr>
          <w:p w14:paraId="61847CF7"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 xml:space="preserve"> Description</w:t>
            </w:r>
          </w:p>
        </w:tc>
      </w:tr>
      <w:tr w:rsidR="00201747" w:rsidRPr="00D876BA" w14:paraId="56B38E5D" w14:textId="77777777" w:rsidTr="00D876BA">
        <w:tc>
          <w:tcPr>
            <w:tcW w:w="3809" w:type="dxa"/>
          </w:tcPr>
          <w:p w14:paraId="3F233F81"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Processors Info</w:t>
            </w:r>
          </w:p>
        </w:tc>
        <w:tc>
          <w:tcPr>
            <w:tcW w:w="5073" w:type="dxa"/>
          </w:tcPr>
          <w:p w14:paraId="46481752" w14:textId="7C0C5758" w:rsidR="00201747" w:rsidRPr="00D876BA" w:rsidRDefault="00201747" w:rsidP="00DB5523">
            <w:pPr>
              <w:spacing w:line="240" w:lineRule="auto"/>
              <w:ind w:left="0"/>
              <w:rPr>
                <w:rFonts w:cs="Arial"/>
                <w:b/>
                <w:bCs/>
                <w:sz w:val="20"/>
                <w:szCs w:val="20"/>
                <w:lang w:val="en-US"/>
              </w:rPr>
            </w:pPr>
            <w:r w:rsidRPr="00D876BA">
              <w:rPr>
                <w:rFonts w:cs="Arial"/>
                <w:sz w:val="20"/>
                <w:szCs w:val="20"/>
                <w:lang w:val="en-US"/>
              </w:rPr>
              <w:t xml:space="preserve"> </w:t>
            </w:r>
            <w:r w:rsidR="003F0795">
              <w:rPr>
                <w:rFonts w:ascii="proxima_nova" w:hAnsi="proxima_nova"/>
                <w:color w:val="000000"/>
                <w:sz w:val="21"/>
                <w:szCs w:val="21"/>
                <w:shd w:val="clear" w:color="auto" w:fill="FFFFFF"/>
              </w:rPr>
              <w:t>12</w:t>
            </w:r>
            <w:r w:rsidR="00D74B45">
              <w:rPr>
                <w:rFonts w:ascii="proxima_nova" w:hAnsi="proxima_nova"/>
                <w:color w:val="000000"/>
                <w:sz w:val="21"/>
                <w:szCs w:val="21"/>
                <w:shd w:val="clear" w:color="auto" w:fill="FFFFFF"/>
              </w:rPr>
              <w:t xml:space="preserve"> CPU cores at 2GHz or greater speed per core</w:t>
            </w:r>
          </w:p>
        </w:tc>
      </w:tr>
      <w:tr w:rsidR="00201747" w:rsidRPr="00D876BA" w14:paraId="61E94753" w14:textId="77777777" w:rsidTr="00D876BA">
        <w:tc>
          <w:tcPr>
            <w:tcW w:w="3809" w:type="dxa"/>
          </w:tcPr>
          <w:p w14:paraId="41695D00"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lastRenderedPageBreak/>
              <w:t>Operating System</w:t>
            </w:r>
          </w:p>
        </w:tc>
        <w:tc>
          <w:tcPr>
            <w:tcW w:w="5073" w:type="dxa"/>
          </w:tcPr>
          <w:p w14:paraId="0221B354"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Linux RedHat Enterprise 7</w:t>
            </w:r>
          </w:p>
        </w:tc>
      </w:tr>
      <w:tr w:rsidR="00201747" w:rsidRPr="00D876BA" w14:paraId="0A5A4EB4" w14:textId="77777777" w:rsidTr="00D876BA">
        <w:tc>
          <w:tcPr>
            <w:tcW w:w="3809" w:type="dxa"/>
          </w:tcPr>
          <w:p w14:paraId="4D6222A1"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Disk Info</w:t>
            </w:r>
          </w:p>
        </w:tc>
        <w:tc>
          <w:tcPr>
            <w:tcW w:w="5073" w:type="dxa"/>
          </w:tcPr>
          <w:p w14:paraId="48D76569" w14:textId="5A201A15"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w:t>
            </w:r>
            <w:r w:rsidR="00EA388F" w:rsidRPr="00D876BA">
              <w:rPr>
                <w:rFonts w:cs="Arial"/>
                <w:sz w:val="20"/>
                <w:szCs w:val="20"/>
                <w:lang w:val="en-US"/>
              </w:rPr>
              <w:t>356 GB virtual disk (SAS)</w:t>
            </w:r>
          </w:p>
        </w:tc>
      </w:tr>
      <w:tr w:rsidR="00201747" w:rsidRPr="00D876BA" w14:paraId="36CDC368" w14:textId="77777777" w:rsidTr="00D876BA">
        <w:tc>
          <w:tcPr>
            <w:tcW w:w="3809" w:type="dxa"/>
          </w:tcPr>
          <w:p w14:paraId="458A15E6"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RAM</w:t>
            </w:r>
          </w:p>
        </w:tc>
        <w:tc>
          <w:tcPr>
            <w:tcW w:w="5073" w:type="dxa"/>
          </w:tcPr>
          <w:p w14:paraId="5D76EF78" w14:textId="1753C0FE" w:rsidR="00201747" w:rsidRPr="00D876BA" w:rsidRDefault="003F0795" w:rsidP="004039E0">
            <w:pPr>
              <w:spacing w:line="240" w:lineRule="auto"/>
              <w:ind w:left="0"/>
              <w:rPr>
                <w:rFonts w:cs="Arial"/>
                <w:b/>
                <w:bCs/>
                <w:sz w:val="20"/>
                <w:szCs w:val="20"/>
                <w:lang w:val="en-US"/>
              </w:rPr>
            </w:pPr>
            <w:r>
              <w:rPr>
                <w:rFonts w:cs="Arial"/>
                <w:sz w:val="20"/>
                <w:szCs w:val="20"/>
                <w:lang w:val="en-US"/>
              </w:rPr>
              <w:t xml:space="preserve"> 16</w:t>
            </w:r>
            <w:r w:rsidR="00201747" w:rsidRPr="00D876BA">
              <w:rPr>
                <w:rFonts w:cs="Arial"/>
                <w:sz w:val="20"/>
                <w:szCs w:val="20"/>
                <w:lang w:val="en-US"/>
              </w:rPr>
              <w:t xml:space="preserve"> GB</w:t>
            </w:r>
          </w:p>
        </w:tc>
      </w:tr>
      <w:tr w:rsidR="00201747" w:rsidRPr="00D876BA" w14:paraId="3E9606C4" w14:textId="77777777" w:rsidTr="00D876BA">
        <w:tc>
          <w:tcPr>
            <w:tcW w:w="3809" w:type="dxa"/>
          </w:tcPr>
          <w:p w14:paraId="0ECE4D71"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Number of Instances</w:t>
            </w:r>
          </w:p>
        </w:tc>
        <w:tc>
          <w:tcPr>
            <w:tcW w:w="5073" w:type="dxa"/>
          </w:tcPr>
          <w:p w14:paraId="1B7DA7AB"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1</w:t>
            </w:r>
          </w:p>
        </w:tc>
      </w:tr>
      <w:tr w:rsidR="00201747" w:rsidRPr="00D876BA" w14:paraId="299BE2B1" w14:textId="77777777" w:rsidTr="00D876BA">
        <w:tc>
          <w:tcPr>
            <w:tcW w:w="3809" w:type="dxa"/>
          </w:tcPr>
          <w:p w14:paraId="1C8E5729"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Notes</w:t>
            </w:r>
          </w:p>
        </w:tc>
        <w:tc>
          <w:tcPr>
            <w:tcW w:w="5073" w:type="dxa"/>
          </w:tcPr>
          <w:p w14:paraId="1BB27E16"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Virtual Machine</w:t>
            </w:r>
          </w:p>
        </w:tc>
      </w:tr>
    </w:tbl>
    <w:p w14:paraId="5C546BD4" w14:textId="77777777" w:rsidR="00201747" w:rsidRPr="00D876BA" w:rsidRDefault="00201747" w:rsidP="00201747">
      <w:pPr>
        <w:rPr>
          <w:rFonts w:cs="Arial"/>
          <w:b/>
          <w:bCs/>
          <w:szCs w:val="20"/>
          <w:lang w:val="en-US" w:eastAsia="de-CH"/>
        </w:rPr>
      </w:pPr>
    </w:p>
    <w:tbl>
      <w:tblPr>
        <w:tblStyle w:val="TabelleLC"/>
        <w:tblW w:w="0" w:type="auto"/>
        <w:tblLook w:val="04A0" w:firstRow="1" w:lastRow="0" w:firstColumn="1" w:lastColumn="0" w:noHBand="0" w:noVBand="1"/>
      </w:tblPr>
      <w:tblGrid>
        <w:gridCol w:w="3814"/>
        <w:gridCol w:w="5068"/>
      </w:tblGrid>
      <w:tr w:rsidR="00201747" w:rsidRPr="00D876BA" w14:paraId="08FBE794" w14:textId="77777777" w:rsidTr="00D876BA">
        <w:trPr>
          <w:cnfStyle w:val="100000000000" w:firstRow="1" w:lastRow="0" w:firstColumn="0" w:lastColumn="0" w:oddVBand="0" w:evenVBand="0" w:oddHBand="0" w:evenHBand="0" w:firstRowFirstColumn="0" w:firstRowLastColumn="0" w:lastRowFirstColumn="0" w:lastRowLastColumn="0"/>
        </w:trPr>
        <w:tc>
          <w:tcPr>
            <w:tcW w:w="3814" w:type="dxa"/>
            <w:tcBorders>
              <w:top w:val="single" w:sz="4" w:space="0" w:color="auto"/>
              <w:left w:val="single" w:sz="4" w:space="0" w:color="auto"/>
              <w:bottom w:val="single" w:sz="4" w:space="0" w:color="auto"/>
              <w:right w:val="nil"/>
            </w:tcBorders>
            <w:shd w:val="clear" w:color="auto" w:fill="C6D9F1" w:themeFill="text2" w:themeFillTint="33"/>
          </w:tcPr>
          <w:p w14:paraId="2DB98174" w14:textId="77777777" w:rsidR="00201747" w:rsidRPr="00D876BA" w:rsidRDefault="00201747" w:rsidP="004039E0">
            <w:pPr>
              <w:keepNext/>
              <w:keepLines/>
              <w:spacing w:line="240" w:lineRule="auto"/>
              <w:ind w:left="0"/>
              <w:rPr>
                <w:rFonts w:cs="Arial"/>
                <w:sz w:val="20"/>
                <w:szCs w:val="20"/>
                <w:lang w:val="en-US"/>
              </w:rPr>
            </w:pPr>
            <w:r w:rsidRPr="00D876BA">
              <w:rPr>
                <w:rFonts w:cs="Arial"/>
                <w:sz w:val="20"/>
                <w:szCs w:val="20"/>
                <w:lang w:val="en-US"/>
              </w:rPr>
              <w:t>Cluster Master</w:t>
            </w:r>
          </w:p>
        </w:tc>
        <w:tc>
          <w:tcPr>
            <w:tcW w:w="5068" w:type="dxa"/>
            <w:tcBorders>
              <w:top w:val="single" w:sz="4" w:space="0" w:color="auto"/>
              <w:left w:val="nil"/>
              <w:bottom w:val="single" w:sz="4" w:space="0" w:color="auto"/>
              <w:right w:val="single" w:sz="4" w:space="0" w:color="auto"/>
            </w:tcBorders>
            <w:shd w:val="clear" w:color="auto" w:fill="C6D9F1" w:themeFill="text2" w:themeFillTint="33"/>
          </w:tcPr>
          <w:p w14:paraId="40A80606" w14:textId="77777777" w:rsidR="00201747" w:rsidRPr="00D876BA" w:rsidRDefault="00201747" w:rsidP="004039E0">
            <w:pPr>
              <w:keepNext/>
              <w:keepLines/>
              <w:spacing w:line="240" w:lineRule="auto"/>
              <w:ind w:left="0"/>
              <w:rPr>
                <w:rFonts w:cs="Arial"/>
                <w:sz w:val="20"/>
                <w:szCs w:val="20"/>
                <w:lang w:val="en-US"/>
              </w:rPr>
            </w:pPr>
            <w:r w:rsidRPr="00D876BA">
              <w:rPr>
                <w:rFonts w:cs="Arial"/>
                <w:sz w:val="20"/>
                <w:szCs w:val="20"/>
                <w:lang w:val="en-US"/>
              </w:rPr>
              <w:t xml:space="preserve"> Description</w:t>
            </w:r>
          </w:p>
        </w:tc>
      </w:tr>
      <w:tr w:rsidR="00201747" w:rsidRPr="00D876BA" w14:paraId="0971C974" w14:textId="77777777" w:rsidTr="00D876BA">
        <w:tc>
          <w:tcPr>
            <w:tcW w:w="3814" w:type="dxa"/>
          </w:tcPr>
          <w:p w14:paraId="53DD4A0C"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Processors Info</w:t>
            </w:r>
          </w:p>
        </w:tc>
        <w:tc>
          <w:tcPr>
            <w:tcW w:w="5068" w:type="dxa"/>
          </w:tcPr>
          <w:p w14:paraId="6B6E81AD"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 xml:space="preserve"> 4 shared Core</w:t>
            </w:r>
          </w:p>
        </w:tc>
      </w:tr>
      <w:tr w:rsidR="00201747" w:rsidRPr="00D876BA" w14:paraId="63DB3E45" w14:textId="77777777" w:rsidTr="00D876BA">
        <w:tc>
          <w:tcPr>
            <w:tcW w:w="3814" w:type="dxa"/>
          </w:tcPr>
          <w:p w14:paraId="6D4A2780"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Operating System</w:t>
            </w:r>
          </w:p>
        </w:tc>
        <w:tc>
          <w:tcPr>
            <w:tcW w:w="5068" w:type="dxa"/>
          </w:tcPr>
          <w:p w14:paraId="50DA5AD3"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 xml:space="preserve"> Linux RedHat Enterprise 7</w:t>
            </w:r>
          </w:p>
        </w:tc>
      </w:tr>
      <w:tr w:rsidR="00201747" w:rsidRPr="00D876BA" w14:paraId="573435AA" w14:textId="77777777" w:rsidTr="00D876BA">
        <w:tc>
          <w:tcPr>
            <w:tcW w:w="3814" w:type="dxa"/>
          </w:tcPr>
          <w:p w14:paraId="6CF0D34D"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Disk Info</w:t>
            </w:r>
          </w:p>
        </w:tc>
        <w:tc>
          <w:tcPr>
            <w:tcW w:w="5068" w:type="dxa"/>
          </w:tcPr>
          <w:p w14:paraId="6DE722F0" w14:textId="1311312F"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 xml:space="preserve"> </w:t>
            </w:r>
            <w:r w:rsidR="00EA388F" w:rsidRPr="00D876BA">
              <w:rPr>
                <w:rFonts w:cs="Arial"/>
                <w:sz w:val="20"/>
                <w:szCs w:val="20"/>
                <w:lang w:val="en-US"/>
              </w:rPr>
              <w:t>356 GB virtual disk (SAS)</w:t>
            </w:r>
          </w:p>
        </w:tc>
      </w:tr>
      <w:tr w:rsidR="00201747" w:rsidRPr="00D876BA" w14:paraId="592F716B" w14:textId="77777777" w:rsidTr="00D876BA">
        <w:tc>
          <w:tcPr>
            <w:tcW w:w="3814" w:type="dxa"/>
          </w:tcPr>
          <w:p w14:paraId="08FBAAEE"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RAM</w:t>
            </w:r>
          </w:p>
        </w:tc>
        <w:tc>
          <w:tcPr>
            <w:tcW w:w="5068" w:type="dxa"/>
          </w:tcPr>
          <w:p w14:paraId="39D91CB7"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 xml:space="preserve"> 4 GB</w:t>
            </w:r>
          </w:p>
        </w:tc>
      </w:tr>
      <w:tr w:rsidR="00201747" w:rsidRPr="00D876BA" w14:paraId="0F6CC4C6" w14:textId="77777777" w:rsidTr="00D876BA">
        <w:tc>
          <w:tcPr>
            <w:tcW w:w="3814" w:type="dxa"/>
          </w:tcPr>
          <w:p w14:paraId="0C1F0704"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Number of Instances</w:t>
            </w:r>
          </w:p>
        </w:tc>
        <w:tc>
          <w:tcPr>
            <w:tcW w:w="5068" w:type="dxa"/>
          </w:tcPr>
          <w:p w14:paraId="1D5CE292"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 xml:space="preserve"> 1</w:t>
            </w:r>
          </w:p>
        </w:tc>
      </w:tr>
      <w:tr w:rsidR="00201747" w:rsidRPr="00D876BA" w14:paraId="65F8D066" w14:textId="77777777" w:rsidTr="00D876BA">
        <w:tc>
          <w:tcPr>
            <w:tcW w:w="3814" w:type="dxa"/>
          </w:tcPr>
          <w:p w14:paraId="5AC58937"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Notes</w:t>
            </w:r>
          </w:p>
        </w:tc>
        <w:tc>
          <w:tcPr>
            <w:tcW w:w="5068" w:type="dxa"/>
          </w:tcPr>
          <w:p w14:paraId="672DE00A" w14:textId="77777777" w:rsidR="00201747" w:rsidRPr="00D876BA" w:rsidRDefault="00201747" w:rsidP="004039E0">
            <w:pPr>
              <w:keepNext/>
              <w:keepLines/>
              <w:spacing w:line="240" w:lineRule="auto"/>
              <w:ind w:left="0"/>
              <w:rPr>
                <w:rFonts w:cs="Arial"/>
                <w:b/>
                <w:bCs/>
                <w:sz w:val="20"/>
                <w:szCs w:val="20"/>
                <w:lang w:val="en-US"/>
              </w:rPr>
            </w:pPr>
            <w:r w:rsidRPr="00D876BA">
              <w:rPr>
                <w:rFonts w:cs="Arial"/>
                <w:sz w:val="20"/>
                <w:szCs w:val="20"/>
                <w:lang w:val="en-US"/>
              </w:rPr>
              <w:t xml:space="preserve"> Virtual Machine</w:t>
            </w:r>
          </w:p>
        </w:tc>
      </w:tr>
    </w:tbl>
    <w:p w14:paraId="155FC10F" w14:textId="77777777" w:rsidR="00201747" w:rsidRPr="00D876BA" w:rsidRDefault="00201747" w:rsidP="00201747">
      <w:pPr>
        <w:rPr>
          <w:rFonts w:cs="Arial"/>
          <w:b/>
          <w:bCs/>
          <w:szCs w:val="20"/>
          <w:lang w:val="en-US" w:eastAsia="de-CH"/>
        </w:rPr>
      </w:pPr>
    </w:p>
    <w:tbl>
      <w:tblPr>
        <w:tblStyle w:val="TabelleLC"/>
        <w:tblW w:w="0" w:type="auto"/>
        <w:tblLook w:val="04A0" w:firstRow="1" w:lastRow="0" w:firstColumn="1" w:lastColumn="0" w:noHBand="0" w:noVBand="1"/>
      </w:tblPr>
      <w:tblGrid>
        <w:gridCol w:w="3807"/>
        <w:gridCol w:w="5075"/>
      </w:tblGrid>
      <w:tr w:rsidR="00201747" w:rsidRPr="00D876BA" w14:paraId="22E4D866" w14:textId="77777777" w:rsidTr="00D71786">
        <w:trPr>
          <w:cnfStyle w:val="100000000000" w:firstRow="1" w:lastRow="0" w:firstColumn="0" w:lastColumn="0" w:oddVBand="0" w:evenVBand="0" w:oddHBand="0" w:evenHBand="0" w:firstRowFirstColumn="0" w:firstRowLastColumn="0" w:lastRowFirstColumn="0" w:lastRowLastColumn="0"/>
        </w:trPr>
        <w:tc>
          <w:tcPr>
            <w:tcW w:w="3807" w:type="dxa"/>
            <w:tcBorders>
              <w:top w:val="single" w:sz="4" w:space="0" w:color="auto"/>
              <w:left w:val="single" w:sz="4" w:space="0" w:color="auto"/>
              <w:bottom w:val="single" w:sz="4" w:space="0" w:color="auto"/>
              <w:right w:val="nil"/>
            </w:tcBorders>
            <w:shd w:val="clear" w:color="auto" w:fill="C6D9F1" w:themeFill="text2" w:themeFillTint="33"/>
          </w:tcPr>
          <w:p w14:paraId="157E146C"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Deployer</w:t>
            </w:r>
          </w:p>
        </w:tc>
        <w:tc>
          <w:tcPr>
            <w:tcW w:w="5075" w:type="dxa"/>
            <w:tcBorders>
              <w:top w:val="single" w:sz="4" w:space="0" w:color="auto"/>
              <w:left w:val="nil"/>
              <w:bottom w:val="single" w:sz="4" w:space="0" w:color="auto"/>
              <w:right w:val="single" w:sz="4" w:space="0" w:color="auto"/>
            </w:tcBorders>
            <w:shd w:val="clear" w:color="auto" w:fill="C6D9F1" w:themeFill="text2" w:themeFillTint="33"/>
          </w:tcPr>
          <w:p w14:paraId="20E24103"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 xml:space="preserve"> Description</w:t>
            </w:r>
          </w:p>
        </w:tc>
      </w:tr>
      <w:tr w:rsidR="00201747" w:rsidRPr="00D876BA" w14:paraId="41ED9C58" w14:textId="77777777" w:rsidTr="00D71786">
        <w:tc>
          <w:tcPr>
            <w:tcW w:w="3807" w:type="dxa"/>
          </w:tcPr>
          <w:p w14:paraId="2D112FA9"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Processors Info</w:t>
            </w:r>
          </w:p>
        </w:tc>
        <w:tc>
          <w:tcPr>
            <w:tcW w:w="5075" w:type="dxa"/>
          </w:tcPr>
          <w:p w14:paraId="075E263D"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4 shared Core</w:t>
            </w:r>
          </w:p>
        </w:tc>
      </w:tr>
      <w:tr w:rsidR="00201747" w:rsidRPr="00D876BA" w14:paraId="599AF6A4" w14:textId="77777777" w:rsidTr="00D71786">
        <w:tc>
          <w:tcPr>
            <w:tcW w:w="3807" w:type="dxa"/>
          </w:tcPr>
          <w:p w14:paraId="5393BFEC"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Operating System</w:t>
            </w:r>
          </w:p>
        </w:tc>
        <w:tc>
          <w:tcPr>
            <w:tcW w:w="5075" w:type="dxa"/>
          </w:tcPr>
          <w:p w14:paraId="6636A669"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Linux RedHat Enterprise 7</w:t>
            </w:r>
          </w:p>
        </w:tc>
      </w:tr>
      <w:tr w:rsidR="00201747" w:rsidRPr="00D876BA" w14:paraId="063E9204" w14:textId="77777777" w:rsidTr="00D71786">
        <w:tc>
          <w:tcPr>
            <w:tcW w:w="3807" w:type="dxa"/>
          </w:tcPr>
          <w:p w14:paraId="28F4CC05"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Disk Info</w:t>
            </w:r>
          </w:p>
        </w:tc>
        <w:tc>
          <w:tcPr>
            <w:tcW w:w="5075" w:type="dxa"/>
          </w:tcPr>
          <w:p w14:paraId="52439882"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356 GB virtual disk (SAS)</w:t>
            </w:r>
          </w:p>
        </w:tc>
      </w:tr>
      <w:tr w:rsidR="00201747" w:rsidRPr="00D876BA" w14:paraId="3E4AF251" w14:textId="77777777" w:rsidTr="00D71786">
        <w:tc>
          <w:tcPr>
            <w:tcW w:w="3807" w:type="dxa"/>
          </w:tcPr>
          <w:p w14:paraId="29744E50"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RAM</w:t>
            </w:r>
          </w:p>
        </w:tc>
        <w:tc>
          <w:tcPr>
            <w:tcW w:w="5075" w:type="dxa"/>
          </w:tcPr>
          <w:p w14:paraId="6DED2901"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4 GB</w:t>
            </w:r>
          </w:p>
        </w:tc>
      </w:tr>
      <w:tr w:rsidR="00201747" w:rsidRPr="00D876BA" w14:paraId="0847FCE3" w14:textId="77777777" w:rsidTr="00D71786">
        <w:tc>
          <w:tcPr>
            <w:tcW w:w="3807" w:type="dxa"/>
          </w:tcPr>
          <w:p w14:paraId="5C3ED714"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Number of Instances</w:t>
            </w:r>
          </w:p>
        </w:tc>
        <w:tc>
          <w:tcPr>
            <w:tcW w:w="5075" w:type="dxa"/>
          </w:tcPr>
          <w:p w14:paraId="71CE094E"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1</w:t>
            </w:r>
          </w:p>
        </w:tc>
      </w:tr>
      <w:tr w:rsidR="00201747" w:rsidRPr="00D876BA" w14:paraId="41A3F50F" w14:textId="77777777" w:rsidTr="00D71786">
        <w:tc>
          <w:tcPr>
            <w:tcW w:w="3807" w:type="dxa"/>
          </w:tcPr>
          <w:p w14:paraId="4CBD3435"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Notes</w:t>
            </w:r>
          </w:p>
        </w:tc>
        <w:tc>
          <w:tcPr>
            <w:tcW w:w="5075" w:type="dxa"/>
          </w:tcPr>
          <w:p w14:paraId="1188A162"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Virtual Machine</w:t>
            </w:r>
          </w:p>
        </w:tc>
      </w:tr>
    </w:tbl>
    <w:p w14:paraId="49FD0CBA" w14:textId="77777777" w:rsidR="00201747" w:rsidRPr="00D876BA" w:rsidRDefault="00201747" w:rsidP="00201747">
      <w:pPr>
        <w:rPr>
          <w:rFonts w:cs="Arial"/>
          <w:szCs w:val="20"/>
          <w:lang w:val="en-US" w:eastAsia="de-CH"/>
        </w:rPr>
      </w:pPr>
    </w:p>
    <w:tbl>
      <w:tblPr>
        <w:tblStyle w:val="TabelleLC"/>
        <w:tblW w:w="0" w:type="auto"/>
        <w:tblLook w:val="04A0" w:firstRow="1" w:lastRow="0" w:firstColumn="1" w:lastColumn="0" w:noHBand="0" w:noVBand="1"/>
      </w:tblPr>
      <w:tblGrid>
        <w:gridCol w:w="3809"/>
        <w:gridCol w:w="5073"/>
      </w:tblGrid>
      <w:tr w:rsidR="00201747" w:rsidRPr="00D876BA" w14:paraId="52B1DA58" w14:textId="77777777" w:rsidTr="00D71786">
        <w:trPr>
          <w:cnfStyle w:val="100000000000" w:firstRow="1" w:lastRow="0" w:firstColumn="0" w:lastColumn="0" w:oddVBand="0" w:evenVBand="0" w:oddHBand="0" w:evenHBand="0" w:firstRowFirstColumn="0" w:firstRowLastColumn="0" w:lastRowFirstColumn="0" w:lastRowLastColumn="0"/>
        </w:trPr>
        <w:tc>
          <w:tcPr>
            <w:tcW w:w="3809" w:type="dxa"/>
            <w:tcBorders>
              <w:top w:val="single" w:sz="4" w:space="0" w:color="auto"/>
              <w:left w:val="single" w:sz="4" w:space="0" w:color="auto"/>
              <w:bottom w:val="single" w:sz="4" w:space="0" w:color="auto"/>
              <w:right w:val="nil"/>
            </w:tcBorders>
            <w:shd w:val="clear" w:color="auto" w:fill="C6D9F1" w:themeFill="text2" w:themeFillTint="33"/>
          </w:tcPr>
          <w:p w14:paraId="0BDE11F7"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Distributed Management Console</w:t>
            </w:r>
          </w:p>
        </w:tc>
        <w:tc>
          <w:tcPr>
            <w:tcW w:w="5073" w:type="dxa"/>
            <w:tcBorders>
              <w:top w:val="single" w:sz="4" w:space="0" w:color="auto"/>
              <w:left w:val="nil"/>
              <w:bottom w:val="single" w:sz="4" w:space="0" w:color="auto"/>
              <w:right w:val="single" w:sz="4" w:space="0" w:color="auto"/>
            </w:tcBorders>
            <w:shd w:val="clear" w:color="auto" w:fill="C6D9F1" w:themeFill="text2" w:themeFillTint="33"/>
          </w:tcPr>
          <w:p w14:paraId="6163F4C3"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 xml:space="preserve"> Description</w:t>
            </w:r>
          </w:p>
        </w:tc>
      </w:tr>
      <w:tr w:rsidR="00201747" w:rsidRPr="00D876BA" w14:paraId="0E9688EA" w14:textId="77777777" w:rsidTr="00D71786">
        <w:tc>
          <w:tcPr>
            <w:tcW w:w="3809" w:type="dxa"/>
          </w:tcPr>
          <w:p w14:paraId="73BAE864"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Processors Info</w:t>
            </w:r>
          </w:p>
        </w:tc>
        <w:tc>
          <w:tcPr>
            <w:tcW w:w="5073" w:type="dxa"/>
          </w:tcPr>
          <w:p w14:paraId="6472438E" w14:textId="315802A8" w:rsidR="00201747" w:rsidRPr="00D876BA" w:rsidRDefault="00201747" w:rsidP="00DB5523">
            <w:pPr>
              <w:spacing w:line="240" w:lineRule="auto"/>
              <w:ind w:left="0"/>
              <w:rPr>
                <w:rFonts w:cs="Arial"/>
                <w:b/>
                <w:bCs/>
                <w:sz w:val="20"/>
                <w:szCs w:val="20"/>
                <w:lang w:val="en-US"/>
              </w:rPr>
            </w:pPr>
            <w:r w:rsidRPr="00D876BA">
              <w:rPr>
                <w:rFonts w:cs="Arial"/>
                <w:sz w:val="20"/>
                <w:szCs w:val="20"/>
                <w:lang w:val="en-US"/>
              </w:rPr>
              <w:t xml:space="preserve"> 4 Core</w:t>
            </w:r>
          </w:p>
        </w:tc>
      </w:tr>
      <w:tr w:rsidR="00201747" w:rsidRPr="00D876BA" w14:paraId="609EAA56" w14:textId="77777777" w:rsidTr="00D71786">
        <w:tc>
          <w:tcPr>
            <w:tcW w:w="3809" w:type="dxa"/>
          </w:tcPr>
          <w:p w14:paraId="400F22D1"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Operating System</w:t>
            </w:r>
          </w:p>
        </w:tc>
        <w:tc>
          <w:tcPr>
            <w:tcW w:w="5073" w:type="dxa"/>
          </w:tcPr>
          <w:p w14:paraId="1FB79367"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Linux RedHat Enterprise 7</w:t>
            </w:r>
          </w:p>
        </w:tc>
      </w:tr>
      <w:tr w:rsidR="00201747" w:rsidRPr="00D876BA" w14:paraId="0CD37CE0" w14:textId="77777777" w:rsidTr="00D71786">
        <w:tc>
          <w:tcPr>
            <w:tcW w:w="3809" w:type="dxa"/>
          </w:tcPr>
          <w:p w14:paraId="41F98FDE"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Disk Info</w:t>
            </w:r>
          </w:p>
        </w:tc>
        <w:tc>
          <w:tcPr>
            <w:tcW w:w="5073" w:type="dxa"/>
          </w:tcPr>
          <w:p w14:paraId="1E10FD56"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121 GB virtual disk (SAS)</w:t>
            </w:r>
          </w:p>
        </w:tc>
      </w:tr>
      <w:tr w:rsidR="00201747" w:rsidRPr="00D876BA" w14:paraId="396A927D" w14:textId="77777777" w:rsidTr="00D71786">
        <w:tc>
          <w:tcPr>
            <w:tcW w:w="3809" w:type="dxa"/>
          </w:tcPr>
          <w:p w14:paraId="286A4C6F"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RAM</w:t>
            </w:r>
          </w:p>
        </w:tc>
        <w:tc>
          <w:tcPr>
            <w:tcW w:w="5073" w:type="dxa"/>
          </w:tcPr>
          <w:p w14:paraId="1102F480"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4 GB</w:t>
            </w:r>
          </w:p>
        </w:tc>
      </w:tr>
      <w:tr w:rsidR="00201747" w:rsidRPr="00D876BA" w14:paraId="79C37B57" w14:textId="77777777" w:rsidTr="00D71786">
        <w:tc>
          <w:tcPr>
            <w:tcW w:w="3809" w:type="dxa"/>
          </w:tcPr>
          <w:p w14:paraId="4882A3E5"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Number of Instances</w:t>
            </w:r>
          </w:p>
        </w:tc>
        <w:tc>
          <w:tcPr>
            <w:tcW w:w="5073" w:type="dxa"/>
          </w:tcPr>
          <w:p w14:paraId="56D663E7"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1</w:t>
            </w:r>
          </w:p>
        </w:tc>
      </w:tr>
      <w:tr w:rsidR="00201747" w:rsidRPr="00D876BA" w14:paraId="71865731" w14:textId="77777777" w:rsidTr="00D71786">
        <w:tc>
          <w:tcPr>
            <w:tcW w:w="3809" w:type="dxa"/>
          </w:tcPr>
          <w:p w14:paraId="5B5FC46C"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Notes</w:t>
            </w:r>
          </w:p>
        </w:tc>
        <w:tc>
          <w:tcPr>
            <w:tcW w:w="5073" w:type="dxa"/>
          </w:tcPr>
          <w:p w14:paraId="03FF3AFB" w14:textId="77777777" w:rsidR="00201747" w:rsidRPr="00D876BA" w:rsidRDefault="00201747" w:rsidP="004039E0">
            <w:pPr>
              <w:spacing w:line="240" w:lineRule="auto"/>
              <w:ind w:left="0"/>
              <w:rPr>
                <w:rFonts w:cs="Arial"/>
                <w:b/>
                <w:bCs/>
                <w:sz w:val="20"/>
                <w:szCs w:val="20"/>
                <w:lang w:val="en-US"/>
              </w:rPr>
            </w:pPr>
            <w:r w:rsidRPr="00D876BA">
              <w:rPr>
                <w:rFonts w:cs="Arial"/>
                <w:sz w:val="20"/>
                <w:szCs w:val="20"/>
                <w:lang w:val="en-US"/>
              </w:rPr>
              <w:t xml:space="preserve"> Virtual Machine</w:t>
            </w:r>
          </w:p>
        </w:tc>
      </w:tr>
    </w:tbl>
    <w:p w14:paraId="49CBF2DA" w14:textId="77777777" w:rsidR="00201747" w:rsidRPr="00D876BA" w:rsidRDefault="00201747" w:rsidP="00201747">
      <w:pPr>
        <w:rPr>
          <w:rFonts w:cs="Arial"/>
          <w:szCs w:val="20"/>
          <w:lang w:val="en-US" w:eastAsia="de-CH"/>
        </w:rPr>
      </w:pPr>
    </w:p>
    <w:p w14:paraId="30307F5F" w14:textId="77777777" w:rsidR="00201747" w:rsidRPr="00D876BA" w:rsidRDefault="00201747" w:rsidP="00D876BA">
      <w:pPr>
        <w:pStyle w:val="Heading1"/>
        <w:spacing w:before="240" w:after="240"/>
        <w:rPr>
          <w:sz w:val="20"/>
          <w:szCs w:val="20"/>
          <w:lang w:val="en-US"/>
        </w:rPr>
      </w:pPr>
      <w:bookmarkStart w:id="24" w:name="_Toc505071881"/>
      <w:bookmarkStart w:id="25" w:name="_Toc506572083"/>
      <w:bookmarkStart w:id="26" w:name="_Toc509579341"/>
      <w:bookmarkStart w:id="27" w:name="_Toc523824546"/>
      <w:bookmarkStart w:id="28" w:name="_Toc525118858"/>
      <w:r w:rsidRPr="00D876BA">
        <w:rPr>
          <w:sz w:val="20"/>
          <w:szCs w:val="20"/>
          <w:lang w:val="en-US"/>
        </w:rPr>
        <w:t>Forwarder Quantity Information</w:t>
      </w:r>
      <w:bookmarkEnd w:id="24"/>
      <w:bookmarkEnd w:id="25"/>
      <w:bookmarkEnd w:id="26"/>
      <w:bookmarkEnd w:id="27"/>
      <w:bookmarkEnd w:id="28"/>
    </w:p>
    <w:p w14:paraId="4F9321BF" w14:textId="4DC6ADEC" w:rsidR="00201747" w:rsidRPr="00D876BA" w:rsidRDefault="00201747" w:rsidP="00201747">
      <w:pPr>
        <w:pStyle w:val="BodyText"/>
        <w:rPr>
          <w:rFonts w:cs="Arial"/>
          <w:szCs w:val="20"/>
          <w:lang w:val="en-US"/>
        </w:rPr>
      </w:pPr>
    </w:p>
    <w:tbl>
      <w:tblPr>
        <w:tblStyle w:val="TabelleLC"/>
        <w:tblW w:w="0" w:type="auto"/>
        <w:tblLook w:val="04A0" w:firstRow="1" w:lastRow="0" w:firstColumn="1" w:lastColumn="0" w:noHBand="0" w:noVBand="1"/>
      </w:tblPr>
      <w:tblGrid>
        <w:gridCol w:w="3221"/>
        <w:gridCol w:w="2687"/>
        <w:gridCol w:w="2974"/>
      </w:tblGrid>
      <w:tr w:rsidR="00201747" w:rsidRPr="00D876BA" w14:paraId="73F055F0" w14:textId="77777777" w:rsidTr="00D71786">
        <w:trPr>
          <w:cnfStyle w:val="100000000000" w:firstRow="1" w:lastRow="0" w:firstColumn="0" w:lastColumn="0" w:oddVBand="0" w:evenVBand="0" w:oddHBand="0" w:evenHBand="0" w:firstRowFirstColumn="0" w:firstRowLastColumn="0" w:lastRowFirstColumn="0" w:lastRowLastColumn="0"/>
        </w:trPr>
        <w:tc>
          <w:tcPr>
            <w:tcW w:w="3221" w:type="dxa"/>
            <w:tcBorders>
              <w:top w:val="single" w:sz="4" w:space="0" w:color="auto"/>
              <w:left w:val="single" w:sz="4" w:space="0" w:color="auto"/>
              <w:bottom w:val="single" w:sz="4" w:space="0" w:color="auto"/>
              <w:right w:val="nil"/>
            </w:tcBorders>
            <w:shd w:val="clear" w:color="auto" w:fill="C6D9F1" w:themeFill="text2" w:themeFillTint="33"/>
          </w:tcPr>
          <w:p w14:paraId="5A828C1A"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Item</w:t>
            </w:r>
          </w:p>
        </w:tc>
        <w:tc>
          <w:tcPr>
            <w:tcW w:w="2687" w:type="dxa"/>
            <w:tcBorders>
              <w:top w:val="single" w:sz="4" w:space="0" w:color="auto"/>
              <w:left w:val="nil"/>
              <w:bottom w:val="single" w:sz="4" w:space="0" w:color="auto"/>
              <w:right w:val="nil"/>
            </w:tcBorders>
            <w:shd w:val="clear" w:color="auto" w:fill="C6D9F1" w:themeFill="text2" w:themeFillTint="33"/>
          </w:tcPr>
          <w:p w14:paraId="5D45BAFA" w14:textId="77777777" w:rsidR="00201747" w:rsidRPr="00D876BA" w:rsidRDefault="00201747" w:rsidP="004039E0">
            <w:pPr>
              <w:spacing w:line="240" w:lineRule="auto"/>
              <w:ind w:left="0"/>
              <w:rPr>
                <w:rFonts w:cs="Arial"/>
                <w:sz w:val="20"/>
                <w:szCs w:val="20"/>
                <w:lang w:val="en-US"/>
              </w:rPr>
            </w:pPr>
            <w:r w:rsidRPr="00D876BA">
              <w:rPr>
                <w:rFonts w:cs="Arial"/>
                <w:sz w:val="20"/>
                <w:szCs w:val="20"/>
                <w:lang w:val="en-US"/>
              </w:rPr>
              <w:t>Amount</w:t>
            </w:r>
          </w:p>
        </w:tc>
        <w:tc>
          <w:tcPr>
            <w:tcW w:w="2974" w:type="dxa"/>
            <w:tcBorders>
              <w:top w:val="single" w:sz="4" w:space="0" w:color="auto"/>
              <w:left w:val="nil"/>
              <w:bottom w:val="single" w:sz="4" w:space="0" w:color="auto"/>
              <w:right w:val="single" w:sz="4" w:space="0" w:color="auto"/>
            </w:tcBorders>
            <w:shd w:val="clear" w:color="auto" w:fill="C6D9F1" w:themeFill="text2" w:themeFillTint="33"/>
          </w:tcPr>
          <w:p w14:paraId="5722FA7C" w14:textId="11730F4C" w:rsidR="00201747" w:rsidRPr="00D876BA" w:rsidRDefault="00E82678" w:rsidP="004039E0">
            <w:pPr>
              <w:spacing w:line="240" w:lineRule="auto"/>
              <w:ind w:left="0"/>
              <w:rPr>
                <w:rFonts w:cs="Arial"/>
                <w:sz w:val="20"/>
                <w:szCs w:val="20"/>
                <w:lang w:val="en-US"/>
              </w:rPr>
            </w:pPr>
            <w:r>
              <w:rPr>
                <w:rFonts w:cs="Arial"/>
                <w:sz w:val="20"/>
                <w:szCs w:val="20"/>
                <w:lang w:val="en-US"/>
              </w:rPr>
              <w:t>Specifications</w:t>
            </w:r>
          </w:p>
        </w:tc>
      </w:tr>
      <w:tr w:rsidR="00D9239B" w:rsidRPr="00D876BA" w14:paraId="174EA9D9" w14:textId="77777777" w:rsidTr="00D71786">
        <w:tc>
          <w:tcPr>
            <w:tcW w:w="3221" w:type="dxa"/>
            <w:tcBorders>
              <w:top w:val="single" w:sz="4" w:space="0" w:color="auto"/>
            </w:tcBorders>
          </w:tcPr>
          <w:p w14:paraId="661DD1CB" w14:textId="77777777" w:rsidR="00D9239B" w:rsidRPr="00D876BA" w:rsidRDefault="00D9239B" w:rsidP="00D9239B">
            <w:pPr>
              <w:spacing w:line="240" w:lineRule="auto"/>
              <w:ind w:left="0"/>
              <w:rPr>
                <w:rFonts w:cs="Arial"/>
                <w:b/>
                <w:bCs/>
                <w:sz w:val="20"/>
                <w:szCs w:val="20"/>
                <w:lang w:val="en-US"/>
              </w:rPr>
            </w:pPr>
            <w:r w:rsidRPr="00D876BA">
              <w:rPr>
                <w:rFonts w:cs="Arial"/>
                <w:sz w:val="20"/>
                <w:szCs w:val="20"/>
                <w:lang w:val="en-US"/>
              </w:rPr>
              <w:t>Universal Forwarders</w:t>
            </w:r>
          </w:p>
        </w:tc>
        <w:tc>
          <w:tcPr>
            <w:tcW w:w="2687" w:type="dxa"/>
            <w:tcBorders>
              <w:top w:val="single" w:sz="4" w:space="0" w:color="auto"/>
            </w:tcBorders>
          </w:tcPr>
          <w:p w14:paraId="35547C0D" w14:textId="6C3B7E75" w:rsidR="00D9239B" w:rsidRDefault="00D9239B" w:rsidP="00D9239B">
            <w:pPr>
              <w:spacing w:line="240" w:lineRule="auto"/>
              <w:ind w:left="0"/>
              <w:rPr>
                <w:rFonts w:cs="Arial"/>
                <w:sz w:val="20"/>
                <w:szCs w:val="20"/>
                <w:lang w:val="en-US"/>
              </w:rPr>
            </w:pPr>
            <w:r>
              <w:rPr>
                <w:rFonts w:cs="Arial"/>
                <w:sz w:val="20"/>
                <w:szCs w:val="20"/>
                <w:lang w:val="en-US"/>
              </w:rPr>
              <w:t>6</w:t>
            </w:r>
            <w:r w:rsidR="000815B5">
              <w:rPr>
                <w:rFonts w:cs="Arial"/>
                <w:sz w:val="20"/>
                <w:szCs w:val="20"/>
                <w:lang w:val="en-US"/>
              </w:rPr>
              <w:t xml:space="preserve"> +</w:t>
            </w:r>
          </w:p>
          <w:p w14:paraId="21065175" w14:textId="5593BBA9" w:rsidR="000815B5" w:rsidRPr="00D876BA" w:rsidRDefault="000815B5" w:rsidP="00D9239B">
            <w:pPr>
              <w:spacing w:line="240" w:lineRule="auto"/>
              <w:ind w:left="0"/>
              <w:rPr>
                <w:rFonts w:cs="Arial"/>
                <w:sz w:val="20"/>
                <w:szCs w:val="20"/>
                <w:lang w:val="en-US"/>
              </w:rPr>
            </w:pPr>
            <w:r>
              <w:rPr>
                <w:rFonts w:cs="Arial"/>
                <w:sz w:val="20"/>
                <w:szCs w:val="20"/>
                <w:lang w:val="en-US"/>
              </w:rPr>
              <w:t xml:space="preserve">Additionally, Universal forwarders </w:t>
            </w:r>
            <w:r w:rsidRPr="000815B5">
              <w:rPr>
                <w:rFonts w:cs="Arial"/>
                <w:sz w:val="20"/>
                <w:szCs w:val="20"/>
                <w:lang w:val="en-US"/>
              </w:rPr>
              <w:t>can also be deployed on the machines that produce the data, such as web servers. During due diligence stage such system shall be identified.</w:t>
            </w:r>
          </w:p>
        </w:tc>
        <w:tc>
          <w:tcPr>
            <w:tcW w:w="2974" w:type="dxa"/>
            <w:tcBorders>
              <w:top w:val="single" w:sz="4" w:space="0" w:color="auto"/>
            </w:tcBorders>
          </w:tcPr>
          <w:p w14:paraId="53DB18AE" w14:textId="6A9AEB9B" w:rsidR="00D9239B" w:rsidRPr="00D876BA" w:rsidRDefault="00D9239B" w:rsidP="00D9239B">
            <w:pPr>
              <w:spacing w:line="240" w:lineRule="auto"/>
              <w:ind w:left="0"/>
              <w:jc w:val="left"/>
              <w:rPr>
                <w:rFonts w:cs="Arial"/>
                <w:sz w:val="20"/>
                <w:szCs w:val="20"/>
                <w:lang w:val="en-US"/>
              </w:rPr>
            </w:pPr>
            <w:r>
              <w:rPr>
                <w:rFonts w:cs="Arial"/>
                <w:color w:val="000000"/>
                <w:sz w:val="21"/>
                <w:szCs w:val="21"/>
              </w:rPr>
              <w:t>6 CPU</w:t>
            </w:r>
            <w:r>
              <w:rPr>
                <w:rFonts w:cs="Arial"/>
                <w:color w:val="000000"/>
                <w:sz w:val="21"/>
                <w:szCs w:val="21"/>
              </w:rPr>
              <w:br/>
              <w:t>12 GB Memory</w:t>
            </w:r>
            <w:r>
              <w:rPr>
                <w:rFonts w:cs="Arial"/>
                <w:color w:val="000000"/>
                <w:sz w:val="21"/>
                <w:szCs w:val="21"/>
              </w:rPr>
              <w:br/>
              <w:t>300 GB Disk</w:t>
            </w:r>
          </w:p>
        </w:tc>
      </w:tr>
      <w:tr w:rsidR="00D9239B" w:rsidRPr="00D876BA" w14:paraId="544720ED" w14:textId="77777777" w:rsidTr="00D71786">
        <w:tc>
          <w:tcPr>
            <w:tcW w:w="3221" w:type="dxa"/>
          </w:tcPr>
          <w:p w14:paraId="3FD6AD1E" w14:textId="77777777" w:rsidR="00D9239B" w:rsidRPr="00D876BA" w:rsidRDefault="00D9239B" w:rsidP="00D9239B">
            <w:pPr>
              <w:spacing w:line="240" w:lineRule="auto"/>
              <w:ind w:left="0"/>
              <w:jc w:val="left"/>
              <w:rPr>
                <w:rFonts w:cs="Arial"/>
                <w:b/>
                <w:bCs/>
                <w:sz w:val="20"/>
                <w:szCs w:val="20"/>
                <w:lang w:val="en-US"/>
              </w:rPr>
            </w:pPr>
            <w:r w:rsidRPr="00D876BA">
              <w:rPr>
                <w:rFonts w:cs="Arial"/>
                <w:sz w:val="20"/>
                <w:szCs w:val="20"/>
                <w:lang w:val="en-US"/>
              </w:rPr>
              <w:t>Heavy Forwarders</w:t>
            </w:r>
          </w:p>
        </w:tc>
        <w:tc>
          <w:tcPr>
            <w:tcW w:w="2687" w:type="dxa"/>
          </w:tcPr>
          <w:p w14:paraId="29BC3616" w14:textId="04AA3DA7" w:rsidR="00D9239B" w:rsidRPr="00D876BA" w:rsidRDefault="00D9239B" w:rsidP="00D9239B">
            <w:pPr>
              <w:spacing w:line="240" w:lineRule="auto"/>
              <w:ind w:left="0"/>
              <w:jc w:val="left"/>
              <w:rPr>
                <w:rFonts w:cs="Arial"/>
                <w:b/>
                <w:bCs/>
                <w:sz w:val="20"/>
                <w:szCs w:val="20"/>
                <w:lang w:val="en-US"/>
              </w:rPr>
            </w:pPr>
            <w:r>
              <w:rPr>
                <w:rFonts w:cs="Arial"/>
                <w:b/>
                <w:bCs/>
                <w:sz w:val="20"/>
                <w:szCs w:val="20"/>
                <w:lang w:val="en-US"/>
              </w:rPr>
              <w:t>6</w:t>
            </w:r>
          </w:p>
        </w:tc>
        <w:tc>
          <w:tcPr>
            <w:tcW w:w="2974" w:type="dxa"/>
          </w:tcPr>
          <w:p w14:paraId="3473A9D5" w14:textId="70105968" w:rsidR="00D9239B" w:rsidRPr="00D876BA" w:rsidRDefault="00D9239B" w:rsidP="00DD3C64">
            <w:pPr>
              <w:spacing w:line="240" w:lineRule="auto"/>
              <w:ind w:left="0"/>
              <w:jc w:val="left"/>
              <w:rPr>
                <w:rFonts w:cs="Arial"/>
                <w:b/>
                <w:bCs/>
                <w:sz w:val="20"/>
                <w:szCs w:val="20"/>
                <w:lang w:val="en-US"/>
              </w:rPr>
            </w:pPr>
            <w:r>
              <w:rPr>
                <w:rFonts w:cs="Arial"/>
                <w:color w:val="000000"/>
                <w:sz w:val="21"/>
                <w:szCs w:val="21"/>
              </w:rPr>
              <w:t>12 CPU</w:t>
            </w:r>
            <w:r>
              <w:rPr>
                <w:rFonts w:cs="Arial"/>
                <w:color w:val="000000"/>
                <w:sz w:val="21"/>
                <w:szCs w:val="21"/>
              </w:rPr>
              <w:br/>
              <w:t>24 GB Memory</w:t>
            </w:r>
            <w:r>
              <w:rPr>
                <w:rFonts w:cs="Arial"/>
                <w:color w:val="000000"/>
                <w:sz w:val="21"/>
                <w:szCs w:val="21"/>
              </w:rPr>
              <w:br/>
              <w:t xml:space="preserve">800 </w:t>
            </w:r>
            <w:r w:rsidR="00DD3C64">
              <w:rPr>
                <w:rFonts w:cs="Arial"/>
                <w:color w:val="000000"/>
                <w:sz w:val="21"/>
                <w:szCs w:val="21"/>
              </w:rPr>
              <w:t>random seeks per second</w:t>
            </w:r>
            <w:r>
              <w:rPr>
                <w:rFonts w:cs="Arial"/>
                <w:color w:val="000000"/>
                <w:sz w:val="21"/>
                <w:szCs w:val="21"/>
              </w:rPr>
              <w:br/>
              <w:t>300 GB Disk</w:t>
            </w:r>
          </w:p>
        </w:tc>
      </w:tr>
    </w:tbl>
    <w:p w14:paraId="47C7080D" w14:textId="77777777" w:rsidR="00201747" w:rsidRPr="00D876BA" w:rsidRDefault="00201747" w:rsidP="00E82678">
      <w:pPr>
        <w:jc w:val="left"/>
        <w:rPr>
          <w:rFonts w:cs="Arial"/>
          <w:szCs w:val="20"/>
          <w:lang w:val="en-US" w:eastAsia="de-CH"/>
        </w:rPr>
      </w:pPr>
    </w:p>
    <w:p w14:paraId="398CC067" w14:textId="77777777" w:rsidR="00201747" w:rsidRPr="00D876BA" w:rsidRDefault="00201747" w:rsidP="00201747">
      <w:pPr>
        <w:rPr>
          <w:rFonts w:cs="Arial"/>
          <w:b/>
          <w:bCs/>
          <w:szCs w:val="20"/>
          <w:lang w:val="en-US" w:eastAsia="de-CH"/>
        </w:rPr>
      </w:pPr>
    </w:p>
    <w:p w14:paraId="67BDF58C" w14:textId="77777777" w:rsidR="00201747" w:rsidRPr="00D876BA" w:rsidRDefault="00201747" w:rsidP="00D876BA">
      <w:pPr>
        <w:pStyle w:val="Heading1"/>
        <w:spacing w:before="240" w:after="240"/>
        <w:rPr>
          <w:sz w:val="20"/>
          <w:szCs w:val="20"/>
          <w:lang w:val="en-US"/>
        </w:rPr>
      </w:pPr>
      <w:bookmarkStart w:id="29" w:name="_Toc505071882"/>
      <w:bookmarkStart w:id="30" w:name="_Toc506572084"/>
      <w:bookmarkStart w:id="31" w:name="_Toc509579342"/>
      <w:bookmarkStart w:id="32" w:name="_Toc523824547"/>
      <w:bookmarkStart w:id="33" w:name="_Toc525118859"/>
      <w:r w:rsidRPr="00D876BA">
        <w:rPr>
          <w:sz w:val="20"/>
          <w:szCs w:val="20"/>
          <w:lang w:val="en-US"/>
        </w:rPr>
        <w:t>License Information</w:t>
      </w:r>
      <w:bookmarkEnd w:id="29"/>
      <w:bookmarkEnd w:id="30"/>
      <w:bookmarkEnd w:id="31"/>
      <w:bookmarkEnd w:id="32"/>
      <w:bookmarkEnd w:id="33"/>
    </w:p>
    <w:tbl>
      <w:tblPr>
        <w:tblStyle w:val="TabelleLC"/>
        <w:tblW w:w="0" w:type="auto"/>
        <w:tblLook w:val="04A0" w:firstRow="1" w:lastRow="0" w:firstColumn="1" w:lastColumn="0" w:noHBand="0" w:noVBand="1"/>
      </w:tblPr>
      <w:tblGrid>
        <w:gridCol w:w="3218"/>
        <w:gridCol w:w="3218"/>
      </w:tblGrid>
      <w:tr w:rsidR="00D876BA" w:rsidRPr="00D876BA" w14:paraId="723BE959" w14:textId="1A144077" w:rsidTr="004039E0">
        <w:trPr>
          <w:cnfStyle w:val="100000000000" w:firstRow="1" w:lastRow="0" w:firstColumn="0" w:lastColumn="0" w:oddVBand="0" w:evenVBand="0" w:oddHBand="0" w:evenHBand="0" w:firstRowFirstColumn="0" w:firstRowLastColumn="0" w:lastRowFirstColumn="0" w:lastRowLastColumn="0"/>
        </w:trPr>
        <w:tc>
          <w:tcPr>
            <w:tcW w:w="3218" w:type="dxa"/>
            <w:tcBorders>
              <w:top w:val="single" w:sz="4" w:space="0" w:color="auto"/>
              <w:left w:val="single" w:sz="4" w:space="0" w:color="auto"/>
              <w:bottom w:val="single" w:sz="4" w:space="0" w:color="auto"/>
              <w:right w:val="nil"/>
            </w:tcBorders>
            <w:shd w:val="clear" w:color="auto" w:fill="C6D9F1" w:themeFill="text2" w:themeFillTint="33"/>
          </w:tcPr>
          <w:p w14:paraId="7D81FCA8" w14:textId="3FFD6239" w:rsidR="00D876BA" w:rsidRPr="00D876BA" w:rsidRDefault="00D876BA" w:rsidP="004039E0">
            <w:pPr>
              <w:keepNext/>
              <w:keepLines/>
              <w:spacing w:line="240" w:lineRule="auto"/>
              <w:ind w:left="0"/>
              <w:rPr>
                <w:rFonts w:cs="Arial"/>
                <w:sz w:val="20"/>
                <w:szCs w:val="20"/>
                <w:lang w:val="en-US"/>
              </w:rPr>
            </w:pPr>
            <w:r w:rsidRPr="00D876BA">
              <w:rPr>
                <w:rFonts w:cs="Arial"/>
                <w:sz w:val="20"/>
                <w:szCs w:val="20"/>
                <w:lang w:val="en-US"/>
              </w:rPr>
              <w:t>Module</w:t>
            </w:r>
          </w:p>
        </w:tc>
        <w:tc>
          <w:tcPr>
            <w:tcW w:w="3218" w:type="dxa"/>
            <w:tcBorders>
              <w:top w:val="single" w:sz="4" w:space="0" w:color="auto"/>
              <w:left w:val="single" w:sz="4" w:space="0" w:color="auto"/>
              <w:bottom w:val="single" w:sz="4" w:space="0" w:color="auto"/>
              <w:right w:val="nil"/>
            </w:tcBorders>
            <w:shd w:val="clear" w:color="auto" w:fill="C6D9F1" w:themeFill="text2" w:themeFillTint="33"/>
          </w:tcPr>
          <w:p w14:paraId="15F9E70E" w14:textId="101BC510" w:rsidR="00D876BA" w:rsidRPr="00D876BA" w:rsidRDefault="00D876BA" w:rsidP="004039E0">
            <w:pPr>
              <w:keepNext/>
              <w:keepLines/>
              <w:spacing w:line="240" w:lineRule="auto"/>
              <w:rPr>
                <w:rFonts w:cs="Arial"/>
                <w:sz w:val="20"/>
                <w:szCs w:val="20"/>
                <w:lang w:val="en-US"/>
              </w:rPr>
            </w:pPr>
            <w:r w:rsidRPr="00D876BA">
              <w:rPr>
                <w:rFonts w:cs="Arial"/>
                <w:sz w:val="20"/>
                <w:szCs w:val="20"/>
                <w:lang w:val="en-US"/>
              </w:rPr>
              <w:t>Volume</w:t>
            </w:r>
          </w:p>
        </w:tc>
      </w:tr>
      <w:tr w:rsidR="00D876BA" w:rsidRPr="00D876BA" w14:paraId="26DD42F0" w14:textId="2F21C50D" w:rsidTr="00D876BA">
        <w:tc>
          <w:tcPr>
            <w:tcW w:w="3218" w:type="dxa"/>
            <w:tcBorders>
              <w:top w:val="single" w:sz="4" w:space="0" w:color="auto"/>
              <w:bottom w:val="single" w:sz="4" w:space="0" w:color="auto"/>
            </w:tcBorders>
          </w:tcPr>
          <w:p w14:paraId="7F73F65C" w14:textId="369FC77E" w:rsidR="00D876BA" w:rsidRPr="00D876BA" w:rsidRDefault="00D876BA" w:rsidP="004039E0">
            <w:pPr>
              <w:keepNext/>
              <w:keepLines/>
              <w:spacing w:line="240" w:lineRule="auto"/>
              <w:ind w:left="0"/>
              <w:rPr>
                <w:rFonts w:cs="Arial"/>
                <w:b/>
                <w:sz w:val="20"/>
                <w:szCs w:val="20"/>
                <w:lang w:val="en-US"/>
              </w:rPr>
            </w:pPr>
            <w:r w:rsidRPr="00D876BA">
              <w:rPr>
                <w:rFonts w:cs="Arial"/>
                <w:sz w:val="20"/>
                <w:szCs w:val="20"/>
                <w:lang w:val="en-US"/>
              </w:rPr>
              <w:t>Splunk Enterprise</w:t>
            </w:r>
          </w:p>
        </w:tc>
        <w:tc>
          <w:tcPr>
            <w:tcW w:w="3218" w:type="dxa"/>
            <w:tcBorders>
              <w:top w:val="single" w:sz="4" w:space="0" w:color="auto"/>
              <w:bottom w:val="single" w:sz="4" w:space="0" w:color="auto"/>
            </w:tcBorders>
          </w:tcPr>
          <w:p w14:paraId="3D9149B5" w14:textId="58DBA237" w:rsidR="00D876BA" w:rsidRPr="00D876BA" w:rsidRDefault="000029B7" w:rsidP="004039E0">
            <w:pPr>
              <w:keepNext/>
              <w:keepLines/>
              <w:spacing w:line="240" w:lineRule="auto"/>
              <w:rPr>
                <w:rFonts w:cs="Arial"/>
                <w:sz w:val="20"/>
                <w:szCs w:val="20"/>
                <w:lang w:val="en-US"/>
              </w:rPr>
            </w:pPr>
            <w:r>
              <w:rPr>
                <w:rFonts w:cs="Arial"/>
                <w:sz w:val="20"/>
                <w:szCs w:val="20"/>
                <w:lang w:val="en-US"/>
              </w:rPr>
              <w:t>30</w:t>
            </w:r>
            <w:r w:rsidR="00D876BA" w:rsidRPr="00D876BA">
              <w:rPr>
                <w:rFonts w:cs="Arial"/>
                <w:sz w:val="20"/>
                <w:szCs w:val="20"/>
                <w:lang w:val="en-US"/>
              </w:rPr>
              <w:t>0GB/Day</w:t>
            </w:r>
          </w:p>
        </w:tc>
      </w:tr>
      <w:tr w:rsidR="00D876BA" w:rsidRPr="00D876BA" w14:paraId="1403F2CD" w14:textId="77777777" w:rsidTr="004039E0">
        <w:tc>
          <w:tcPr>
            <w:tcW w:w="3218" w:type="dxa"/>
            <w:tcBorders>
              <w:top w:val="single" w:sz="4" w:space="0" w:color="auto"/>
            </w:tcBorders>
          </w:tcPr>
          <w:p w14:paraId="5453E190" w14:textId="1F0C91D8" w:rsidR="00D876BA" w:rsidRPr="00D876BA" w:rsidRDefault="00D876BA" w:rsidP="00D876BA">
            <w:pPr>
              <w:keepNext/>
              <w:keepLines/>
              <w:spacing w:line="240" w:lineRule="auto"/>
              <w:ind w:left="0"/>
              <w:rPr>
                <w:rFonts w:cs="Arial"/>
                <w:sz w:val="20"/>
                <w:szCs w:val="20"/>
                <w:lang w:val="en-US"/>
              </w:rPr>
            </w:pPr>
            <w:r w:rsidRPr="00D876BA">
              <w:rPr>
                <w:rFonts w:cs="Arial"/>
                <w:sz w:val="20"/>
                <w:szCs w:val="20"/>
                <w:lang w:val="en-US"/>
              </w:rPr>
              <w:t>Splunk Enterprise Security</w:t>
            </w:r>
          </w:p>
        </w:tc>
        <w:tc>
          <w:tcPr>
            <w:tcW w:w="3218" w:type="dxa"/>
            <w:tcBorders>
              <w:top w:val="single" w:sz="4" w:space="0" w:color="auto"/>
            </w:tcBorders>
          </w:tcPr>
          <w:p w14:paraId="31012562" w14:textId="3AB24EEF" w:rsidR="00D876BA" w:rsidRPr="00D876BA" w:rsidRDefault="000029B7" w:rsidP="00D876BA">
            <w:pPr>
              <w:keepNext/>
              <w:keepLines/>
              <w:spacing w:line="240" w:lineRule="auto"/>
              <w:rPr>
                <w:rFonts w:cs="Arial"/>
                <w:sz w:val="20"/>
                <w:szCs w:val="20"/>
                <w:lang w:val="en-US"/>
              </w:rPr>
            </w:pPr>
            <w:r>
              <w:rPr>
                <w:rFonts w:cs="Arial"/>
                <w:sz w:val="20"/>
                <w:szCs w:val="20"/>
                <w:lang w:val="en-US"/>
              </w:rPr>
              <w:t xml:space="preserve">300 </w:t>
            </w:r>
            <w:r w:rsidR="00D876BA" w:rsidRPr="00D876BA">
              <w:rPr>
                <w:rFonts w:cs="Arial"/>
                <w:sz w:val="20"/>
                <w:szCs w:val="20"/>
                <w:lang w:val="en-US"/>
              </w:rPr>
              <w:t>GB/Day</w:t>
            </w:r>
          </w:p>
        </w:tc>
      </w:tr>
    </w:tbl>
    <w:p w14:paraId="77E2B557" w14:textId="77777777" w:rsidR="00C84D78" w:rsidRPr="00D876BA" w:rsidRDefault="00C84D78" w:rsidP="00C84D78">
      <w:pPr>
        <w:spacing w:before="0" w:after="0" w:line="240" w:lineRule="auto"/>
        <w:jc w:val="left"/>
        <w:rPr>
          <w:rFonts w:cs="Arial"/>
          <w:szCs w:val="20"/>
        </w:rPr>
      </w:pPr>
    </w:p>
    <w:p w14:paraId="3DB7814D" w14:textId="77777777" w:rsidR="004D0735" w:rsidRPr="00D876BA" w:rsidRDefault="004D0735" w:rsidP="004D0735">
      <w:pPr>
        <w:rPr>
          <w:rFonts w:cs="Arial"/>
          <w:b/>
          <w:szCs w:val="20"/>
        </w:rPr>
      </w:pPr>
      <w:r w:rsidRPr="00D876BA">
        <w:rPr>
          <w:rFonts w:cs="Arial"/>
          <w:b/>
          <w:szCs w:val="20"/>
        </w:rPr>
        <w:t>Data Input:</w:t>
      </w:r>
    </w:p>
    <w:tbl>
      <w:tblPr>
        <w:tblW w:w="0" w:type="auto"/>
        <w:tblCellMar>
          <w:left w:w="0" w:type="dxa"/>
          <w:right w:w="0" w:type="dxa"/>
        </w:tblCellMar>
        <w:tblLook w:val="04A0" w:firstRow="1" w:lastRow="0" w:firstColumn="1" w:lastColumn="0" w:noHBand="0" w:noVBand="1"/>
      </w:tblPr>
      <w:tblGrid>
        <w:gridCol w:w="4675"/>
        <w:gridCol w:w="4675"/>
      </w:tblGrid>
      <w:tr w:rsidR="004D0735" w:rsidRPr="00D876BA" w14:paraId="651D2A1E" w14:textId="77777777" w:rsidTr="00002EF3">
        <w:tc>
          <w:tcPr>
            <w:tcW w:w="46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E83486" w14:textId="77777777" w:rsidR="004D0735" w:rsidRPr="00D876BA" w:rsidRDefault="004D0735" w:rsidP="00002EF3">
            <w:pPr>
              <w:rPr>
                <w:rFonts w:cs="Arial"/>
                <w:szCs w:val="20"/>
              </w:rPr>
            </w:pPr>
            <w:r w:rsidRPr="00D876BA">
              <w:rPr>
                <w:rFonts w:cs="Arial"/>
                <w:szCs w:val="20"/>
              </w:rPr>
              <w:t>Daily Volume</w:t>
            </w:r>
          </w:p>
        </w:tc>
        <w:tc>
          <w:tcPr>
            <w:tcW w:w="467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33D272" w14:textId="0D47C44F" w:rsidR="004D0735" w:rsidRPr="00D876BA" w:rsidRDefault="00DF2F06" w:rsidP="00002EF3">
            <w:pPr>
              <w:rPr>
                <w:rFonts w:cs="Arial"/>
                <w:szCs w:val="20"/>
              </w:rPr>
            </w:pPr>
            <w:r>
              <w:rPr>
                <w:rFonts w:cs="Arial"/>
                <w:szCs w:val="20"/>
              </w:rPr>
              <w:t>300</w:t>
            </w:r>
            <w:r w:rsidR="004D0735" w:rsidRPr="00D876BA">
              <w:rPr>
                <w:rFonts w:cs="Arial"/>
                <w:szCs w:val="20"/>
              </w:rPr>
              <w:t>GB</w:t>
            </w:r>
          </w:p>
        </w:tc>
      </w:tr>
      <w:tr w:rsidR="004D0735" w:rsidRPr="00D876BA" w14:paraId="46D5D8E9" w14:textId="77777777" w:rsidTr="00002EF3">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E59E69" w14:textId="77777777" w:rsidR="004D0735" w:rsidRPr="00D876BA" w:rsidRDefault="004D0735" w:rsidP="00002EF3">
            <w:pPr>
              <w:rPr>
                <w:rFonts w:cs="Arial"/>
                <w:szCs w:val="20"/>
              </w:rPr>
            </w:pPr>
            <w:r w:rsidRPr="00D876BA">
              <w:rPr>
                <w:rFonts w:cs="Arial"/>
                <w:szCs w:val="20"/>
              </w:rPr>
              <w:t xml:space="preserve">Raw Compression </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45FAEFFF" w14:textId="77777777" w:rsidR="004D0735" w:rsidRPr="00D876BA" w:rsidRDefault="004D0735" w:rsidP="00002EF3">
            <w:pPr>
              <w:rPr>
                <w:rFonts w:cs="Arial"/>
                <w:szCs w:val="20"/>
              </w:rPr>
            </w:pPr>
            <w:r w:rsidRPr="00D876BA">
              <w:rPr>
                <w:rFonts w:cs="Arial"/>
                <w:szCs w:val="20"/>
              </w:rPr>
              <w:t>.15 %</w:t>
            </w:r>
          </w:p>
        </w:tc>
      </w:tr>
      <w:tr w:rsidR="004D0735" w:rsidRPr="00D876BA" w14:paraId="3697D065" w14:textId="77777777" w:rsidTr="00002EF3">
        <w:tc>
          <w:tcPr>
            <w:tcW w:w="46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EF433B" w14:textId="77777777" w:rsidR="004D0735" w:rsidRPr="00D876BA" w:rsidRDefault="004D0735" w:rsidP="00002EF3">
            <w:pPr>
              <w:rPr>
                <w:rFonts w:cs="Arial"/>
                <w:szCs w:val="20"/>
              </w:rPr>
            </w:pPr>
            <w:r w:rsidRPr="00D876BA">
              <w:rPr>
                <w:rFonts w:cs="Arial"/>
                <w:szCs w:val="20"/>
              </w:rPr>
              <w:t>Metadata Size Factor</w:t>
            </w:r>
          </w:p>
        </w:tc>
        <w:tc>
          <w:tcPr>
            <w:tcW w:w="4675" w:type="dxa"/>
            <w:tcBorders>
              <w:top w:val="nil"/>
              <w:left w:val="nil"/>
              <w:bottom w:val="single" w:sz="8" w:space="0" w:color="auto"/>
              <w:right w:val="single" w:sz="8" w:space="0" w:color="auto"/>
            </w:tcBorders>
            <w:tcMar>
              <w:top w:w="0" w:type="dxa"/>
              <w:left w:w="108" w:type="dxa"/>
              <w:bottom w:w="0" w:type="dxa"/>
              <w:right w:w="108" w:type="dxa"/>
            </w:tcMar>
            <w:hideMark/>
          </w:tcPr>
          <w:p w14:paraId="39F2E715" w14:textId="77777777" w:rsidR="004D0735" w:rsidRPr="00D876BA" w:rsidRDefault="004D0735" w:rsidP="00002EF3">
            <w:pPr>
              <w:rPr>
                <w:rFonts w:cs="Arial"/>
                <w:szCs w:val="20"/>
              </w:rPr>
            </w:pPr>
            <w:r w:rsidRPr="00D876BA">
              <w:rPr>
                <w:rFonts w:cs="Arial"/>
                <w:szCs w:val="20"/>
              </w:rPr>
              <w:t>.35%</w:t>
            </w:r>
          </w:p>
        </w:tc>
      </w:tr>
    </w:tbl>
    <w:p w14:paraId="1A0F1E21" w14:textId="77777777" w:rsidR="004D0735" w:rsidRPr="00D876BA" w:rsidRDefault="004D0735" w:rsidP="004D0735">
      <w:pPr>
        <w:rPr>
          <w:rFonts w:cs="Arial"/>
          <w:szCs w:val="20"/>
        </w:rPr>
      </w:pPr>
    </w:p>
    <w:p w14:paraId="51039C8C" w14:textId="77777777" w:rsidR="004D0735" w:rsidRPr="00CF0FF7" w:rsidRDefault="004D0735" w:rsidP="004D0735">
      <w:pPr>
        <w:rPr>
          <w:rFonts w:cs="Arial"/>
          <w:b/>
          <w:szCs w:val="20"/>
        </w:rPr>
      </w:pPr>
      <w:r w:rsidRPr="00CF0FF7">
        <w:rPr>
          <w:rFonts w:cs="Arial"/>
          <w:b/>
          <w:szCs w:val="20"/>
        </w:rPr>
        <w:t>Data Retention: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5"/>
        <w:gridCol w:w="996"/>
        <w:gridCol w:w="1269"/>
        <w:gridCol w:w="5090"/>
      </w:tblGrid>
      <w:tr w:rsidR="005632DA" w:rsidRPr="00CF0FF7" w14:paraId="27405B28" w14:textId="3F7DA4EB" w:rsidTr="005632DA">
        <w:tc>
          <w:tcPr>
            <w:tcW w:w="2405" w:type="dxa"/>
            <w:tcMar>
              <w:top w:w="0" w:type="dxa"/>
              <w:left w:w="108" w:type="dxa"/>
              <w:bottom w:w="0" w:type="dxa"/>
              <w:right w:w="108" w:type="dxa"/>
            </w:tcMar>
            <w:hideMark/>
          </w:tcPr>
          <w:p w14:paraId="1299886B" w14:textId="77777777" w:rsidR="005632DA" w:rsidRPr="00CF0FF7" w:rsidRDefault="005632DA" w:rsidP="00002EF3">
            <w:pPr>
              <w:rPr>
                <w:rFonts w:cs="Arial"/>
                <w:szCs w:val="20"/>
              </w:rPr>
            </w:pPr>
            <w:r w:rsidRPr="00CF0FF7">
              <w:rPr>
                <w:rFonts w:cs="Arial"/>
                <w:szCs w:val="20"/>
              </w:rPr>
              <w:t>Hot / Warm Bucket</w:t>
            </w:r>
          </w:p>
        </w:tc>
        <w:tc>
          <w:tcPr>
            <w:tcW w:w="996" w:type="dxa"/>
            <w:tcMar>
              <w:top w:w="0" w:type="dxa"/>
              <w:left w:w="108" w:type="dxa"/>
              <w:bottom w:w="0" w:type="dxa"/>
              <w:right w:w="108" w:type="dxa"/>
            </w:tcMar>
            <w:hideMark/>
          </w:tcPr>
          <w:p w14:paraId="27133761" w14:textId="77777777" w:rsidR="005632DA" w:rsidRPr="00CF0FF7" w:rsidRDefault="005632DA" w:rsidP="00002EF3">
            <w:pPr>
              <w:rPr>
                <w:rFonts w:cs="Arial"/>
                <w:szCs w:val="20"/>
              </w:rPr>
            </w:pPr>
            <w:r w:rsidRPr="00CF0FF7">
              <w:rPr>
                <w:rFonts w:cs="Arial"/>
                <w:szCs w:val="20"/>
              </w:rPr>
              <w:t>7 Days</w:t>
            </w:r>
          </w:p>
        </w:tc>
        <w:tc>
          <w:tcPr>
            <w:tcW w:w="1269" w:type="dxa"/>
          </w:tcPr>
          <w:p w14:paraId="162FFE01" w14:textId="0D565B0E" w:rsidR="005632DA" w:rsidRDefault="005632DA" w:rsidP="00002EF3">
            <w:pPr>
              <w:rPr>
                <w:rFonts w:ascii="proxima_nova" w:hAnsi="proxima_nova"/>
                <w:color w:val="000000"/>
                <w:sz w:val="21"/>
                <w:szCs w:val="21"/>
                <w:shd w:val="clear" w:color="auto" w:fill="FFFFFF"/>
              </w:rPr>
            </w:pPr>
            <w:r>
              <w:rPr>
                <w:rFonts w:cs="Arial"/>
                <w:color w:val="000000"/>
                <w:shd w:val="clear" w:color="auto" w:fill="EEEEEE"/>
              </w:rPr>
              <w:t>350.0 GB per Indexer</w:t>
            </w:r>
          </w:p>
        </w:tc>
        <w:tc>
          <w:tcPr>
            <w:tcW w:w="5090" w:type="dxa"/>
          </w:tcPr>
          <w:p w14:paraId="004FDB0A" w14:textId="75AD58AE" w:rsidR="005632DA" w:rsidRDefault="005632DA" w:rsidP="00002EF3">
            <w:pPr>
              <w:rPr>
                <w:rFonts w:ascii="proxima_nova" w:hAnsi="proxima_nova"/>
                <w:color w:val="000000"/>
                <w:sz w:val="21"/>
                <w:szCs w:val="21"/>
                <w:shd w:val="clear" w:color="auto" w:fill="FFFFFF"/>
              </w:rPr>
            </w:pPr>
            <w:r>
              <w:rPr>
                <w:rFonts w:ascii="proxima_nova" w:hAnsi="proxima_nova"/>
                <w:color w:val="000000"/>
                <w:sz w:val="21"/>
                <w:szCs w:val="21"/>
                <w:shd w:val="clear" w:color="auto" w:fill="FFFFFF"/>
              </w:rPr>
              <w:t>Hot Data Contains newly indexed data. Open for writing. One or more hot buckets for each index.</w:t>
            </w:r>
          </w:p>
          <w:p w14:paraId="522CA7C2" w14:textId="3BC8A049" w:rsidR="005632DA" w:rsidRPr="00CF0FF7" w:rsidRDefault="005632DA" w:rsidP="00002EF3">
            <w:pPr>
              <w:rPr>
                <w:rFonts w:cs="Arial"/>
                <w:szCs w:val="20"/>
              </w:rPr>
            </w:pPr>
            <w:r>
              <w:rPr>
                <w:rFonts w:ascii="proxima_nova" w:hAnsi="proxima_nova"/>
                <w:color w:val="000000"/>
                <w:sz w:val="21"/>
                <w:szCs w:val="21"/>
                <w:shd w:val="clear" w:color="auto" w:fill="F9F9F9"/>
              </w:rPr>
              <w:t>Warm Data rolled from hot. There are many warm buckets. Data is not actively written to warm buckets.</w:t>
            </w:r>
          </w:p>
        </w:tc>
      </w:tr>
      <w:tr w:rsidR="005632DA" w:rsidRPr="00CF0FF7" w14:paraId="5DCA7A3B" w14:textId="162C95E5" w:rsidTr="005632DA">
        <w:tc>
          <w:tcPr>
            <w:tcW w:w="2405" w:type="dxa"/>
            <w:tcMar>
              <w:top w:w="0" w:type="dxa"/>
              <w:left w:w="108" w:type="dxa"/>
              <w:bottom w:w="0" w:type="dxa"/>
              <w:right w:w="108" w:type="dxa"/>
            </w:tcMar>
            <w:hideMark/>
          </w:tcPr>
          <w:p w14:paraId="6AF5DBFB" w14:textId="77777777" w:rsidR="005632DA" w:rsidRPr="00CF0FF7" w:rsidRDefault="005632DA" w:rsidP="00002EF3">
            <w:pPr>
              <w:rPr>
                <w:rFonts w:cs="Arial"/>
                <w:szCs w:val="20"/>
              </w:rPr>
            </w:pPr>
            <w:r w:rsidRPr="00CF0FF7">
              <w:rPr>
                <w:rFonts w:cs="Arial"/>
                <w:szCs w:val="20"/>
              </w:rPr>
              <w:t>Cold</w:t>
            </w:r>
          </w:p>
        </w:tc>
        <w:tc>
          <w:tcPr>
            <w:tcW w:w="996" w:type="dxa"/>
            <w:tcMar>
              <w:top w:w="0" w:type="dxa"/>
              <w:left w:w="108" w:type="dxa"/>
              <w:bottom w:w="0" w:type="dxa"/>
              <w:right w:w="108" w:type="dxa"/>
            </w:tcMar>
            <w:hideMark/>
          </w:tcPr>
          <w:p w14:paraId="75050CD7" w14:textId="77777777" w:rsidR="005632DA" w:rsidRPr="00CF0FF7" w:rsidRDefault="005632DA" w:rsidP="00002EF3">
            <w:pPr>
              <w:rPr>
                <w:rFonts w:cs="Arial"/>
                <w:szCs w:val="20"/>
              </w:rPr>
            </w:pPr>
            <w:r w:rsidRPr="00CF0FF7">
              <w:rPr>
                <w:rFonts w:cs="Arial"/>
                <w:szCs w:val="20"/>
              </w:rPr>
              <w:t>30 Days</w:t>
            </w:r>
          </w:p>
        </w:tc>
        <w:tc>
          <w:tcPr>
            <w:tcW w:w="1269" w:type="dxa"/>
          </w:tcPr>
          <w:p w14:paraId="34D4BAAC" w14:textId="360512EC" w:rsidR="005632DA" w:rsidRDefault="005632DA" w:rsidP="004F4537">
            <w:pPr>
              <w:spacing w:before="0" w:after="300" w:line="240" w:lineRule="auto"/>
              <w:rPr>
                <w:rFonts w:ascii="proxima_nova" w:hAnsi="proxima_nova"/>
                <w:color w:val="000000"/>
                <w:sz w:val="21"/>
                <w:szCs w:val="21"/>
              </w:rPr>
            </w:pPr>
            <w:r>
              <w:rPr>
                <w:rFonts w:cs="Arial"/>
                <w:color w:val="000000"/>
                <w:shd w:val="clear" w:color="auto" w:fill="EEEEEE"/>
              </w:rPr>
              <w:t>1.5 TB per Indexer</w:t>
            </w:r>
          </w:p>
        </w:tc>
        <w:tc>
          <w:tcPr>
            <w:tcW w:w="5090" w:type="dxa"/>
          </w:tcPr>
          <w:p w14:paraId="477F328E" w14:textId="4A302A54" w:rsidR="005632DA" w:rsidRPr="004F4537" w:rsidRDefault="005632DA" w:rsidP="004F4537">
            <w:pPr>
              <w:spacing w:before="0" w:after="300" w:line="240" w:lineRule="auto"/>
              <w:rPr>
                <w:rFonts w:ascii="proxima_nova" w:hAnsi="proxima_nova"/>
                <w:color w:val="000000"/>
                <w:sz w:val="21"/>
                <w:szCs w:val="21"/>
                <w:lang w:val="en-US" w:bidi="ar-SA"/>
              </w:rPr>
            </w:pPr>
            <w:r>
              <w:rPr>
                <w:rFonts w:ascii="proxima_nova" w:hAnsi="proxima_nova"/>
                <w:color w:val="000000"/>
                <w:sz w:val="21"/>
                <w:szCs w:val="21"/>
              </w:rPr>
              <w:br/>
              <w:t>Data rolled from warm. There are many cold buckets.</w:t>
            </w:r>
          </w:p>
        </w:tc>
      </w:tr>
      <w:tr w:rsidR="005632DA" w:rsidRPr="00CF0FF7" w14:paraId="52A63C78" w14:textId="75C34C8C" w:rsidTr="005632DA">
        <w:tc>
          <w:tcPr>
            <w:tcW w:w="2405" w:type="dxa"/>
            <w:tcMar>
              <w:top w:w="0" w:type="dxa"/>
              <w:left w:w="108" w:type="dxa"/>
              <w:bottom w:w="0" w:type="dxa"/>
              <w:right w:w="108" w:type="dxa"/>
            </w:tcMar>
            <w:hideMark/>
          </w:tcPr>
          <w:p w14:paraId="3BC01974" w14:textId="77777777" w:rsidR="005632DA" w:rsidRPr="00CF0FF7" w:rsidRDefault="005632DA" w:rsidP="00002EF3">
            <w:pPr>
              <w:rPr>
                <w:rFonts w:cs="Arial"/>
                <w:szCs w:val="20"/>
              </w:rPr>
            </w:pPr>
            <w:r w:rsidRPr="00CF0FF7">
              <w:rPr>
                <w:rFonts w:cs="Arial"/>
                <w:szCs w:val="20"/>
              </w:rPr>
              <w:lastRenderedPageBreak/>
              <w:t>Frozen</w:t>
            </w:r>
          </w:p>
        </w:tc>
        <w:tc>
          <w:tcPr>
            <w:tcW w:w="996" w:type="dxa"/>
            <w:tcMar>
              <w:top w:w="0" w:type="dxa"/>
              <w:left w:w="108" w:type="dxa"/>
              <w:bottom w:w="0" w:type="dxa"/>
              <w:right w:w="108" w:type="dxa"/>
            </w:tcMar>
            <w:hideMark/>
          </w:tcPr>
          <w:p w14:paraId="539D3FD2" w14:textId="77777777" w:rsidR="005632DA" w:rsidRPr="00CF0FF7" w:rsidRDefault="005632DA" w:rsidP="00002EF3">
            <w:pPr>
              <w:rPr>
                <w:rFonts w:cs="Arial"/>
                <w:szCs w:val="20"/>
              </w:rPr>
            </w:pPr>
            <w:r w:rsidRPr="00CF0FF7">
              <w:rPr>
                <w:rFonts w:cs="Arial"/>
                <w:szCs w:val="20"/>
              </w:rPr>
              <w:t>6 Months</w:t>
            </w:r>
          </w:p>
        </w:tc>
        <w:tc>
          <w:tcPr>
            <w:tcW w:w="1269" w:type="dxa"/>
          </w:tcPr>
          <w:p w14:paraId="01EEAF31" w14:textId="74E1C42D" w:rsidR="005632DA" w:rsidRDefault="005632DA" w:rsidP="004F4537">
            <w:pPr>
              <w:rPr>
                <w:rFonts w:ascii="proxima_nova" w:hAnsi="proxima_nova"/>
                <w:color w:val="000000"/>
                <w:sz w:val="21"/>
                <w:szCs w:val="21"/>
                <w:shd w:val="clear" w:color="auto" w:fill="F9F9F9"/>
              </w:rPr>
            </w:pPr>
            <w:r>
              <w:rPr>
                <w:rFonts w:cs="Arial"/>
                <w:color w:val="000000"/>
                <w:shd w:val="clear" w:color="auto" w:fill="EEEEEE"/>
              </w:rPr>
              <w:t>2.6 TB per Indexer</w:t>
            </w:r>
          </w:p>
        </w:tc>
        <w:tc>
          <w:tcPr>
            <w:tcW w:w="5090" w:type="dxa"/>
          </w:tcPr>
          <w:p w14:paraId="605C8454" w14:textId="600A3060" w:rsidR="005632DA" w:rsidRPr="00CF0FF7" w:rsidRDefault="005632DA" w:rsidP="004F4537">
            <w:pPr>
              <w:rPr>
                <w:rFonts w:cs="Arial"/>
                <w:szCs w:val="20"/>
              </w:rPr>
            </w:pPr>
            <w:r>
              <w:rPr>
                <w:rFonts w:ascii="proxima_nova" w:hAnsi="proxima_nova"/>
                <w:color w:val="000000"/>
                <w:sz w:val="21"/>
                <w:szCs w:val="21"/>
                <w:shd w:val="clear" w:color="auto" w:fill="F9F9F9"/>
              </w:rPr>
              <w:t xml:space="preserve">Data rolled from cold. The indexer deletes frozen data by default, but you can choose to archive it instead. </w:t>
            </w:r>
          </w:p>
        </w:tc>
      </w:tr>
      <w:tr w:rsidR="005632DA" w:rsidRPr="00CF0FF7" w14:paraId="6657C11D" w14:textId="584D72E4" w:rsidTr="005632DA">
        <w:tc>
          <w:tcPr>
            <w:tcW w:w="2405" w:type="dxa"/>
            <w:tcMar>
              <w:top w:w="0" w:type="dxa"/>
              <w:left w:w="108" w:type="dxa"/>
              <w:bottom w:w="0" w:type="dxa"/>
              <w:right w:w="108" w:type="dxa"/>
            </w:tcMar>
            <w:hideMark/>
          </w:tcPr>
          <w:p w14:paraId="4E6AB7FC" w14:textId="77777777" w:rsidR="005632DA" w:rsidRPr="00CF0FF7" w:rsidRDefault="005632DA" w:rsidP="00002EF3">
            <w:pPr>
              <w:rPr>
                <w:rFonts w:cs="Arial"/>
                <w:szCs w:val="20"/>
              </w:rPr>
            </w:pPr>
            <w:r w:rsidRPr="00CF0FF7">
              <w:rPr>
                <w:rFonts w:cs="Arial"/>
                <w:szCs w:val="20"/>
              </w:rPr>
              <w:t>Total Retention</w:t>
            </w:r>
          </w:p>
        </w:tc>
        <w:tc>
          <w:tcPr>
            <w:tcW w:w="996" w:type="dxa"/>
            <w:tcMar>
              <w:top w:w="0" w:type="dxa"/>
              <w:left w:w="108" w:type="dxa"/>
              <w:bottom w:w="0" w:type="dxa"/>
              <w:right w:w="108" w:type="dxa"/>
            </w:tcMar>
            <w:hideMark/>
          </w:tcPr>
          <w:p w14:paraId="6F212A11" w14:textId="77777777" w:rsidR="005632DA" w:rsidRPr="00CF0FF7" w:rsidRDefault="005632DA" w:rsidP="00002EF3">
            <w:pPr>
              <w:rPr>
                <w:rFonts w:cs="Arial"/>
                <w:szCs w:val="20"/>
              </w:rPr>
            </w:pPr>
            <w:r w:rsidRPr="00CF0FF7">
              <w:rPr>
                <w:rFonts w:cs="Arial"/>
                <w:szCs w:val="20"/>
              </w:rPr>
              <w:t>7 Months</w:t>
            </w:r>
          </w:p>
        </w:tc>
        <w:tc>
          <w:tcPr>
            <w:tcW w:w="1269" w:type="dxa"/>
          </w:tcPr>
          <w:p w14:paraId="3659E9F4" w14:textId="77777777" w:rsidR="005632DA" w:rsidRPr="00CF0FF7" w:rsidRDefault="005632DA" w:rsidP="00002EF3">
            <w:pPr>
              <w:rPr>
                <w:rFonts w:cs="Arial"/>
                <w:szCs w:val="20"/>
              </w:rPr>
            </w:pPr>
          </w:p>
        </w:tc>
        <w:tc>
          <w:tcPr>
            <w:tcW w:w="5090" w:type="dxa"/>
          </w:tcPr>
          <w:p w14:paraId="2E3D6FA5" w14:textId="3CC395E3" w:rsidR="005632DA" w:rsidRPr="00CF0FF7" w:rsidRDefault="005632DA" w:rsidP="00002EF3">
            <w:pPr>
              <w:rPr>
                <w:rFonts w:cs="Arial"/>
                <w:szCs w:val="20"/>
              </w:rPr>
            </w:pPr>
          </w:p>
        </w:tc>
      </w:tr>
    </w:tbl>
    <w:p w14:paraId="6A9935EB" w14:textId="134C30DF" w:rsidR="009211B4" w:rsidRDefault="009211B4" w:rsidP="005063A8">
      <w:pPr>
        <w:rPr>
          <w:rFonts w:cs="Arial"/>
          <w:szCs w:val="20"/>
        </w:rPr>
      </w:pPr>
      <w:r>
        <w:rPr>
          <w:rFonts w:cs="Arial"/>
          <w:szCs w:val="20"/>
        </w:rPr>
        <w:t>Storage requirement per Indexer: 4.8 TB</w:t>
      </w:r>
    </w:p>
    <w:p w14:paraId="1C766443" w14:textId="02EA4337" w:rsidR="005063A8" w:rsidRDefault="000878B0" w:rsidP="005063A8">
      <w:pPr>
        <w:rPr>
          <w:rFonts w:cs="Arial"/>
          <w:szCs w:val="20"/>
        </w:rPr>
      </w:pPr>
      <w:r>
        <w:rPr>
          <w:rFonts w:cs="Arial"/>
          <w:szCs w:val="20"/>
        </w:rPr>
        <w:t xml:space="preserve">Total Storage requirement: </w:t>
      </w:r>
      <w:r w:rsidR="00AC05C1">
        <w:rPr>
          <w:rFonts w:cs="Arial"/>
          <w:szCs w:val="20"/>
        </w:rPr>
        <w:t>24</w:t>
      </w:r>
      <w:r>
        <w:rPr>
          <w:rFonts w:cs="Arial"/>
          <w:szCs w:val="20"/>
        </w:rPr>
        <w:t xml:space="preserve"> TB</w:t>
      </w:r>
    </w:p>
    <w:p w14:paraId="20D2A95F" w14:textId="77777777" w:rsidR="000878B0" w:rsidRDefault="000878B0" w:rsidP="005063A8">
      <w:pPr>
        <w:rPr>
          <w:rFonts w:cs="Arial"/>
          <w:szCs w:val="20"/>
        </w:rPr>
      </w:pPr>
    </w:p>
    <w:p w14:paraId="1E64B187" w14:textId="6467C995" w:rsidR="00C76993" w:rsidRPr="000878B0" w:rsidRDefault="00C76993" w:rsidP="005063A8">
      <w:pPr>
        <w:rPr>
          <w:b/>
        </w:rPr>
      </w:pPr>
      <w:r w:rsidRPr="000878B0">
        <w:rPr>
          <w:b/>
        </w:rPr>
        <w:t>NETWORK LATENCY LIMIT</w:t>
      </w:r>
    </w:p>
    <w:p w14:paraId="7CAD4B77" w14:textId="362E829E" w:rsidR="00C76993" w:rsidRDefault="00C76993" w:rsidP="005063A8">
      <w:pPr>
        <w:rPr>
          <w:rFonts w:ascii="proxima_nova" w:hAnsi="proxima_nova"/>
          <w:color w:val="000000"/>
          <w:sz w:val="21"/>
          <w:szCs w:val="21"/>
          <w:shd w:val="clear" w:color="auto" w:fill="FFFFFF"/>
        </w:rPr>
      </w:pPr>
      <w:r>
        <w:rPr>
          <w:rFonts w:ascii="proxima_nova" w:hAnsi="proxima_nova"/>
          <w:color w:val="000000"/>
          <w:sz w:val="21"/>
          <w:szCs w:val="21"/>
          <w:shd w:val="clear" w:color="auto" w:fill="FFFFFF"/>
        </w:rPr>
        <w:t>For indexer cluster nodes, network latency should not exceed 100 milliseconds. </w:t>
      </w:r>
    </w:p>
    <w:p w14:paraId="46A6DEFE" w14:textId="7CAA217C" w:rsidR="00D876BA" w:rsidRPr="00CF0FF7" w:rsidRDefault="00C76993" w:rsidP="005063A8">
      <w:pPr>
        <w:rPr>
          <w:rFonts w:cs="Arial"/>
          <w:szCs w:val="20"/>
        </w:rPr>
      </w:pPr>
      <w:r>
        <w:rPr>
          <w:rFonts w:ascii="proxima_nova" w:hAnsi="proxima_nova"/>
          <w:color w:val="000000"/>
          <w:sz w:val="21"/>
          <w:szCs w:val="21"/>
          <w:shd w:val="clear" w:color="auto" w:fill="FFFFFF"/>
        </w:rPr>
        <w:t>For search head clusters, latency should not exceed 200 milliseconds.</w:t>
      </w:r>
    </w:p>
    <w:p w14:paraId="0454F8EE" w14:textId="5993C6A3" w:rsidR="0007711D" w:rsidRPr="00D14824" w:rsidRDefault="00B35EC8" w:rsidP="0007711D">
      <w:pPr>
        <w:pStyle w:val="Heading2"/>
      </w:pPr>
      <w:r>
        <w:t>LOG SOURCE VOLUME</w:t>
      </w:r>
    </w:p>
    <w:tbl>
      <w:tblPr>
        <w:tblStyle w:val="TableGrid"/>
        <w:tblW w:w="0" w:type="auto"/>
        <w:tblLook w:val="04A0" w:firstRow="1" w:lastRow="0" w:firstColumn="1" w:lastColumn="0" w:noHBand="0" w:noVBand="1"/>
      </w:tblPr>
      <w:tblGrid>
        <w:gridCol w:w="2846"/>
        <w:gridCol w:w="2703"/>
        <w:gridCol w:w="2264"/>
        <w:gridCol w:w="1957"/>
      </w:tblGrid>
      <w:tr w:rsidR="0007711D" w:rsidRPr="00581A27" w14:paraId="749881DC" w14:textId="77777777" w:rsidTr="00ED40CF">
        <w:tc>
          <w:tcPr>
            <w:tcW w:w="2846" w:type="dxa"/>
          </w:tcPr>
          <w:p w14:paraId="4ADE85D2" w14:textId="77777777" w:rsidR="0007711D" w:rsidRPr="00581A27" w:rsidRDefault="0007711D" w:rsidP="00ED40CF">
            <w:pPr>
              <w:rPr>
                <w:rFonts w:cs="Arial"/>
                <w:b/>
                <w:szCs w:val="20"/>
              </w:rPr>
            </w:pPr>
            <w:r w:rsidRPr="00581A27">
              <w:rPr>
                <w:rFonts w:cs="Arial"/>
                <w:b/>
                <w:szCs w:val="20"/>
              </w:rPr>
              <w:t>Log Source</w:t>
            </w:r>
          </w:p>
        </w:tc>
        <w:tc>
          <w:tcPr>
            <w:tcW w:w="2703" w:type="dxa"/>
          </w:tcPr>
          <w:p w14:paraId="55C0AE71" w14:textId="77777777" w:rsidR="0007711D" w:rsidRPr="00581A27" w:rsidRDefault="0007711D" w:rsidP="00ED40CF">
            <w:pPr>
              <w:rPr>
                <w:rFonts w:cs="Arial"/>
                <w:b/>
                <w:szCs w:val="20"/>
              </w:rPr>
            </w:pPr>
            <w:r w:rsidRPr="00581A27">
              <w:rPr>
                <w:rFonts w:cs="Arial"/>
                <w:b/>
                <w:szCs w:val="20"/>
              </w:rPr>
              <w:t>Type of Logs</w:t>
            </w:r>
          </w:p>
        </w:tc>
        <w:tc>
          <w:tcPr>
            <w:tcW w:w="2264" w:type="dxa"/>
          </w:tcPr>
          <w:p w14:paraId="5BF10721" w14:textId="77777777" w:rsidR="0007711D" w:rsidRPr="00581A27" w:rsidRDefault="0007711D" w:rsidP="00ED40CF">
            <w:pPr>
              <w:rPr>
                <w:rFonts w:cs="Arial"/>
                <w:b/>
                <w:szCs w:val="20"/>
              </w:rPr>
            </w:pPr>
            <w:r w:rsidRPr="00581A27">
              <w:rPr>
                <w:rFonts w:cs="Arial"/>
                <w:b/>
                <w:szCs w:val="20"/>
              </w:rPr>
              <w:t>Volumes</w:t>
            </w:r>
          </w:p>
        </w:tc>
        <w:tc>
          <w:tcPr>
            <w:tcW w:w="1957" w:type="dxa"/>
          </w:tcPr>
          <w:p w14:paraId="48AB7446" w14:textId="77777777" w:rsidR="0007711D" w:rsidRPr="00581A27" w:rsidRDefault="0007711D" w:rsidP="00ED40CF">
            <w:pPr>
              <w:rPr>
                <w:rFonts w:cs="Arial"/>
                <w:b/>
                <w:szCs w:val="20"/>
              </w:rPr>
            </w:pPr>
            <w:r w:rsidRPr="00581A27">
              <w:rPr>
                <w:rFonts w:cs="Arial"/>
                <w:b/>
                <w:szCs w:val="20"/>
              </w:rPr>
              <w:t>Estimated log size by Telefonica in GB/Day</w:t>
            </w:r>
          </w:p>
        </w:tc>
      </w:tr>
      <w:tr w:rsidR="0007711D" w:rsidRPr="006126A5" w14:paraId="561BDE50" w14:textId="77777777" w:rsidTr="00ED40CF">
        <w:tc>
          <w:tcPr>
            <w:tcW w:w="2846" w:type="dxa"/>
          </w:tcPr>
          <w:p w14:paraId="19BACC5C" w14:textId="77777777" w:rsidR="0007711D" w:rsidRPr="006126A5" w:rsidRDefault="0007711D" w:rsidP="00ED40CF">
            <w:pPr>
              <w:spacing w:before="60" w:line="240" w:lineRule="auto"/>
              <w:jc w:val="left"/>
              <w:rPr>
                <w:rFonts w:cs="Arial"/>
                <w:szCs w:val="20"/>
              </w:rPr>
            </w:pPr>
            <w:r w:rsidRPr="006126A5">
              <w:rPr>
                <w:rFonts w:cs="Arial"/>
                <w:szCs w:val="20"/>
              </w:rPr>
              <w:t>NT-Firewalls [Checkpoint, Juniper (Netscreen/SRX), CISCO(ASA/PIX)</w:t>
            </w:r>
          </w:p>
        </w:tc>
        <w:tc>
          <w:tcPr>
            <w:tcW w:w="2703" w:type="dxa"/>
          </w:tcPr>
          <w:p w14:paraId="2E3EAD94" w14:textId="77777777" w:rsidR="0007711D" w:rsidRPr="006126A5" w:rsidRDefault="0007711D" w:rsidP="00ED40CF">
            <w:pPr>
              <w:spacing w:before="60" w:line="240" w:lineRule="auto"/>
              <w:jc w:val="left"/>
              <w:rPr>
                <w:rFonts w:cs="Arial"/>
                <w:szCs w:val="20"/>
              </w:rPr>
            </w:pPr>
            <w:r w:rsidRPr="006126A5">
              <w:rPr>
                <w:rFonts w:cs="Arial"/>
                <w:szCs w:val="20"/>
              </w:rPr>
              <w:t>Security Logs, Authentication Logs, Application Logs</w:t>
            </w:r>
          </w:p>
          <w:p w14:paraId="3595DD89" w14:textId="77777777" w:rsidR="0007711D" w:rsidRPr="006126A5" w:rsidRDefault="0007711D" w:rsidP="00ED40CF">
            <w:pPr>
              <w:jc w:val="left"/>
              <w:rPr>
                <w:rFonts w:cs="Arial"/>
                <w:szCs w:val="20"/>
              </w:rPr>
            </w:pPr>
          </w:p>
        </w:tc>
        <w:tc>
          <w:tcPr>
            <w:tcW w:w="2264" w:type="dxa"/>
          </w:tcPr>
          <w:p w14:paraId="51609148" w14:textId="77777777" w:rsidR="0007711D" w:rsidRPr="006126A5" w:rsidRDefault="0007711D" w:rsidP="00ED40CF">
            <w:pPr>
              <w:jc w:val="left"/>
              <w:rPr>
                <w:rFonts w:cs="Arial"/>
                <w:szCs w:val="20"/>
              </w:rPr>
            </w:pPr>
            <w:r w:rsidRPr="006126A5">
              <w:rPr>
                <w:rFonts w:cs="Arial"/>
                <w:szCs w:val="20"/>
              </w:rPr>
              <w:t>100</w:t>
            </w:r>
          </w:p>
        </w:tc>
        <w:tc>
          <w:tcPr>
            <w:tcW w:w="1957" w:type="dxa"/>
          </w:tcPr>
          <w:p w14:paraId="00B2600F" w14:textId="77777777" w:rsidR="0007711D" w:rsidRPr="006126A5" w:rsidRDefault="0007711D" w:rsidP="00ED40CF">
            <w:pPr>
              <w:jc w:val="left"/>
              <w:rPr>
                <w:rFonts w:cs="Arial"/>
                <w:szCs w:val="20"/>
              </w:rPr>
            </w:pPr>
            <w:r w:rsidRPr="006126A5">
              <w:rPr>
                <w:rFonts w:cs="Arial"/>
                <w:szCs w:val="20"/>
              </w:rPr>
              <w:t>250</w:t>
            </w:r>
          </w:p>
        </w:tc>
      </w:tr>
      <w:tr w:rsidR="0007711D" w:rsidRPr="006126A5" w14:paraId="0370CF17" w14:textId="77777777" w:rsidTr="00ED40CF">
        <w:tc>
          <w:tcPr>
            <w:tcW w:w="2846" w:type="dxa"/>
          </w:tcPr>
          <w:p w14:paraId="062C8C1E" w14:textId="77777777" w:rsidR="0007711D" w:rsidRPr="006126A5" w:rsidRDefault="0007711D" w:rsidP="00ED40CF">
            <w:pPr>
              <w:jc w:val="left"/>
              <w:rPr>
                <w:rFonts w:cs="Arial"/>
                <w:szCs w:val="20"/>
              </w:rPr>
            </w:pPr>
            <w:r w:rsidRPr="006126A5">
              <w:rPr>
                <w:rFonts w:cs="Arial"/>
                <w:szCs w:val="20"/>
              </w:rPr>
              <w:t>Jumphost Server</w:t>
            </w:r>
          </w:p>
        </w:tc>
        <w:tc>
          <w:tcPr>
            <w:tcW w:w="2703" w:type="dxa"/>
          </w:tcPr>
          <w:p w14:paraId="76080CCC" w14:textId="77777777" w:rsidR="0007711D" w:rsidRPr="006126A5" w:rsidRDefault="0007711D" w:rsidP="00ED40CF">
            <w:pPr>
              <w:jc w:val="left"/>
              <w:rPr>
                <w:rFonts w:cs="Arial"/>
                <w:szCs w:val="20"/>
              </w:rPr>
            </w:pPr>
            <w:r w:rsidRPr="006126A5">
              <w:rPr>
                <w:rFonts w:cs="Arial"/>
                <w:szCs w:val="20"/>
              </w:rPr>
              <w:t>Security Logs, Authentication Logs</w:t>
            </w:r>
          </w:p>
        </w:tc>
        <w:tc>
          <w:tcPr>
            <w:tcW w:w="2264" w:type="dxa"/>
          </w:tcPr>
          <w:p w14:paraId="2DDFED44" w14:textId="77777777" w:rsidR="0007711D" w:rsidRPr="006126A5" w:rsidRDefault="0007711D" w:rsidP="00ED40CF">
            <w:pPr>
              <w:jc w:val="left"/>
              <w:rPr>
                <w:rFonts w:cs="Arial"/>
                <w:szCs w:val="20"/>
              </w:rPr>
            </w:pPr>
            <w:r w:rsidRPr="006126A5">
              <w:rPr>
                <w:rFonts w:cs="Arial"/>
                <w:szCs w:val="20"/>
              </w:rPr>
              <w:t>41</w:t>
            </w:r>
          </w:p>
        </w:tc>
        <w:tc>
          <w:tcPr>
            <w:tcW w:w="1957" w:type="dxa"/>
          </w:tcPr>
          <w:p w14:paraId="029E06A0" w14:textId="77777777" w:rsidR="0007711D" w:rsidRPr="006126A5" w:rsidRDefault="0007711D" w:rsidP="00ED40CF">
            <w:pPr>
              <w:jc w:val="left"/>
              <w:rPr>
                <w:rFonts w:cs="Arial"/>
                <w:szCs w:val="20"/>
              </w:rPr>
            </w:pPr>
            <w:r w:rsidRPr="006126A5">
              <w:rPr>
                <w:rFonts w:cs="Arial"/>
                <w:szCs w:val="20"/>
              </w:rPr>
              <w:t>2</w:t>
            </w:r>
            <w:r>
              <w:rPr>
                <w:rFonts w:cs="Arial"/>
                <w:szCs w:val="20"/>
              </w:rPr>
              <w:t xml:space="preserve"> </w:t>
            </w:r>
            <w:r w:rsidRPr="006126A5">
              <w:rPr>
                <w:rFonts w:cs="Arial"/>
                <w:szCs w:val="20"/>
              </w:rPr>
              <w:t>Gb/day</w:t>
            </w:r>
          </w:p>
        </w:tc>
      </w:tr>
      <w:tr w:rsidR="0007711D" w:rsidRPr="006126A5" w14:paraId="52592AD2" w14:textId="77777777" w:rsidTr="00ED40CF">
        <w:tc>
          <w:tcPr>
            <w:tcW w:w="2846" w:type="dxa"/>
          </w:tcPr>
          <w:p w14:paraId="19C56A38" w14:textId="77777777" w:rsidR="0007711D" w:rsidRPr="006126A5" w:rsidRDefault="0007711D" w:rsidP="00ED40CF">
            <w:pPr>
              <w:jc w:val="left"/>
              <w:rPr>
                <w:rFonts w:cs="Arial"/>
                <w:szCs w:val="20"/>
              </w:rPr>
            </w:pPr>
            <w:r w:rsidRPr="006126A5">
              <w:rPr>
                <w:rFonts w:cs="Arial"/>
                <w:szCs w:val="20"/>
              </w:rPr>
              <w:t>TACACS Server</w:t>
            </w:r>
          </w:p>
        </w:tc>
        <w:tc>
          <w:tcPr>
            <w:tcW w:w="2703" w:type="dxa"/>
          </w:tcPr>
          <w:p w14:paraId="4588AE0A" w14:textId="77777777" w:rsidR="0007711D" w:rsidRPr="006126A5" w:rsidRDefault="0007711D" w:rsidP="00ED40CF">
            <w:pPr>
              <w:spacing w:before="60" w:line="240" w:lineRule="auto"/>
              <w:jc w:val="left"/>
              <w:rPr>
                <w:rFonts w:cs="Arial"/>
                <w:szCs w:val="20"/>
              </w:rPr>
            </w:pPr>
            <w:r w:rsidRPr="006126A5">
              <w:rPr>
                <w:rFonts w:cs="Arial"/>
                <w:szCs w:val="20"/>
              </w:rPr>
              <w:t>Security Logs, Authentication Logs, Application Logs</w:t>
            </w:r>
          </w:p>
          <w:p w14:paraId="2789A012" w14:textId="77777777" w:rsidR="0007711D" w:rsidRPr="006126A5" w:rsidRDefault="0007711D" w:rsidP="00ED40CF">
            <w:pPr>
              <w:jc w:val="left"/>
              <w:rPr>
                <w:rFonts w:cs="Arial"/>
                <w:szCs w:val="20"/>
              </w:rPr>
            </w:pPr>
          </w:p>
        </w:tc>
        <w:tc>
          <w:tcPr>
            <w:tcW w:w="2264" w:type="dxa"/>
          </w:tcPr>
          <w:p w14:paraId="65CE9A05" w14:textId="77777777" w:rsidR="0007711D" w:rsidRPr="006126A5" w:rsidRDefault="0007711D" w:rsidP="00ED40CF">
            <w:pPr>
              <w:jc w:val="left"/>
              <w:rPr>
                <w:rFonts w:cs="Arial"/>
                <w:szCs w:val="20"/>
              </w:rPr>
            </w:pPr>
            <w:r w:rsidRPr="006126A5">
              <w:rPr>
                <w:rFonts w:cs="Arial"/>
                <w:szCs w:val="20"/>
              </w:rPr>
              <w:t>15</w:t>
            </w:r>
          </w:p>
        </w:tc>
        <w:tc>
          <w:tcPr>
            <w:tcW w:w="1957" w:type="dxa"/>
          </w:tcPr>
          <w:p w14:paraId="41F79698" w14:textId="77777777" w:rsidR="0007711D" w:rsidRPr="00655E86" w:rsidRDefault="0007711D" w:rsidP="00ED40CF">
            <w:pPr>
              <w:jc w:val="left"/>
            </w:pPr>
            <w:r w:rsidRPr="006126A5">
              <w:rPr>
                <w:rFonts w:cs="Arial"/>
                <w:szCs w:val="20"/>
              </w:rPr>
              <w:t>2</w:t>
            </w:r>
            <w:r>
              <w:t xml:space="preserve"> </w:t>
            </w:r>
            <w:r w:rsidRPr="006126A5">
              <w:rPr>
                <w:rFonts w:cs="Arial"/>
                <w:szCs w:val="20"/>
              </w:rPr>
              <w:t>Gb/day</w:t>
            </w:r>
          </w:p>
        </w:tc>
      </w:tr>
      <w:tr w:rsidR="0007711D" w:rsidRPr="006126A5" w14:paraId="324818F6" w14:textId="77777777" w:rsidTr="00D74B45">
        <w:trPr>
          <w:trHeight w:val="665"/>
        </w:trPr>
        <w:tc>
          <w:tcPr>
            <w:tcW w:w="2846" w:type="dxa"/>
          </w:tcPr>
          <w:p w14:paraId="41CC9FD1" w14:textId="77777777" w:rsidR="0007711D" w:rsidRPr="006126A5" w:rsidRDefault="0007711D" w:rsidP="00ED40CF">
            <w:pPr>
              <w:jc w:val="left"/>
              <w:rPr>
                <w:rFonts w:cs="Arial"/>
                <w:szCs w:val="20"/>
              </w:rPr>
            </w:pPr>
            <w:r w:rsidRPr="006126A5">
              <w:rPr>
                <w:rFonts w:cs="Arial"/>
                <w:szCs w:val="20"/>
              </w:rPr>
              <w:t xml:space="preserve">DNS </w:t>
            </w:r>
          </w:p>
        </w:tc>
        <w:tc>
          <w:tcPr>
            <w:tcW w:w="2703" w:type="dxa"/>
          </w:tcPr>
          <w:p w14:paraId="621BF37C" w14:textId="77777777" w:rsidR="0007711D" w:rsidRPr="006126A5" w:rsidRDefault="0007711D" w:rsidP="00ED40CF">
            <w:pPr>
              <w:spacing w:before="60" w:line="240" w:lineRule="auto"/>
              <w:jc w:val="left"/>
              <w:rPr>
                <w:rFonts w:cs="Arial"/>
                <w:szCs w:val="20"/>
              </w:rPr>
            </w:pPr>
            <w:r w:rsidRPr="006126A5">
              <w:rPr>
                <w:rFonts w:cs="Arial"/>
                <w:szCs w:val="20"/>
              </w:rPr>
              <w:t>Security Logs (contains Authentication Logs).</w:t>
            </w:r>
          </w:p>
          <w:p w14:paraId="6558BEBA" w14:textId="77777777" w:rsidR="0007711D" w:rsidRPr="006126A5" w:rsidRDefault="0007711D" w:rsidP="00ED40CF">
            <w:pPr>
              <w:jc w:val="left"/>
              <w:rPr>
                <w:rFonts w:cs="Arial"/>
                <w:szCs w:val="20"/>
              </w:rPr>
            </w:pPr>
          </w:p>
        </w:tc>
        <w:tc>
          <w:tcPr>
            <w:tcW w:w="2264" w:type="dxa"/>
          </w:tcPr>
          <w:p w14:paraId="1899C7E1" w14:textId="77777777" w:rsidR="0007711D" w:rsidRPr="006126A5" w:rsidRDefault="0007711D" w:rsidP="00ED40CF">
            <w:pPr>
              <w:jc w:val="left"/>
              <w:rPr>
                <w:rFonts w:cs="Arial"/>
                <w:szCs w:val="20"/>
              </w:rPr>
            </w:pPr>
            <w:r w:rsidRPr="006126A5">
              <w:rPr>
                <w:rFonts w:cs="Arial"/>
                <w:szCs w:val="20"/>
              </w:rPr>
              <w:t>26</w:t>
            </w:r>
          </w:p>
        </w:tc>
        <w:tc>
          <w:tcPr>
            <w:tcW w:w="1957" w:type="dxa"/>
          </w:tcPr>
          <w:p w14:paraId="5E95C233" w14:textId="77777777" w:rsidR="0007711D" w:rsidRPr="006126A5" w:rsidRDefault="0007711D" w:rsidP="00ED40CF">
            <w:pPr>
              <w:jc w:val="left"/>
              <w:rPr>
                <w:rFonts w:cs="Arial"/>
                <w:szCs w:val="20"/>
              </w:rPr>
            </w:pPr>
            <w:r w:rsidRPr="006126A5">
              <w:rPr>
                <w:rFonts w:cs="Arial"/>
                <w:szCs w:val="20"/>
              </w:rPr>
              <w:t>0.1</w:t>
            </w:r>
            <w:r>
              <w:rPr>
                <w:rFonts w:cs="Arial"/>
                <w:szCs w:val="20"/>
              </w:rPr>
              <w:t xml:space="preserve"> </w:t>
            </w:r>
            <w:r w:rsidRPr="006126A5">
              <w:rPr>
                <w:rFonts w:cs="Arial"/>
                <w:szCs w:val="20"/>
              </w:rPr>
              <w:t>Gb/day</w:t>
            </w:r>
          </w:p>
        </w:tc>
      </w:tr>
      <w:tr w:rsidR="0007711D" w:rsidRPr="006126A5" w14:paraId="780C7C33" w14:textId="77777777" w:rsidTr="00ED40CF">
        <w:tc>
          <w:tcPr>
            <w:tcW w:w="2846" w:type="dxa"/>
          </w:tcPr>
          <w:p w14:paraId="12F26791" w14:textId="77777777" w:rsidR="0007711D" w:rsidRPr="006126A5" w:rsidRDefault="0007711D" w:rsidP="00ED40CF">
            <w:pPr>
              <w:jc w:val="left"/>
              <w:rPr>
                <w:rFonts w:cs="Arial"/>
                <w:szCs w:val="20"/>
              </w:rPr>
            </w:pPr>
            <w:r w:rsidRPr="006126A5">
              <w:rPr>
                <w:rFonts w:cs="Arial"/>
                <w:szCs w:val="20"/>
              </w:rPr>
              <w:t>Management Systems Nokia Netact, Huawei U2000</w:t>
            </w:r>
          </w:p>
        </w:tc>
        <w:tc>
          <w:tcPr>
            <w:tcW w:w="2703" w:type="dxa"/>
          </w:tcPr>
          <w:p w14:paraId="787BE31D" w14:textId="77777777" w:rsidR="0007711D" w:rsidRPr="006126A5" w:rsidRDefault="0007711D" w:rsidP="00ED40CF">
            <w:pPr>
              <w:jc w:val="left"/>
              <w:rPr>
                <w:rFonts w:cs="Arial"/>
                <w:szCs w:val="20"/>
              </w:rPr>
            </w:pPr>
            <w:r w:rsidRPr="006126A5">
              <w:rPr>
                <w:rFonts w:cs="Arial"/>
                <w:szCs w:val="20"/>
              </w:rPr>
              <w:t>Security Logs, Authentication Logs</w:t>
            </w:r>
          </w:p>
        </w:tc>
        <w:tc>
          <w:tcPr>
            <w:tcW w:w="2264" w:type="dxa"/>
          </w:tcPr>
          <w:p w14:paraId="43C4CDA4" w14:textId="77777777" w:rsidR="0007711D" w:rsidRPr="006126A5" w:rsidRDefault="0007711D" w:rsidP="00ED40CF">
            <w:pPr>
              <w:jc w:val="left"/>
              <w:rPr>
                <w:rFonts w:cs="Arial"/>
                <w:szCs w:val="20"/>
              </w:rPr>
            </w:pPr>
            <w:r w:rsidRPr="006126A5">
              <w:rPr>
                <w:rFonts w:cs="Arial"/>
                <w:szCs w:val="20"/>
              </w:rPr>
              <w:t>Assuming 4</w:t>
            </w:r>
            <w:r>
              <w:rPr>
                <w:rFonts w:cs="Arial"/>
                <w:szCs w:val="20"/>
              </w:rPr>
              <w:t xml:space="preserve"> Systems</w:t>
            </w:r>
          </w:p>
        </w:tc>
        <w:tc>
          <w:tcPr>
            <w:tcW w:w="1957" w:type="dxa"/>
          </w:tcPr>
          <w:p w14:paraId="7011DB07" w14:textId="77777777" w:rsidR="0007711D" w:rsidRPr="006126A5" w:rsidRDefault="0007711D" w:rsidP="00ED40CF">
            <w:pPr>
              <w:jc w:val="left"/>
              <w:rPr>
                <w:rFonts w:cs="Arial"/>
                <w:szCs w:val="20"/>
              </w:rPr>
            </w:pPr>
            <w:r>
              <w:rPr>
                <w:rFonts w:cs="Arial"/>
                <w:szCs w:val="20"/>
              </w:rPr>
              <w:t>1 Gb/D</w:t>
            </w:r>
            <w:r w:rsidRPr="006126A5">
              <w:rPr>
                <w:rFonts w:cs="Arial"/>
                <w:szCs w:val="20"/>
              </w:rPr>
              <w:t>ay</w:t>
            </w:r>
            <w:r>
              <w:rPr>
                <w:rFonts w:cs="Arial"/>
                <w:szCs w:val="20"/>
              </w:rPr>
              <w:t xml:space="preserve"> (Assumed)</w:t>
            </w:r>
          </w:p>
        </w:tc>
      </w:tr>
      <w:tr w:rsidR="0007711D" w:rsidRPr="006126A5" w14:paraId="1EA21FE7" w14:textId="77777777" w:rsidTr="00ED40CF">
        <w:tc>
          <w:tcPr>
            <w:tcW w:w="2846" w:type="dxa"/>
          </w:tcPr>
          <w:p w14:paraId="120596A8" w14:textId="77777777" w:rsidR="0007711D" w:rsidRPr="006126A5" w:rsidRDefault="0007711D" w:rsidP="00ED40CF">
            <w:pPr>
              <w:jc w:val="left"/>
              <w:rPr>
                <w:rFonts w:cs="Arial"/>
                <w:szCs w:val="20"/>
              </w:rPr>
            </w:pPr>
            <w:r w:rsidRPr="006126A5">
              <w:rPr>
                <w:rFonts w:cs="Arial"/>
                <w:szCs w:val="20"/>
              </w:rPr>
              <w:t>Nokia UDB</w:t>
            </w:r>
            <w:r>
              <w:rPr>
                <w:rFonts w:cs="Arial"/>
                <w:szCs w:val="20"/>
              </w:rPr>
              <w:t xml:space="preserve"> - </w:t>
            </w:r>
            <w:r w:rsidRPr="004224EF">
              <w:rPr>
                <w:rFonts w:cs="Arial"/>
                <w:szCs w:val="20"/>
              </w:rPr>
              <w:t>Routing DSA, Backend DSA, PGW, Frontend HLR, Frontend HSS</w:t>
            </w:r>
          </w:p>
        </w:tc>
        <w:tc>
          <w:tcPr>
            <w:tcW w:w="2703" w:type="dxa"/>
          </w:tcPr>
          <w:p w14:paraId="7B7174AF" w14:textId="77777777" w:rsidR="0007711D" w:rsidRPr="006126A5" w:rsidRDefault="0007711D" w:rsidP="00ED40CF">
            <w:pPr>
              <w:jc w:val="left"/>
              <w:rPr>
                <w:rFonts w:cs="Arial"/>
                <w:szCs w:val="20"/>
              </w:rPr>
            </w:pPr>
            <w:r w:rsidRPr="006126A5">
              <w:rPr>
                <w:rFonts w:cs="Arial"/>
                <w:szCs w:val="20"/>
              </w:rPr>
              <w:t>Security Logs, Authentication Logs. For PGW the syslogs (applications logs)</w:t>
            </w:r>
          </w:p>
        </w:tc>
        <w:tc>
          <w:tcPr>
            <w:tcW w:w="2264" w:type="dxa"/>
          </w:tcPr>
          <w:p w14:paraId="4A964C9E" w14:textId="77777777" w:rsidR="0007711D" w:rsidRPr="006126A5" w:rsidRDefault="0007711D" w:rsidP="00ED40CF">
            <w:pPr>
              <w:jc w:val="left"/>
              <w:rPr>
                <w:rFonts w:cs="Arial"/>
                <w:szCs w:val="20"/>
              </w:rPr>
            </w:pPr>
            <w:r w:rsidRPr="004224EF">
              <w:rPr>
                <w:rFonts w:cs="Arial"/>
                <w:szCs w:val="20"/>
              </w:rPr>
              <w:t>264 Unix servers</w:t>
            </w:r>
          </w:p>
        </w:tc>
        <w:tc>
          <w:tcPr>
            <w:tcW w:w="1957" w:type="dxa"/>
          </w:tcPr>
          <w:p w14:paraId="03062ABC" w14:textId="02AEDCC3" w:rsidR="0007711D" w:rsidRPr="006126A5" w:rsidRDefault="0007711D" w:rsidP="00B35EC8">
            <w:pPr>
              <w:jc w:val="left"/>
              <w:rPr>
                <w:rFonts w:cs="Arial"/>
                <w:szCs w:val="20"/>
              </w:rPr>
            </w:pPr>
            <w:r>
              <w:rPr>
                <w:rFonts w:cs="Arial"/>
                <w:szCs w:val="20"/>
              </w:rPr>
              <w:t>~</w:t>
            </w:r>
            <w:r w:rsidR="00B35EC8">
              <w:rPr>
                <w:rFonts w:cs="Arial"/>
                <w:szCs w:val="20"/>
              </w:rPr>
              <w:t>25</w:t>
            </w:r>
            <w:r>
              <w:rPr>
                <w:rFonts w:cs="Arial"/>
                <w:szCs w:val="20"/>
              </w:rPr>
              <w:t xml:space="preserve"> Gb/Day (Assumed)</w:t>
            </w:r>
          </w:p>
        </w:tc>
      </w:tr>
      <w:tr w:rsidR="0007711D" w:rsidRPr="006126A5" w14:paraId="675E46E5" w14:textId="77777777" w:rsidTr="00ED40CF">
        <w:tc>
          <w:tcPr>
            <w:tcW w:w="2846" w:type="dxa"/>
          </w:tcPr>
          <w:p w14:paraId="4CAE9DD6" w14:textId="77777777" w:rsidR="0007711D" w:rsidRPr="006126A5" w:rsidRDefault="0007711D" w:rsidP="00ED40CF">
            <w:pPr>
              <w:jc w:val="left"/>
              <w:rPr>
                <w:rFonts w:cs="Arial"/>
                <w:szCs w:val="20"/>
              </w:rPr>
            </w:pPr>
            <w:r w:rsidRPr="006126A5">
              <w:rPr>
                <w:rFonts w:cs="Arial"/>
                <w:szCs w:val="20"/>
              </w:rPr>
              <w:t>Huawei OCS (Online Charging System), Huawei Voucher Management</w:t>
            </w:r>
          </w:p>
        </w:tc>
        <w:tc>
          <w:tcPr>
            <w:tcW w:w="2703" w:type="dxa"/>
          </w:tcPr>
          <w:p w14:paraId="61E9FF12" w14:textId="77777777" w:rsidR="0007711D" w:rsidRPr="006126A5" w:rsidRDefault="0007711D" w:rsidP="00ED40CF">
            <w:pPr>
              <w:jc w:val="left"/>
              <w:rPr>
                <w:rFonts w:cs="Arial"/>
                <w:szCs w:val="20"/>
              </w:rPr>
            </w:pPr>
            <w:r w:rsidRPr="006126A5">
              <w:rPr>
                <w:rFonts w:cs="Arial"/>
                <w:szCs w:val="20"/>
              </w:rPr>
              <w:t>Security Logs, Authentication Logs</w:t>
            </w:r>
          </w:p>
        </w:tc>
        <w:tc>
          <w:tcPr>
            <w:tcW w:w="2264" w:type="dxa"/>
          </w:tcPr>
          <w:p w14:paraId="68EB37B1" w14:textId="77777777" w:rsidR="0007711D" w:rsidRPr="006126A5" w:rsidRDefault="0007711D" w:rsidP="00ED40CF">
            <w:pPr>
              <w:jc w:val="left"/>
              <w:rPr>
                <w:rFonts w:cs="Arial"/>
                <w:szCs w:val="20"/>
              </w:rPr>
            </w:pPr>
          </w:p>
        </w:tc>
        <w:tc>
          <w:tcPr>
            <w:tcW w:w="1957" w:type="dxa"/>
          </w:tcPr>
          <w:p w14:paraId="22C47F8F" w14:textId="77777777" w:rsidR="0007711D" w:rsidRPr="006126A5" w:rsidRDefault="0007711D" w:rsidP="00ED40CF">
            <w:pPr>
              <w:jc w:val="left"/>
              <w:rPr>
                <w:rFonts w:cs="Arial"/>
                <w:szCs w:val="20"/>
              </w:rPr>
            </w:pPr>
            <w:r>
              <w:rPr>
                <w:rFonts w:cs="Arial"/>
                <w:szCs w:val="20"/>
              </w:rPr>
              <w:t>1 Gb/D</w:t>
            </w:r>
            <w:r w:rsidRPr="006126A5">
              <w:rPr>
                <w:rFonts w:cs="Arial"/>
                <w:szCs w:val="20"/>
              </w:rPr>
              <w:t>ay</w:t>
            </w:r>
            <w:r>
              <w:rPr>
                <w:rFonts w:cs="Arial"/>
                <w:szCs w:val="20"/>
              </w:rPr>
              <w:t xml:space="preserve"> (Assumed)</w:t>
            </w:r>
          </w:p>
        </w:tc>
      </w:tr>
      <w:tr w:rsidR="0007711D" w:rsidRPr="006126A5" w14:paraId="4E28D9C6" w14:textId="77777777" w:rsidTr="00ED40CF">
        <w:tc>
          <w:tcPr>
            <w:tcW w:w="2846" w:type="dxa"/>
          </w:tcPr>
          <w:p w14:paraId="26D2B701" w14:textId="77777777" w:rsidR="0007711D" w:rsidRPr="006126A5" w:rsidRDefault="0007711D" w:rsidP="00ED40CF">
            <w:pPr>
              <w:jc w:val="left"/>
              <w:rPr>
                <w:rFonts w:cs="Arial"/>
                <w:szCs w:val="20"/>
              </w:rPr>
            </w:pPr>
            <w:r w:rsidRPr="006126A5">
              <w:rPr>
                <w:rFonts w:cs="Arial"/>
                <w:szCs w:val="20"/>
              </w:rPr>
              <w:t>Syslog Servers and others central log collectors [These Servers collect logs from multiple routers]</w:t>
            </w:r>
          </w:p>
        </w:tc>
        <w:tc>
          <w:tcPr>
            <w:tcW w:w="2703" w:type="dxa"/>
          </w:tcPr>
          <w:p w14:paraId="7CC365D8" w14:textId="77777777" w:rsidR="0007711D" w:rsidRPr="006126A5" w:rsidRDefault="0007711D" w:rsidP="00ED40CF">
            <w:pPr>
              <w:jc w:val="left"/>
              <w:rPr>
                <w:rFonts w:cs="Arial"/>
                <w:szCs w:val="20"/>
              </w:rPr>
            </w:pPr>
            <w:r w:rsidRPr="006126A5">
              <w:rPr>
                <w:rFonts w:cs="Arial"/>
                <w:szCs w:val="20"/>
              </w:rPr>
              <w:t>Syslog</w:t>
            </w:r>
          </w:p>
        </w:tc>
        <w:tc>
          <w:tcPr>
            <w:tcW w:w="2264" w:type="dxa"/>
          </w:tcPr>
          <w:p w14:paraId="6F27106B" w14:textId="77777777" w:rsidR="0007711D" w:rsidRPr="006126A5" w:rsidRDefault="0007711D" w:rsidP="00ED40CF">
            <w:pPr>
              <w:jc w:val="left"/>
              <w:rPr>
                <w:rFonts w:cs="Arial"/>
                <w:szCs w:val="20"/>
              </w:rPr>
            </w:pPr>
          </w:p>
        </w:tc>
        <w:tc>
          <w:tcPr>
            <w:tcW w:w="1957" w:type="dxa"/>
          </w:tcPr>
          <w:p w14:paraId="48ADC9F0" w14:textId="77777777" w:rsidR="0007711D" w:rsidRPr="006126A5" w:rsidRDefault="0007711D" w:rsidP="00ED40CF">
            <w:pPr>
              <w:jc w:val="left"/>
              <w:rPr>
                <w:rFonts w:cs="Arial"/>
                <w:szCs w:val="20"/>
              </w:rPr>
            </w:pPr>
            <w:r w:rsidRPr="006126A5">
              <w:rPr>
                <w:rFonts w:cs="Arial"/>
                <w:szCs w:val="20"/>
              </w:rPr>
              <w:t>15 Gb/day</w:t>
            </w:r>
          </w:p>
        </w:tc>
      </w:tr>
      <w:tr w:rsidR="0007711D" w:rsidRPr="006126A5" w14:paraId="1A124ECF" w14:textId="77777777" w:rsidTr="00ED40CF">
        <w:tc>
          <w:tcPr>
            <w:tcW w:w="2846" w:type="dxa"/>
          </w:tcPr>
          <w:p w14:paraId="103755C0" w14:textId="77777777" w:rsidR="0007711D" w:rsidRPr="006126A5" w:rsidRDefault="0007711D" w:rsidP="00ED40CF">
            <w:pPr>
              <w:jc w:val="left"/>
              <w:rPr>
                <w:rFonts w:cs="Arial"/>
                <w:szCs w:val="20"/>
              </w:rPr>
            </w:pPr>
            <w:r w:rsidRPr="006126A5">
              <w:rPr>
                <w:rFonts w:cs="Arial"/>
                <w:szCs w:val="20"/>
              </w:rPr>
              <w:lastRenderedPageBreak/>
              <w:t>DCN E-mail Relay Server &amp; Proxy Server</w:t>
            </w:r>
          </w:p>
        </w:tc>
        <w:tc>
          <w:tcPr>
            <w:tcW w:w="2703" w:type="dxa"/>
          </w:tcPr>
          <w:p w14:paraId="35E171E7" w14:textId="77777777" w:rsidR="0007711D" w:rsidRPr="006126A5" w:rsidRDefault="0007711D" w:rsidP="00ED40CF">
            <w:pPr>
              <w:spacing w:before="60" w:line="240" w:lineRule="auto"/>
              <w:jc w:val="left"/>
              <w:rPr>
                <w:rFonts w:cs="Arial"/>
                <w:szCs w:val="20"/>
              </w:rPr>
            </w:pPr>
            <w:r w:rsidRPr="006126A5">
              <w:rPr>
                <w:rFonts w:cs="Arial"/>
                <w:szCs w:val="20"/>
              </w:rPr>
              <w:t>Security Logs (Access  Logs) and E-mail logs</w:t>
            </w:r>
          </w:p>
        </w:tc>
        <w:tc>
          <w:tcPr>
            <w:tcW w:w="2264" w:type="dxa"/>
          </w:tcPr>
          <w:p w14:paraId="24DB8BE1" w14:textId="77777777" w:rsidR="0007711D" w:rsidRPr="006126A5" w:rsidRDefault="0007711D" w:rsidP="00ED40CF">
            <w:pPr>
              <w:jc w:val="left"/>
              <w:rPr>
                <w:rFonts w:cs="Arial"/>
                <w:szCs w:val="20"/>
              </w:rPr>
            </w:pPr>
            <w:r w:rsidRPr="006126A5">
              <w:rPr>
                <w:rFonts w:cs="Arial"/>
                <w:szCs w:val="20"/>
              </w:rPr>
              <w:t>1</w:t>
            </w:r>
          </w:p>
        </w:tc>
        <w:tc>
          <w:tcPr>
            <w:tcW w:w="1957" w:type="dxa"/>
          </w:tcPr>
          <w:p w14:paraId="1591EBDE" w14:textId="77777777" w:rsidR="0007711D" w:rsidRPr="006126A5" w:rsidRDefault="0007711D" w:rsidP="00ED40CF">
            <w:pPr>
              <w:jc w:val="left"/>
              <w:rPr>
                <w:rFonts w:cs="Arial"/>
                <w:szCs w:val="20"/>
              </w:rPr>
            </w:pPr>
            <w:r>
              <w:rPr>
                <w:rFonts w:cs="Arial"/>
                <w:szCs w:val="20"/>
              </w:rPr>
              <w:t>1 Gb/D</w:t>
            </w:r>
            <w:r w:rsidRPr="006126A5">
              <w:rPr>
                <w:rFonts w:cs="Arial"/>
                <w:szCs w:val="20"/>
              </w:rPr>
              <w:t>ay</w:t>
            </w:r>
            <w:r>
              <w:rPr>
                <w:rFonts w:cs="Arial"/>
                <w:szCs w:val="20"/>
              </w:rPr>
              <w:t xml:space="preserve"> (Assumed)</w:t>
            </w:r>
          </w:p>
        </w:tc>
      </w:tr>
    </w:tbl>
    <w:p w14:paraId="4B6626A7" w14:textId="77777777" w:rsidR="0007711D" w:rsidRDefault="0007711D" w:rsidP="0007711D">
      <w:pPr>
        <w:rPr>
          <w:rFonts w:cs="Arial"/>
          <w:szCs w:val="20"/>
        </w:rPr>
      </w:pPr>
    </w:p>
    <w:p w14:paraId="28E5AB23" w14:textId="77777777" w:rsidR="0007711D" w:rsidRPr="006126A5" w:rsidRDefault="0007711D" w:rsidP="0007711D">
      <w:pPr>
        <w:rPr>
          <w:rFonts w:cs="Arial"/>
          <w:szCs w:val="20"/>
        </w:rPr>
      </w:pPr>
      <w:r>
        <w:rPr>
          <w:rFonts w:cs="Arial"/>
          <w:szCs w:val="20"/>
        </w:rPr>
        <w:t>TOTAL EXPECTED LOG VOLUME:</w:t>
      </w:r>
      <w:r w:rsidRPr="002C501D">
        <w:rPr>
          <w:rFonts w:cs="Arial"/>
          <w:b/>
          <w:szCs w:val="20"/>
        </w:rPr>
        <w:t xml:space="preserve"> </w:t>
      </w:r>
      <w:r>
        <w:rPr>
          <w:rFonts w:cs="Arial"/>
          <w:b/>
          <w:szCs w:val="20"/>
        </w:rPr>
        <w:t>~300</w:t>
      </w:r>
      <w:r w:rsidRPr="002C501D">
        <w:rPr>
          <w:rFonts w:cs="Arial"/>
          <w:b/>
          <w:szCs w:val="20"/>
        </w:rPr>
        <w:t xml:space="preserve"> GB/Day</w:t>
      </w:r>
      <w:r>
        <w:rPr>
          <w:rFonts w:cs="Arial"/>
          <w:b/>
          <w:szCs w:val="20"/>
        </w:rPr>
        <w:t xml:space="preserve"> </w:t>
      </w:r>
    </w:p>
    <w:p w14:paraId="0DE328B9" w14:textId="77777777" w:rsidR="0007711D" w:rsidRPr="006126A5" w:rsidRDefault="0007711D" w:rsidP="0007711D">
      <w:pPr>
        <w:rPr>
          <w:rFonts w:cs="Arial"/>
          <w:b/>
          <w:szCs w:val="20"/>
        </w:rPr>
      </w:pPr>
      <w:r w:rsidRPr="006126A5">
        <w:rPr>
          <w:rFonts w:cs="Arial"/>
          <w:b/>
          <w:szCs w:val="20"/>
        </w:rPr>
        <w:t xml:space="preserve">Future Log Sources: </w:t>
      </w:r>
    </w:p>
    <w:p w14:paraId="5E9DEDDD" w14:textId="77777777" w:rsidR="0007711D" w:rsidRPr="006126A5" w:rsidRDefault="0007711D" w:rsidP="009B1518">
      <w:pPr>
        <w:pStyle w:val="ListParagraph"/>
        <w:numPr>
          <w:ilvl w:val="0"/>
          <w:numId w:val="61"/>
        </w:numPr>
        <w:spacing w:before="60" w:line="240" w:lineRule="auto"/>
        <w:rPr>
          <w:rFonts w:cs="Arial"/>
          <w:szCs w:val="20"/>
        </w:rPr>
      </w:pPr>
      <w:r w:rsidRPr="006126A5">
        <w:rPr>
          <w:rFonts w:cs="Arial"/>
          <w:szCs w:val="20"/>
        </w:rPr>
        <w:t>UNICA Server (Operating System logs, Security Software logs, Application logs)</w:t>
      </w:r>
      <w:r>
        <w:rPr>
          <w:rFonts w:cs="Arial"/>
          <w:szCs w:val="20"/>
        </w:rPr>
        <w:t xml:space="preserve"> </w:t>
      </w:r>
    </w:p>
    <w:p w14:paraId="6BBB1B03" w14:textId="77777777" w:rsidR="0007711D" w:rsidRPr="006126A5" w:rsidRDefault="0007711D" w:rsidP="009B1518">
      <w:pPr>
        <w:pStyle w:val="ListParagraph"/>
        <w:numPr>
          <w:ilvl w:val="0"/>
          <w:numId w:val="61"/>
        </w:numPr>
        <w:spacing w:before="60" w:line="240" w:lineRule="auto"/>
        <w:rPr>
          <w:rFonts w:cs="Arial"/>
          <w:szCs w:val="20"/>
        </w:rPr>
      </w:pPr>
      <w:r w:rsidRPr="006126A5">
        <w:rPr>
          <w:rFonts w:cs="Arial"/>
          <w:szCs w:val="20"/>
        </w:rPr>
        <w:t>UGW-s Huawei, SGW-s (Security Gateway), SBG-s, AAA-s fixed &amp; mobile, PCRF-s, GGSN-s, Charging GW-s, MSS-s, PKI-s, E-PDG-s (voiceover WIFI), ARBOR, SESAM. Type of logs needed: Security Logs, Authentication Logs</w:t>
      </w:r>
    </w:p>
    <w:p w14:paraId="33ED17FA" w14:textId="77777777" w:rsidR="0007711D" w:rsidRDefault="0007711D" w:rsidP="00D14824">
      <w:pPr>
        <w:pStyle w:val="Heading2"/>
        <w:rPr>
          <w:highlight w:val="yellow"/>
        </w:rPr>
      </w:pPr>
    </w:p>
    <w:p w14:paraId="236AA5C8" w14:textId="04225394" w:rsidR="00D05E0C" w:rsidRDefault="00D05E0C" w:rsidP="00D14824">
      <w:pPr>
        <w:pStyle w:val="Heading2"/>
      </w:pPr>
      <w:bookmarkStart w:id="34" w:name="_Toc525118861"/>
      <w:r w:rsidRPr="00D05E0C">
        <w:rPr>
          <w:highlight w:val="yellow"/>
        </w:rPr>
        <w:t>TEST SETUP: To be UPdated</w:t>
      </w:r>
      <w:bookmarkEnd w:id="34"/>
    </w:p>
    <w:p w14:paraId="3264E347" w14:textId="7F3B9DF1" w:rsidR="00F3177F" w:rsidRDefault="00F3177F" w:rsidP="00F3177F"/>
    <w:tbl>
      <w:tblPr>
        <w:tblStyle w:val="LCTabelle"/>
        <w:tblW w:w="0" w:type="auto"/>
        <w:tblInd w:w="0" w:type="dxa"/>
        <w:tblLook w:val="04A0" w:firstRow="1" w:lastRow="0" w:firstColumn="1" w:lastColumn="0" w:noHBand="0" w:noVBand="1"/>
      </w:tblPr>
      <w:tblGrid>
        <w:gridCol w:w="3964"/>
        <w:gridCol w:w="1276"/>
        <w:gridCol w:w="4025"/>
      </w:tblGrid>
      <w:tr w:rsidR="00F3177F" w:rsidRPr="00D876BA" w14:paraId="056A54B1" w14:textId="77777777" w:rsidTr="00781A08">
        <w:trPr>
          <w:cnfStyle w:val="100000000000" w:firstRow="1" w:lastRow="0" w:firstColumn="0" w:lastColumn="0" w:oddVBand="0" w:evenVBand="0" w:oddHBand="0" w:evenHBand="0" w:firstRowFirstColumn="0" w:firstRowLastColumn="0" w:lastRowFirstColumn="0" w:lastRowLastColumn="0"/>
        </w:trPr>
        <w:tc>
          <w:tcPr>
            <w:tcW w:w="3964" w:type="dxa"/>
            <w:tcBorders>
              <w:top w:val="single" w:sz="4" w:space="0" w:color="auto"/>
              <w:left w:val="single" w:sz="4" w:space="0" w:color="auto"/>
              <w:bottom w:val="single" w:sz="4" w:space="0" w:color="auto"/>
              <w:right w:val="nil"/>
            </w:tcBorders>
            <w:shd w:val="clear" w:color="auto" w:fill="C6D9F1" w:themeFill="text2" w:themeFillTint="33"/>
          </w:tcPr>
          <w:p w14:paraId="37FE7723" w14:textId="77777777" w:rsidR="00F3177F" w:rsidRPr="00D876BA" w:rsidRDefault="00F3177F" w:rsidP="00781A08">
            <w:pPr>
              <w:tabs>
                <w:tab w:val="left" w:pos="851"/>
              </w:tabs>
              <w:spacing w:line="240" w:lineRule="auto"/>
              <w:ind w:left="0"/>
              <w:rPr>
                <w:rFonts w:cs="Arial"/>
                <w:sz w:val="20"/>
                <w:szCs w:val="20"/>
                <w:lang w:val="en-US"/>
              </w:rPr>
            </w:pPr>
            <w:r w:rsidRPr="00D876BA">
              <w:rPr>
                <w:rFonts w:cs="Arial"/>
                <w:sz w:val="20"/>
                <w:szCs w:val="20"/>
                <w:lang w:val="en-US"/>
              </w:rPr>
              <w:t>Instance Family</w:t>
            </w:r>
          </w:p>
        </w:tc>
        <w:tc>
          <w:tcPr>
            <w:tcW w:w="1276" w:type="dxa"/>
            <w:tcBorders>
              <w:top w:val="single" w:sz="4" w:space="0" w:color="auto"/>
              <w:left w:val="nil"/>
              <w:bottom w:val="single" w:sz="4" w:space="0" w:color="auto"/>
              <w:right w:val="nil"/>
            </w:tcBorders>
            <w:shd w:val="clear" w:color="auto" w:fill="C6D9F1" w:themeFill="text2" w:themeFillTint="33"/>
          </w:tcPr>
          <w:p w14:paraId="382D44F2" w14:textId="77777777" w:rsidR="00F3177F" w:rsidRPr="00D876BA" w:rsidRDefault="00F3177F" w:rsidP="00781A08">
            <w:pPr>
              <w:tabs>
                <w:tab w:val="left" w:pos="851"/>
              </w:tabs>
              <w:spacing w:line="240" w:lineRule="auto"/>
              <w:ind w:left="0"/>
              <w:rPr>
                <w:rFonts w:cs="Arial"/>
                <w:sz w:val="20"/>
                <w:szCs w:val="20"/>
                <w:lang w:val="en-US"/>
              </w:rPr>
            </w:pPr>
            <w:r w:rsidRPr="00D876BA">
              <w:rPr>
                <w:rFonts w:cs="Arial"/>
                <w:sz w:val="20"/>
                <w:szCs w:val="20"/>
                <w:lang w:val="en-US"/>
              </w:rPr>
              <w:t xml:space="preserve"> Quantity</w:t>
            </w:r>
          </w:p>
        </w:tc>
        <w:tc>
          <w:tcPr>
            <w:tcW w:w="4025" w:type="dxa"/>
            <w:tcBorders>
              <w:top w:val="single" w:sz="4" w:space="0" w:color="auto"/>
              <w:left w:val="nil"/>
              <w:bottom w:val="single" w:sz="4" w:space="0" w:color="auto"/>
              <w:right w:val="single" w:sz="4" w:space="0" w:color="auto"/>
            </w:tcBorders>
            <w:shd w:val="clear" w:color="auto" w:fill="C6D9F1" w:themeFill="text2" w:themeFillTint="33"/>
          </w:tcPr>
          <w:p w14:paraId="3BBAB97A" w14:textId="77777777" w:rsidR="00F3177F" w:rsidRPr="00D876BA" w:rsidRDefault="00F3177F" w:rsidP="00781A08">
            <w:pPr>
              <w:tabs>
                <w:tab w:val="left" w:pos="851"/>
              </w:tabs>
              <w:spacing w:line="240" w:lineRule="auto"/>
              <w:ind w:left="0"/>
              <w:rPr>
                <w:rFonts w:cs="Arial"/>
                <w:sz w:val="20"/>
                <w:szCs w:val="20"/>
                <w:lang w:val="en-US"/>
              </w:rPr>
            </w:pPr>
            <w:r w:rsidRPr="00D876BA">
              <w:rPr>
                <w:rFonts w:cs="Arial"/>
                <w:sz w:val="20"/>
                <w:szCs w:val="20"/>
                <w:lang w:val="en-US"/>
              </w:rPr>
              <w:t xml:space="preserve"> Location</w:t>
            </w:r>
          </w:p>
        </w:tc>
      </w:tr>
      <w:tr w:rsidR="00F3177F" w:rsidRPr="00D876BA" w14:paraId="4C1B32FE" w14:textId="77777777" w:rsidTr="00781A08">
        <w:tc>
          <w:tcPr>
            <w:tcW w:w="3964" w:type="dxa"/>
            <w:tcBorders>
              <w:top w:val="single" w:sz="4" w:space="0" w:color="auto"/>
            </w:tcBorders>
          </w:tcPr>
          <w:p w14:paraId="5B3FB5D5" w14:textId="77777777" w:rsidR="00F3177F" w:rsidRPr="00D876BA" w:rsidRDefault="00F3177F" w:rsidP="00F3177F">
            <w:pPr>
              <w:tabs>
                <w:tab w:val="left" w:pos="851"/>
              </w:tabs>
              <w:ind w:left="0"/>
              <w:rPr>
                <w:rFonts w:cs="Arial"/>
                <w:sz w:val="20"/>
                <w:szCs w:val="20"/>
                <w:lang w:val="en-US"/>
              </w:rPr>
            </w:pPr>
            <w:r w:rsidRPr="00D876BA">
              <w:rPr>
                <w:rFonts w:cs="Arial"/>
                <w:sz w:val="20"/>
                <w:szCs w:val="20"/>
                <w:lang w:val="en-US"/>
              </w:rPr>
              <w:t>Search Heads</w:t>
            </w:r>
          </w:p>
        </w:tc>
        <w:tc>
          <w:tcPr>
            <w:tcW w:w="1276" w:type="dxa"/>
            <w:tcBorders>
              <w:top w:val="single" w:sz="4" w:space="0" w:color="auto"/>
            </w:tcBorders>
          </w:tcPr>
          <w:p w14:paraId="362F9AAD" w14:textId="405B6F0D" w:rsidR="00F3177F" w:rsidRPr="00D876BA" w:rsidRDefault="00F3177F" w:rsidP="00F3177F">
            <w:pPr>
              <w:tabs>
                <w:tab w:val="left" w:pos="851"/>
              </w:tabs>
              <w:ind w:left="0"/>
              <w:rPr>
                <w:rFonts w:cs="Arial"/>
                <w:sz w:val="20"/>
                <w:szCs w:val="20"/>
                <w:lang w:val="en-US"/>
              </w:rPr>
            </w:pPr>
            <w:r>
              <w:rPr>
                <w:rFonts w:cs="Arial"/>
                <w:sz w:val="20"/>
                <w:szCs w:val="20"/>
                <w:lang w:val="en-US"/>
              </w:rPr>
              <w:t>2</w:t>
            </w:r>
          </w:p>
        </w:tc>
        <w:tc>
          <w:tcPr>
            <w:tcW w:w="4025" w:type="dxa"/>
            <w:tcBorders>
              <w:top w:val="single" w:sz="4" w:space="0" w:color="auto"/>
            </w:tcBorders>
            <w:vAlign w:val="top"/>
          </w:tcPr>
          <w:p w14:paraId="5B4DA0B5" w14:textId="64A4CEF6" w:rsidR="00F3177F" w:rsidRPr="00D876BA" w:rsidRDefault="00F3177F" w:rsidP="00F3177F">
            <w:pPr>
              <w:tabs>
                <w:tab w:val="left" w:pos="851"/>
              </w:tabs>
              <w:ind w:left="0"/>
              <w:rPr>
                <w:rFonts w:cs="Arial"/>
                <w:sz w:val="20"/>
                <w:szCs w:val="20"/>
                <w:lang w:val="en-US"/>
              </w:rPr>
            </w:pPr>
            <w:r w:rsidRPr="00F07E0A">
              <w:rPr>
                <w:rFonts w:cs="Arial"/>
                <w:sz w:val="20"/>
                <w:szCs w:val="20"/>
                <w:lang w:val="en-US"/>
              </w:rPr>
              <w:t>Frankfurt</w:t>
            </w:r>
          </w:p>
        </w:tc>
      </w:tr>
      <w:tr w:rsidR="00F3177F" w:rsidRPr="00D876BA" w14:paraId="2FBD8DE2" w14:textId="77777777" w:rsidTr="00781A08">
        <w:tc>
          <w:tcPr>
            <w:tcW w:w="3964" w:type="dxa"/>
          </w:tcPr>
          <w:p w14:paraId="4A80220C" w14:textId="77777777" w:rsidR="00F3177F" w:rsidRPr="00D876BA" w:rsidRDefault="00F3177F" w:rsidP="00F3177F">
            <w:pPr>
              <w:tabs>
                <w:tab w:val="left" w:pos="851"/>
              </w:tabs>
              <w:ind w:left="0"/>
              <w:rPr>
                <w:rFonts w:cs="Arial"/>
                <w:sz w:val="20"/>
                <w:szCs w:val="20"/>
                <w:lang w:val="en-US"/>
              </w:rPr>
            </w:pPr>
            <w:r w:rsidRPr="00D876BA">
              <w:rPr>
                <w:rFonts w:cs="Arial"/>
                <w:sz w:val="20"/>
                <w:szCs w:val="20"/>
                <w:lang w:val="en-US"/>
              </w:rPr>
              <w:t>Indexers</w:t>
            </w:r>
          </w:p>
        </w:tc>
        <w:tc>
          <w:tcPr>
            <w:tcW w:w="1276" w:type="dxa"/>
          </w:tcPr>
          <w:p w14:paraId="30A71627" w14:textId="508395DD" w:rsidR="00F3177F" w:rsidRPr="00D876BA" w:rsidRDefault="00F3177F" w:rsidP="00F3177F">
            <w:pPr>
              <w:tabs>
                <w:tab w:val="left" w:pos="851"/>
              </w:tabs>
              <w:ind w:left="0"/>
              <w:rPr>
                <w:rFonts w:cs="Arial"/>
                <w:sz w:val="20"/>
                <w:szCs w:val="20"/>
                <w:lang w:val="en-US"/>
              </w:rPr>
            </w:pPr>
            <w:r>
              <w:rPr>
                <w:rFonts w:cs="Arial"/>
                <w:sz w:val="20"/>
                <w:szCs w:val="20"/>
                <w:lang w:val="en-US"/>
              </w:rPr>
              <w:t>2</w:t>
            </w:r>
          </w:p>
        </w:tc>
        <w:tc>
          <w:tcPr>
            <w:tcW w:w="4025" w:type="dxa"/>
            <w:vAlign w:val="top"/>
          </w:tcPr>
          <w:p w14:paraId="1509B04F" w14:textId="42E0A3DF" w:rsidR="00F3177F" w:rsidRPr="00D876BA" w:rsidRDefault="00F3177F" w:rsidP="00F3177F">
            <w:pPr>
              <w:tabs>
                <w:tab w:val="left" w:pos="851"/>
              </w:tabs>
              <w:ind w:left="0"/>
              <w:rPr>
                <w:rFonts w:cs="Arial"/>
                <w:sz w:val="20"/>
                <w:szCs w:val="20"/>
                <w:lang w:val="en-US"/>
              </w:rPr>
            </w:pPr>
            <w:r w:rsidRPr="00F07E0A">
              <w:rPr>
                <w:rFonts w:cs="Arial"/>
                <w:sz w:val="20"/>
                <w:szCs w:val="20"/>
                <w:lang w:val="en-US"/>
              </w:rPr>
              <w:t>Frankfurt</w:t>
            </w:r>
          </w:p>
        </w:tc>
      </w:tr>
      <w:tr w:rsidR="00F3177F" w:rsidRPr="00D876BA" w14:paraId="398A6A7C" w14:textId="77777777" w:rsidTr="00781A08">
        <w:tc>
          <w:tcPr>
            <w:tcW w:w="3964" w:type="dxa"/>
          </w:tcPr>
          <w:p w14:paraId="15F8E002"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Deployment Servers</w:t>
            </w:r>
          </w:p>
        </w:tc>
        <w:tc>
          <w:tcPr>
            <w:tcW w:w="1276" w:type="dxa"/>
          </w:tcPr>
          <w:p w14:paraId="07B67C74"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7ED12BCE"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Frankfurt</w:t>
            </w:r>
          </w:p>
        </w:tc>
      </w:tr>
      <w:tr w:rsidR="00F3177F" w:rsidRPr="00D876BA" w14:paraId="4DF847F6" w14:textId="77777777" w:rsidTr="00781A08">
        <w:tc>
          <w:tcPr>
            <w:tcW w:w="3964" w:type="dxa"/>
          </w:tcPr>
          <w:p w14:paraId="0E23D936"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Deployer</w:t>
            </w:r>
          </w:p>
        </w:tc>
        <w:tc>
          <w:tcPr>
            <w:tcW w:w="1276" w:type="dxa"/>
          </w:tcPr>
          <w:p w14:paraId="1050AF02"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025690A9"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Frankfurt</w:t>
            </w:r>
          </w:p>
        </w:tc>
      </w:tr>
      <w:tr w:rsidR="00F3177F" w:rsidRPr="00D876BA" w14:paraId="7DD085C2" w14:textId="77777777" w:rsidTr="00781A08">
        <w:tc>
          <w:tcPr>
            <w:tcW w:w="3964" w:type="dxa"/>
          </w:tcPr>
          <w:p w14:paraId="48ED746C"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Cluster Master</w:t>
            </w:r>
          </w:p>
        </w:tc>
        <w:tc>
          <w:tcPr>
            <w:tcW w:w="1276" w:type="dxa"/>
          </w:tcPr>
          <w:p w14:paraId="58982BB9"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60D245E6"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Frankfurt</w:t>
            </w:r>
          </w:p>
        </w:tc>
      </w:tr>
      <w:tr w:rsidR="00F3177F" w:rsidRPr="00D876BA" w14:paraId="3B45301A" w14:textId="77777777" w:rsidTr="00781A08">
        <w:tc>
          <w:tcPr>
            <w:tcW w:w="3964" w:type="dxa"/>
          </w:tcPr>
          <w:p w14:paraId="43A85152"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License Servers</w:t>
            </w:r>
          </w:p>
        </w:tc>
        <w:tc>
          <w:tcPr>
            <w:tcW w:w="1276" w:type="dxa"/>
          </w:tcPr>
          <w:p w14:paraId="2B449BB8"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0216AF06"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Frankfurt</w:t>
            </w:r>
          </w:p>
        </w:tc>
      </w:tr>
      <w:tr w:rsidR="00F3177F" w:rsidRPr="00D876BA" w14:paraId="711D0B42" w14:textId="77777777" w:rsidTr="00781A08">
        <w:tc>
          <w:tcPr>
            <w:tcW w:w="3964" w:type="dxa"/>
          </w:tcPr>
          <w:p w14:paraId="685334C1"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Distributed Management Console</w:t>
            </w:r>
          </w:p>
        </w:tc>
        <w:tc>
          <w:tcPr>
            <w:tcW w:w="1276" w:type="dxa"/>
          </w:tcPr>
          <w:p w14:paraId="5B1BC2C1"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1</w:t>
            </w:r>
          </w:p>
        </w:tc>
        <w:tc>
          <w:tcPr>
            <w:tcW w:w="4025" w:type="dxa"/>
          </w:tcPr>
          <w:p w14:paraId="530B3C81"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Frankfurt</w:t>
            </w:r>
          </w:p>
        </w:tc>
      </w:tr>
      <w:tr w:rsidR="00F3177F" w:rsidRPr="00D876BA" w14:paraId="597BD517" w14:textId="77777777" w:rsidTr="00781A08">
        <w:tc>
          <w:tcPr>
            <w:tcW w:w="3964" w:type="dxa"/>
          </w:tcPr>
          <w:p w14:paraId="0245E07C"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Heavy Forwarders</w:t>
            </w:r>
          </w:p>
        </w:tc>
        <w:tc>
          <w:tcPr>
            <w:tcW w:w="1276" w:type="dxa"/>
          </w:tcPr>
          <w:p w14:paraId="4DC1B21D" w14:textId="6EABBDC0" w:rsidR="00F3177F" w:rsidRPr="00D876BA" w:rsidRDefault="00185C1C" w:rsidP="00781A08">
            <w:pPr>
              <w:tabs>
                <w:tab w:val="left" w:pos="851"/>
              </w:tabs>
              <w:ind w:left="0"/>
              <w:rPr>
                <w:rFonts w:cs="Arial"/>
                <w:sz w:val="20"/>
                <w:szCs w:val="20"/>
                <w:lang w:val="en-US"/>
              </w:rPr>
            </w:pPr>
            <w:r>
              <w:rPr>
                <w:rFonts w:cs="Arial"/>
                <w:sz w:val="20"/>
                <w:szCs w:val="20"/>
                <w:lang w:val="en-US"/>
              </w:rPr>
              <w:t>1</w:t>
            </w:r>
          </w:p>
        </w:tc>
        <w:tc>
          <w:tcPr>
            <w:tcW w:w="4025" w:type="dxa"/>
          </w:tcPr>
          <w:p w14:paraId="1ADADDCE"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Frankfurt</w:t>
            </w:r>
          </w:p>
        </w:tc>
      </w:tr>
      <w:tr w:rsidR="00F3177F" w:rsidRPr="00D876BA" w14:paraId="6F8F7733" w14:textId="77777777" w:rsidTr="00781A08">
        <w:tc>
          <w:tcPr>
            <w:tcW w:w="3964" w:type="dxa"/>
          </w:tcPr>
          <w:p w14:paraId="7EAAC877"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Universal Forwarders</w:t>
            </w:r>
          </w:p>
        </w:tc>
        <w:tc>
          <w:tcPr>
            <w:tcW w:w="1276" w:type="dxa"/>
          </w:tcPr>
          <w:p w14:paraId="78D979C2" w14:textId="5C99439D" w:rsidR="00F3177F" w:rsidRPr="00D876BA" w:rsidRDefault="00185C1C" w:rsidP="00781A08">
            <w:pPr>
              <w:tabs>
                <w:tab w:val="left" w:pos="851"/>
              </w:tabs>
              <w:ind w:left="0"/>
              <w:rPr>
                <w:rFonts w:cs="Arial"/>
                <w:sz w:val="20"/>
                <w:szCs w:val="20"/>
                <w:lang w:val="en-US"/>
              </w:rPr>
            </w:pPr>
            <w:r>
              <w:rPr>
                <w:rFonts w:cs="Arial"/>
                <w:sz w:val="20"/>
                <w:szCs w:val="20"/>
                <w:lang w:val="en-US"/>
              </w:rPr>
              <w:t>1</w:t>
            </w:r>
          </w:p>
        </w:tc>
        <w:tc>
          <w:tcPr>
            <w:tcW w:w="4025" w:type="dxa"/>
          </w:tcPr>
          <w:p w14:paraId="4A21037C" w14:textId="77777777" w:rsidR="00F3177F" w:rsidRPr="00D876BA" w:rsidRDefault="00F3177F" w:rsidP="00781A08">
            <w:pPr>
              <w:tabs>
                <w:tab w:val="left" w:pos="851"/>
              </w:tabs>
              <w:ind w:left="0"/>
              <w:rPr>
                <w:rFonts w:cs="Arial"/>
                <w:sz w:val="20"/>
                <w:szCs w:val="20"/>
                <w:lang w:val="en-US"/>
              </w:rPr>
            </w:pPr>
            <w:r w:rsidRPr="00D876BA">
              <w:rPr>
                <w:rFonts w:cs="Arial"/>
                <w:sz w:val="20"/>
                <w:szCs w:val="20"/>
                <w:lang w:val="en-US"/>
              </w:rPr>
              <w:t xml:space="preserve"> Frankfurt</w:t>
            </w:r>
          </w:p>
        </w:tc>
      </w:tr>
    </w:tbl>
    <w:p w14:paraId="2D2727F4" w14:textId="77777777" w:rsidR="00F3177F" w:rsidRPr="00F3177F" w:rsidRDefault="00F3177F" w:rsidP="00F3177F"/>
    <w:p w14:paraId="69F113E8" w14:textId="3445F153" w:rsidR="005063A8" w:rsidRDefault="00D718D1" w:rsidP="00D14824">
      <w:pPr>
        <w:pStyle w:val="Heading2"/>
      </w:pPr>
      <w:bookmarkStart w:id="35" w:name="_Toc525118862"/>
      <w:r>
        <w:t>3.3</w:t>
      </w:r>
      <w:r>
        <w:tab/>
      </w:r>
      <w:r w:rsidR="003C5658">
        <w:t>LOG SOURCE &amp; CORRELATION SEARCHES</w:t>
      </w:r>
      <w:r w:rsidR="005063A8" w:rsidRPr="00CF0FF7">
        <w:t>:</w:t>
      </w:r>
      <w:bookmarkEnd w:id="35"/>
    </w:p>
    <w:p w14:paraId="7A47DB99" w14:textId="5DB96BC4" w:rsidR="003C5658" w:rsidRDefault="003C5658" w:rsidP="003C5658"/>
    <w:p w14:paraId="7423230C" w14:textId="1FFF7D17" w:rsidR="003C5658" w:rsidRPr="003C5658" w:rsidRDefault="0082504C" w:rsidP="00F46297">
      <w:r>
        <w:rPr>
          <w:rFonts w:cs="Arial"/>
          <w:color w:val="000000"/>
          <w:szCs w:val="20"/>
        </w:rPr>
        <w:t xml:space="preserve">Splunk offers </w:t>
      </w:r>
      <w:r w:rsidR="003C5658">
        <w:rPr>
          <w:rFonts w:cs="Arial"/>
          <w:color w:val="000000"/>
          <w:szCs w:val="20"/>
        </w:rPr>
        <w:t xml:space="preserve">a number of mechanisms for ingesting data—from reading simple, well-known log file formats, to invoking programs to handle custom data formats. In cases where input data cannot be loaded using standard Splunk Enterprise inputs, Cognizant will leverage </w:t>
      </w:r>
      <w:r w:rsidR="00F46297">
        <w:rPr>
          <w:rFonts w:cs="Arial"/>
          <w:color w:val="000000"/>
          <w:szCs w:val="20"/>
        </w:rPr>
        <w:t>scripted or mo</w:t>
      </w:r>
      <w:r w:rsidR="00C9381D">
        <w:rPr>
          <w:rFonts w:cs="Arial"/>
          <w:color w:val="000000"/>
          <w:szCs w:val="20"/>
        </w:rPr>
        <w:t xml:space="preserve">dular inputs to parse the data, </w:t>
      </w:r>
      <w:r w:rsidR="00F46297">
        <w:rPr>
          <w:rFonts w:cs="Arial"/>
          <w:color w:val="000000"/>
          <w:szCs w:val="20"/>
        </w:rPr>
        <w:t>One of the resource deployed by Cognizant will be a Splunk developer to take care of such activities.</w:t>
      </w:r>
    </w:p>
    <w:p w14:paraId="6E2C56CD" w14:textId="6D42542C" w:rsidR="001545AF" w:rsidRDefault="001545AF" w:rsidP="001545AF">
      <w:pPr>
        <w:autoSpaceDE w:val="0"/>
        <w:autoSpaceDN w:val="0"/>
        <w:adjustRightInd w:val="0"/>
        <w:spacing w:before="0" w:after="0" w:line="240" w:lineRule="auto"/>
        <w:jc w:val="left"/>
        <w:rPr>
          <w:rFonts w:cs="Arial"/>
          <w:szCs w:val="20"/>
          <w:lang w:val="en-US" w:bidi="ar-SA"/>
        </w:rPr>
      </w:pPr>
      <w:r w:rsidRPr="00CF0FF7">
        <w:rPr>
          <w:rFonts w:cs="Arial"/>
          <w:szCs w:val="20"/>
          <w:lang w:val="en-US" w:bidi="ar-SA"/>
        </w:rPr>
        <w:t>A correlation search is a type of search that evaluates events from one or more data sources for defined patterns. When the search finds a pattern, it creates a notable event, adjusts a risk score, or performs an adaptive response action.</w:t>
      </w:r>
    </w:p>
    <w:p w14:paraId="24A41512" w14:textId="77777777" w:rsidR="00C9381D" w:rsidRPr="00CF0FF7" w:rsidRDefault="00C9381D" w:rsidP="001545AF">
      <w:pPr>
        <w:autoSpaceDE w:val="0"/>
        <w:autoSpaceDN w:val="0"/>
        <w:adjustRightInd w:val="0"/>
        <w:spacing w:before="0" w:after="0" w:line="240" w:lineRule="auto"/>
        <w:jc w:val="left"/>
        <w:rPr>
          <w:rFonts w:cs="Arial"/>
          <w:szCs w:val="20"/>
          <w:lang w:val="en-US" w:bidi="ar-SA"/>
        </w:rPr>
      </w:pPr>
    </w:p>
    <w:p w14:paraId="25A7FDB1" w14:textId="6FEB270B" w:rsidR="004C5BB9" w:rsidRDefault="00D71822" w:rsidP="00B75F7A">
      <w:pPr>
        <w:autoSpaceDE w:val="0"/>
        <w:autoSpaceDN w:val="0"/>
        <w:adjustRightInd w:val="0"/>
        <w:spacing w:before="0" w:after="0" w:line="240" w:lineRule="auto"/>
        <w:jc w:val="left"/>
        <w:rPr>
          <w:rFonts w:cs="Arial"/>
          <w:szCs w:val="20"/>
          <w:lang w:val="en-US" w:bidi="ar-SA"/>
        </w:rPr>
      </w:pPr>
      <w:bookmarkStart w:id="36" w:name="_Toc477381635"/>
      <w:r w:rsidRPr="00CF0FF7">
        <w:rPr>
          <w:rFonts w:cs="Arial"/>
          <w:szCs w:val="20"/>
          <w:lang w:val="en-US" w:bidi="ar-SA"/>
        </w:rPr>
        <w:t>Splunk allows c</w:t>
      </w:r>
      <w:r w:rsidR="002A145D" w:rsidRPr="00CF0FF7">
        <w:rPr>
          <w:rFonts w:cs="Arial"/>
          <w:szCs w:val="20"/>
          <w:lang w:val="en-US" w:bidi="ar-SA"/>
        </w:rPr>
        <w:t xml:space="preserve">orrelation searches </w:t>
      </w:r>
      <w:r w:rsidRPr="00CF0FF7">
        <w:rPr>
          <w:rFonts w:cs="Arial"/>
          <w:szCs w:val="20"/>
          <w:lang w:val="en-US" w:bidi="ar-SA"/>
        </w:rPr>
        <w:t>to</w:t>
      </w:r>
      <w:r w:rsidR="002A145D" w:rsidRPr="00CF0FF7">
        <w:rPr>
          <w:rFonts w:cs="Arial"/>
          <w:szCs w:val="20"/>
          <w:lang w:val="en-US" w:bidi="ar-SA"/>
        </w:rPr>
        <w:t xml:space="preserve"> be created manually or you </w:t>
      </w:r>
      <w:r w:rsidRPr="00CF0FF7">
        <w:rPr>
          <w:rFonts w:cs="Arial"/>
          <w:szCs w:val="20"/>
          <w:lang w:val="en-US" w:bidi="ar-SA"/>
        </w:rPr>
        <w:t>l</w:t>
      </w:r>
      <w:r w:rsidR="002A145D" w:rsidRPr="00CF0FF7">
        <w:rPr>
          <w:rFonts w:cs="Arial"/>
          <w:szCs w:val="20"/>
          <w:lang w:val="en-US" w:bidi="ar-SA"/>
        </w:rPr>
        <w:t>everage guided search creation wizard to create a correlation search. The guided search creation wizard allows you to create a correlation search that uses data models or lookups as the data source. The wizard takes your choices about the data source, time range, filtering, aggregate functions, split-by</w:t>
      </w:r>
      <w:r w:rsidRPr="00CF0FF7">
        <w:rPr>
          <w:rFonts w:cs="Arial"/>
          <w:szCs w:val="20"/>
          <w:lang w:val="en-US" w:bidi="ar-SA"/>
        </w:rPr>
        <w:t xml:space="preserve"> </w:t>
      </w:r>
      <w:r w:rsidR="002A145D" w:rsidRPr="00CF0FF7">
        <w:rPr>
          <w:rFonts w:cs="Arial"/>
          <w:szCs w:val="20"/>
          <w:lang w:val="en-US" w:bidi="ar-SA"/>
        </w:rPr>
        <w:t>fields, and other conditions and builds the syntax of the search for you.</w:t>
      </w:r>
    </w:p>
    <w:p w14:paraId="22144D8D" w14:textId="19C5EDF2" w:rsidR="001F36BA" w:rsidRPr="00AA501C" w:rsidRDefault="004C5BB9" w:rsidP="001F36BA">
      <w:pPr>
        <w:pStyle w:val="NormalWeb"/>
        <w:spacing w:before="240" w:beforeAutospacing="0" w:after="240" w:afterAutospacing="0"/>
        <w:rPr>
          <w:rFonts w:ascii="Arial" w:eastAsia="Times New Roman" w:hAnsi="Arial" w:cs="Arial"/>
          <w:sz w:val="20"/>
          <w:szCs w:val="20"/>
          <w:lang w:val="en-US" w:eastAsia="en-US"/>
        </w:rPr>
      </w:pPr>
      <w:r w:rsidRPr="00AA501C">
        <w:rPr>
          <w:rFonts w:ascii="Arial" w:eastAsia="Times New Roman" w:hAnsi="Arial" w:cs="Arial"/>
          <w:sz w:val="20"/>
          <w:szCs w:val="20"/>
          <w:lang w:val="en-US" w:eastAsia="en-US"/>
        </w:rPr>
        <w:lastRenderedPageBreak/>
        <w:t xml:space="preserve">During the Build stage Cognizant will deploy Splunk Enterprise Security which is a premium app for the Splunk platform that addresses SIEM use cases by providing insight into machine data from security sources. The app includes pre-packaged dashboards, correlations, and incident response workflows to help security teams analyze and respond to their network, endpoint, access, malware, vulnerability, and identity information. Splunk Enterprise Security is supported by a set of frameworks. These frameworks implement the functional areas of Splunk Enterprise Security. Together, the frameworks support the monitoring and alerting content packaged within Splunk Enterprise Security, as well as external content provided in other security apps. </w:t>
      </w:r>
      <w:r w:rsidR="001F36BA" w:rsidRPr="00AA501C">
        <w:rPr>
          <w:rFonts w:ascii="Arial" w:eastAsia="Times New Roman" w:hAnsi="Arial" w:cs="Arial"/>
          <w:sz w:val="20"/>
          <w:szCs w:val="20"/>
          <w:lang w:val="en-US" w:eastAsia="en-US"/>
        </w:rPr>
        <w:t xml:space="preserve">Splunk Enterprise Security has five frameworks that are available for integration </w:t>
      </w:r>
    </w:p>
    <w:p w14:paraId="226D1AFC" w14:textId="3DA11BC9" w:rsidR="001F36BA" w:rsidRDefault="001F36BA" w:rsidP="009B1518">
      <w:pPr>
        <w:numPr>
          <w:ilvl w:val="0"/>
          <w:numId w:val="72"/>
        </w:numPr>
        <w:spacing w:before="0" w:after="0" w:line="240" w:lineRule="auto"/>
        <w:ind w:left="375"/>
        <w:jc w:val="left"/>
        <w:rPr>
          <w:rFonts w:cs="Arial"/>
          <w:color w:val="000000"/>
          <w:szCs w:val="20"/>
          <w:lang w:val="en-US" w:bidi="ar-SA"/>
        </w:rPr>
      </w:pPr>
      <w:r>
        <w:rPr>
          <w:rFonts w:cs="Arial"/>
          <w:color w:val="000000"/>
          <w:szCs w:val="20"/>
        </w:rPr>
        <w:t>The </w:t>
      </w:r>
      <w:r w:rsidRPr="00AA501C">
        <w:rPr>
          <w:rFonts w:cs="Arial"/>
          <w:color w:val="000000"/>
          <w:szCs w:val="20"/>
        </w:rPr>
        <w:t>Notable Event framework</w:t>
      </w:r>
      <w:r>
        <w:rPr>
          <w:rFonts w:cs="Arial"/>
          <w:color w:val="000000"/>
          <w:szCs w:val="20"/>
        </w:rPr>
        <w:t> provides a way to identify noteworthy incidents from events and then manage the ownership, triage process, and state of those incidents.</w:t>
      </w:r>
    </w:p>
    <w:p w14:paraId="4EB0F0AA" w14:textId="04A1C682" w:rsidR="001F36BA" w:rsidRDefault="001F36BA" w:rsidP="009B1518">
      <w:pPr>
        <w:numPr>
          <w:ilvl w:val="0"/>
          <w:numId w:val="72"/>
        </w:numPr>
        <w:spacing w:before="0" w:after="0" w:line="240" w:lineRule="auto"/>
        <w:ind w:left="375"/>
        <w:jc w:val="left"/>
        <w:rPr>
          <w:rFonts w:cs="Arial"/>
          <w:color w:val="000000"/>
          <w:szCs w:val="20"/>
        </w:rPr>
      </w:pPr>
      <w:r>
        <w:rPr>
          <w:rFonts w:cs="Arial"/>
          <w:color w:val="000000"/>
          <w:szCs w:val="20"/>
        </w:rPr>
        <w:t>The </w:t>
      </w:r>
      <w:r w:rsidRPr="00AA501C">
        <w:rPr>
          <w:rFonts w:cs="Arial"/>
          <w:color w:val="000000"/>
          <w:szCs w:val="20"/>
        </w:rPr>
        <w:t>Asset and Identity framework</w:t>
      </w:r>
      <w:r>
        <w:rPr>
          <w:rFonts w:cs="Arial"/>
          <w:color w:val="000000"/>
          <w:szCs w:val="20"/>
        </w:rPr>
        <w:t> performs asset and identity correlation for fields that might be present in an event set returned by a search.</w:t>
      </w:r>
    </w:p>
    <w:p w14:paraId="750D8FA8" w14:textId="1A03673E" w:rsidR="001F36BA" w:rsidRDefault="001F36BA" w:rsidP="009B1518">
      <w:pPr>
        <w:numPr>
          <w:ilvl w:val="0"/>
          <w:numId w:val="72"/>
        </w:numPr>
        <w:spacing w:before="0" w:after="0" w:line="240" w:lineRule="auto"/>
        <w:ind w:left="375"/>
        <w:jc w:val="left"/>
        <w:rPr>
          <w:rFonts w:cs="Arial"/>
          <w:color w:val="000000"/>
          <w:szCs w:val="20"/>
        </w:rPr>
      </w:pPr>
      <w:r>
        <w:rPr>
          <w:rFonts w:cs="Arial"/>
          <w:color w:val="000000"/>
          <w:szCs w:val="20"/>
        </w:rPr>
        <w:t>The </w:t>
      </w:r>
      <w:r w:rsidRPr="00AA501C">
        <w:rPr>
          <w:rFonts w:cs="Arial"/>
          <w:color w:val="000000"/>
          <w:szCs w:val="20"/>
        </w:rPr>
        <w:t>Threat Intelligence framework</w:t>
      </w:r>
      <w:r>
        <w:rPr>
          <w:rFonts w:cs="Arial"/>
          <w:color w:val="000000"/>
          <w:szCs w:val="20"/>
        </w:rPr>
        <w:t> is a mechanism for consuming and managing threat feeds, detecting threats, and alerting.</w:t>
      </w:r>
    </w:p>
    <w:p w14:paraId="244D216F" w14:textId="5DDF4613" w:rsidR="001F36BA" w:rsidRDefault="001F36BA" w:rsidP="009B1518">
      <w:pPr>
        <w:numPr>
          <w:ilvl w:val="0"/>
          <w:numId w:val="72"/>
        </w:numPr>
        <w:spacing w:before="0" w:after="0" w:line="240" w:lineRule="auto"/>
        <w:ind w:left="375"/>
        <w:jc w:val="left"/>
        <w:rPr>
          <w:rFonts w:cs="Arial"/>
          <w:color w:val="000000"/>
          <w:szCs w:val="20"/>
        </w:rPr>
      </w:pPr>
      <w:r>
        <w:rPr>
          <w:rFonts w:cs="Arial"/>
          <w:color w:val="000000"/>
          <w:szCs w:val="20"/>
        </w:rPr>
        <w:t>The </w:t>
      </w:r>
      <w:r w:rsidRPr="00AA501C">
        <w:rPr>
          <w:rFonts w:cs="Arial"/>
          <w:color w:val="000000"/>
          <w:szCs w:val="20"/>
        </w:rPr>
        <w:t>Risk Analysis framework</w:t>
      </w:r>
      <w:r>
        <w:rPr>
          <w:rFonts w:cs="Arial"/>
          <w:color w:val="000000"/>
          <w:szCs w:val="20"/>
        </w:rPr>
        <w:t> provides the ability to identify actions that raise the risk profile of individuals or assets, and accumulate that risk to allow identification of people or devices that perform an unusual amount of risky activities.</w:t>
      </w:r>
    </w:p>
    <w:p w14:paraId="0BFDAA1C" w14:textId="419CD12A" w:rsidR="00AA501C" w:rsidRDefault="001F36BA" w:rsidP="009B1518">
      <w:pPr>
        <w:numPr>
          <w:ilvl w:val="0"/>
          <w:numId w:val="72"/>
        </w:numPr>
        <w:spacing w:before="0" w:after="0" w:line="240" w:lineRule="auto"/>
        <w:ind w:left="375"/>
        <w:jc w:val="left"/>
        <w:rPr>
          <w:rFonts w:cs="Arial"/>
          <w:color w:val="000000"/>
          <w:szCs w:val="20"/>
        </w:rPr>
      </w:pPr>
      <w:r>
        <w:rPr>
          <w:rFonts w:cs="Arial"/>
          <w:color w:val="000000"/>
          <w:szCs w:val="20"/>
        </w:rPr>
        <w:t>The </w:t>
      </w:r>
      <w:r w:rsidRPr="00AA501C">
        <w:rPr>
          <w:rFonts w:cs="Arial"/>
          <w:color w:val="000000"/>
          <w:szCs w:val="20"/>
        </w:rPr>
        <w:t>Adaptive Response framework</w:t>
      </w:r>
      <w:r>
        <w:rPr>
          <w:rFonts w:cs="Arial"/>
          <w:color w:val="000000"/>
          <w:szCs w:val="20"/>
        </w:rPr>
        <w:t> provides a mechanism for running preconfigured actions within the Splunk platform or by integrating with external applications. These actions can be automatically triggered by correlation search results or manually run on an ad hoc basis from the Incident Review dashboard.</w:t>
      </w:r>
    </w:p>
    <w:p w14:paraId="38111C83" w14:textId="722ADBBF" w:rsidR="00D20E6D" w:rsidRDefault="00D20E6D" w:rsidP="00D20E6D">
      <w:pPr>
        <w:spacing w:before="0" w:after="0" w:line="240" w:lineRule="auto"/>
        <w:ind w:left="15"/>
        <w:jc w:val="left"/>
        <w:rPr>
          <w:rFonts w:cs="Arial"/>
          <w:color w:val="000000"/>
          <w:szCs w:val="20"/>
        </w:rPr>
      </w:pPr>
    </w:p>
    <w:p w14:paraId="7D4836BE" w14:textId="77777777" w:rsidR="00D20E6D" w:rsidRDefault="00D20E6D" w:rsidP="00D20E6D">
      <w:pPr>
        <w:spacing w:before="0" w:after="0" w:line="240" w:lineRule="auto"/>
        <w:jc w:val="left"/>
        <w:rPr>
          <w:rFonts w:cs="Arial"/>
          <w:color w:val="000000"/>
          <w:szCs w:val="20"/>
        </w:rPr>
      </w:pPr>
    </w:p>
    <w:p w14:paraId="56690AB6" w14:textId="19A6D76A" w:rsidR="00D20E6D" w:rsidRDefault="00D20E6D" w:rsidP="00D20E6D">
      <w:pPr>
        <w:spacing w:before="0" w:after="0" w:line="240" w:lineRule="auto"/>
        <w:ind w:left="375"/>
        <w:jc w:val="left"/>
        <w:rPr>
          <w:rFonts w:cs="Arial"/>
          <w:color w:val="000000"/>
          <w:szCs w:val="20"/>
        </w:rPr>
      </w:pPr>
      <w:r w:rsidRPr="00FA47F6">
        <w:rPr>
          <w:rFonts w:cs="Arial"/>
          <w:color w:val="000000"/>
          <w:szCs w:val="20"/>
        </w:rPr>
        <w:t xml:space="preserve">Cognizant will integrate Log sources as described in in “Systems to be connected” from the “functional requirements” document. Cognizant understands that expectation </w:t>
      </w:r>
      <w:r>
        <w:rPr>
          <w:rFonts w:cs="Arial"/>
          <w:color w:val="000000"/>
          <w:szCs w:val="20"/>
        </w:rPr>
        <w:t xml:space="preserve">from Telefonica from vendor </w:t>
      </w:r>
      <w:r w:rsidRPr="00FA47F6">
        <w:rPr>
          <w:rFonts w:cs="Arial"/>
          <w:color w:val="000000"/>
          <w:szCs w:val="20"/>
        </w:rPr>
        <w:t>is to build a SIEM platform that enables Telefonica to build use case as described in Functional Requirement Document.</w:t>
      </w:r>
    </w:p>
    <w:p w14:paraId="30A2CF55" w14:textId="77777777" w:rsidR="000B39CF" w:rsidRPr="00FA47F6" w:rsidRDefault="000B39CF" w:rsidP="00D20E6D">
      <w:pPr>
        <w:spacing w:before="0" w:after="0" w:line="240" w:lineRule="auto"/>
        <w:ind w:left="375"/>
        <w:jc w:val="left"/>
        <w:rPr>
          <w:rFonts w:cs="Arial"/>
          <w:color w:val="000000"/>
          <w:szCs w:val="20"/>
        </w:rPr>
      </w:pPr>
      <w:bookmarkStart w:id="37" w:name="_GoBack"/>
      <w:bookmarkEnd w:id="37"/>
    </w:p>
    <w:p w14:paraId="16CCD358" w14:textId="77777777" w:rsidR="00D20E6D" w:rsidDel="00FA47F6" w:rsidRDefault="00D20E6D" w:rsidP="00D20E6D">
      <w:pPr>
        <w:spacing w:before="0" w:after="0" w:line="240" w:lineRule="auto"/>
        <w:ind w:left="360"/>
        <w:jc w:val="left"/>
        <w:rPr>
          <w:del w:id="38" w:author="Poojary, Naresh (Cognizant)" w:date="2018-09-19T14:37:00Z"/>
          <w:rFonts w:cs="Arial"/>
          <w:color w:val="000000"/>
          <w:szCs w:val="20"/>
        </w:rPr>
      </w:pPr>
      <w:r w:rsidRPr="00FA47F6">
        <w:rPr>
          <w:rFonts w:cs="Arial"/>
          <w:color w:val="000000"/>
          <w:szCs w:val="20"/>
        </w:rPr>
        <w:t>Cognizant will Deploy Splunk Enterprise security app that would enable Telefonica SOC team to build the correlation rules mentioned in the “Log correlation and use cases” from the “functional requirements” document.</w:t>
      </w:r>
    </w:p>
    <w:p w14:paraId="713D3149" w14:textId="77777777" w:rsidR="00D20E6D" w:rsidRDefault="00D20E6D" w:rsidP="00D20E6D">
      <w:pPr>
        <w:spacing w:before="0" w:after="0" w:line="240" w:lineRule="auto"/>
        <w:ind w:left="15"/>
        <w:jc w:val="left"/>
        <w:rPr>
          <w:rFonts w:cs="Arial"/>
          <w:color w:val="000000"/>
          <w:szCs w:val="20"/>
        </w:rPr>
      </w:pPr>
    </w:p>
    <w:p w14:paraId="4A3A4A72" w14:textId="600AFF67" w:rsidR="00AA501C" w:rsidRDefault="00AA501C" w:rsidP="00AA501C">
      <w:pPr>
        <w:spacing w:before="0" w:after="0" w:line="240" w:lineRule="auto"/>
        <w:jc w:val="left"/>
        <w:rPr>
          <w:rFonts w:cs="Arial"/>
          <w:color w:val="000000"/>
          <w:szCs w:val="20"/>
        </w:rPr>
      </w:pPr>
    </w:p>
    <w:p w14:paraId="20F4F793" w14:textId="443607CD" w:rsidR="00AA501C" w:rsidRPr="00AA501C" w:rsidRDefault="00AA501C" w:rsidP="00D20E6D">
      <w:pPr>
        <w:pStyle w:val="Table1"/>
        <w:numPr>
          <w:ilvl w:val="0"/>
          <w:numId w:val="0"/>
        </w:numPr>
        <w:ind w:left="360"/>
        <w:rPr>
          <w:rFonts w:cs="Arial"/>
          <w:szCs w:val="20"/>
        </w:rPr>
      </w:pPr>
      <w:r w:rsidRPr="00AA501C">
        <w:rPr>
          <w:rFonts w:ascii="Arial" w:eastAsia="Times New Roman" w:hAnsi="Arial" w:cs="Arial"/>
          <w:bCs w:val="0"/>
          <w:sz w:val="20"/>
          <w:szCs w:val="20"/>
        </w:rPr>
        <w:t>These available correlation, dashboard and Integration can be leveraged by Telefonica SOC team to build use case for Security Event Monitoring, triage, analysis and investigation.</w:t>
      </w:r>
      <w:r w:rsidR="00EB2DD0">
        <w:rPr>
          <w:rFonts w:ascii="Arial" w:eastAsia="Times New Roman" w:hAnsi="Arial" w:cs="Arial"/>
          <w:bCs w:val="0"/>
          <w:sz w:val="20"/>
          <w:szCs w:val="20"/>
        </w:rPr>
        <w:t xml:space="preserve"> </w:t>
      </w:r>
      <w:r w:rsidRPr="00AA501C">
        <w:rPr>
          <w:rFonts w:ascii="Arial" w:hAnsi="Arial" w:cs="Arial"/>
          <w:sz w:val="20"/>
          <w:szCs w:val="20"/>
        </w:rPr>
        <w:t xml:space="preserve">Cognizant Splunk Experts </w:t>
      </w:r>
      <w:r w:rsidRPr="00AA501C">
        <w:rPr>
          <w:rFonts w:cs="Arial"/>
          <w:szCs w:val="20"/>
        </w:rPr>
        <w:t xml:space="preserve">at </w:t>
      </w:r>
      <w:r w:rsidRPr="00AA501C">
        <w:rPr>
          <w:rFonts w:ascii="Arial" w:hAnsi="Arial" w:cs="Arial"/>
          <w:sz w:val="20"/>
          <w:szCs w:val="20"/>
        </w:rPr>
        <w:t xml:space="preserve">Onsite </w:t>
      </w:r>
      <w:r w:rsidRPr="00AA501C">
        <w:rPr>
          <w:rFonts w:cs="Arial"/>
          <w:szCs w:val="20"/>
        </w:rPr>
        <w:t xml:space="preserve">will provide required </w:t>
      </w:r>
      <w:r w:rsidRPr="00AA501C">
        <w:rPr>
          <w:rFonts w:ascii="Arial" w:hAnsi="Arial" w:cs="Arial"/>
          <w:sz w:val="20"/>
          <w:szCs w:val="20"/>
        </w:rPr>
        <w:t>second level support during maintenance phase based on change request initiated by Telefonica SOC team</w:t>
      </w:r>
      <w:r w:rsidR="00D20E6D">
        <w:rPr>
          <w:rFonts w:ascii="Arial" w:hAnsi="Arial" w:cs="Arial"/>
          <w:sz w:val="20"/>
          <w:szCs w:val="20"/>
        </w:rPr>
        <w:t xml:space="preserve"> </w:t>
      </w:r>
      <w:r w:rsidR="00D20E6D">
        <w:rPr>
          <w:rFonts w:cs="Arial"/>
          <w:szCs w:val="20"/>
        </w:rPr>
        <w:t>to support this activity.</w:t>
      </w:r>
    </w:p>
    <w:p w14:paraId="6EAA3953" w14:textId="77777777" w:rsidR="00173732" w:rsidRDefault="00173732" w:rsidP="00B75F7A">
      <w:pPr>
        <w:autoSpaceDE w:val="0"/>
        <w:autoSpaceDN w:val="0"/>
        <w:adjustRightInd w:val="0"/>
        <w:spacing w:before="0" w:after="0" w:line="240" w:lineRule="auto"/>
        <w:jc w:val="left"/>
        <w:rPr>
          <w:rFonts w:cs="Arial"/>
          <w:szCs w:val="20"/>
          <w:lang w:val="en-US" w:bidi="ar-SA"/>
        </w:rPr>
      </w:pPr>
    </w:p>
    <w:p w14:paraId="4ABC6727" w14:textId="25531473" w:rsidR="00C36292" w:rsidRPr="00CF0FF7" w:rsidRDefault="00D718D1" w:rsidP="00D14824">
      <w:pPr>
        <w:pStyle w:val="Heading2"/>
        <w:rPr>
          <w:lang w:val="en-US" w:bidi="ar-SA"/>
        </w:rPr>
      </w:pPr>
      <w:bookmarkStart w:id="39" w:name="_Toc525118863"/>
      <w:r>
        <w:rPr>
          <w:lang w:val="en-US" w:bidi="ar-SA"/>
        </w:rPr>
        <w:t>3.4</w:t>
      </w:r>
      <w:r>
        <w:rPr>
          <w:lang w:val="en-US" w:bidi="ar-SA"/>
        </w:rPr>
        <w:tab/>
      </w:r>
      <w:r w:rsidR="00C36292" w:rsidRPr="00CF0FF7">
        <w:rPr>
          <w:lang w:val="en-US" w:bidi="ar-SA"/>
        </w:rPr>
        <w:t>ALERTS</w:t>
      </w:r>
      <w:bookmarkEnd w:id="39"/>
    </w:p>
    <w:p w14:paraId="744C636B" w14:textId="7F62245F" w:rsidR="00BD6668" w:rsidRPr="007A3919" w:rsidRDefault="00615DC4"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Splunk Alerts</w:t>
      </w:r>
      <w:r w:rsidR="007A3919">
        <w:rPr>
          <w:rFonts w:cs="Arial"/>
          <w:szCs w:val="20"/>
          <w:lang w:val="en-US" w:bidi="ar-SA"/>
        </w:rPr>
        <w:t xml:space="preserve"> module will be configured</w:t>
      </w:r>
      <w:r w:rsidRPr="007A3919">
        <w:rPr>
          <w:rFonts w:cs="Arial"/>
          <w:szCs w:val="20"/>
          <w:lang w:val="en-US" w:bidi="ar-SA"/>
        </w:rPr>
        <w:t xml:space="preserve"> to monitor for and respond to specific events. Alerts uses a saved search to look for events in real time or on a schedule. Alerts trigger when search results meet specific conditions. You can use alert actions to respond when alerts trigger. Alert actions help you respond to triggered alerts. You can enable one or more alert actions.</w:t>
      </w:r>
      <w:r w:rsidR="00BD6668" w:rsidRPr="007A3919">
        <w:rPr>
          <w:rFonts w:cs="Arial"/>
          <w:szCs w:val="20"/>
          <w:lang w:val="en-US" w:bidi="ar-SA"/>
        </w:rPr>
        <w:t xml:space="preserve"> </w:t>
      </w:r>
    </w:p>
    <w:p w14:paraId="76E37036" w14:textId="77777777" w:rsidR="00BD6668" w:rsidRPr="007A3919" w:rsidRDefault="00BD6668"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Splunk Enterprise Security detects patterns in your data and automatically reviews events for security-relevant incidents using correlation searches. When a correlation search detects a suspicious pattern, the correlation</w:t>
      </w:r>
      <w:r>
        <w:rPr>
          <w:rFonts w:ascii="proxima_nova" w:hAnsi="proxima_nova"/>
          <w:color w:val="000000"/>
          <w:sz w:val="21"/>
          <w:szCs w:val="21"/>
        </w:rPr>
        <w:t xml:space="preserve"> </w:t>
      </w:r>
      <w:r w:rsidRPr="007A3919">
        <w:rPr>
          <w:rFonts w:cs="Arial"/>
          <w:szCs w:val="20"/>
          <w:lang w:val="en-US" w:bidi="ar-SA"/>
        </w:rPr>
        <w:t>search creates an alert called a notable event. The Incident Review dashboard surfaces all notable events, and categorizes them by potential severity so analysts can quickly triage, assign, and track issues.</w:t>
      </w:r>
    </w:p>
    <w:p w14:paraId="5BF494C1" w14:textId="4A8573D9" w:rsidR="00BD6668" w:rsidRPr="007A3919" w:rsidRDefault="00BD6668"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 xml:space="preserve">All notable events generate alerts based on the configurations and could vary from Emails, Integration to 3rd party ITSM tools, </w:t>
      </w:r>
      <w:r w:rsidR="007A3919">
        <w:rPr>
          <w:rFonts w:cs="Arial"/>
          <w:szCs w:val="20"/>
          <w:lang w:val="en-US" w:bidi="ar-SA"/>
        </w:rPr>
        <w:t xml:space="preserve">SMS </w:t>
      </w:r>
      <w:r w:rsidRPr="007A3919">
        <w:rPr>
          <w:rFonts w:cs="Arial"/>
          <w:szCs w:val="20"/>
          <w:lang w:val="en-US" w:bidi="ar-SA"/>
        </w:rPr>
        <w:t>event population in the Dashboard etc.</w:t>
      </w:r>
    </w:p>
    <w:p w14:paraId="4D679A7E" w14:textId="793E154E" w:rsidR="00927CD9" w:rsidRPr="007A3919" w:rsidRDefault="00927CD9" w:rsidP="007A3919">
      <w:pPr>
        <w:autoSpaceDE w:val="0"/>
        <w:autoSpaceDN w:val="0"/>
        <w:adjustRightInd w:val="0"/>
        <w:spacing w:before="0" w:after="0" w:line="240" w:lineRule="auto"/>
        <w:jc w:val="left"/>
        <w:rPr>
          <w:rFonts w:cs="Arial"/>
          <w:szCs w:val="20"/>
          <w:lang w:val="en-US" w:bidi="ar-SA"/>
        </w:rPr>
      </w:pPr>
    </w:p>
    <w:p w14:paraId="26477FFF" w14:textId="20254658" w:rsidR="006464CA" w:rsidRPr="007A3919" w:rsidRDefault="00D05E0C" w:rsidP="007A3919">
      <w:pPr>
        <w:autoSpaceDE w:val="0"/>
        <w:autoSpaceDN w:val="0"/>
        <w:adjustRightInd w:val="0"/>
        <w:spacing w:before="0" w:after="0" w:line="240" w:lineRule="auto"/>
        <w:jc w:val="left"/>
        <w:rPr>
          <w:rFonts w:cs="Arial"/>
          <w:szCs w:val="20"/>
          <w:lang w:val="en-US" w:bidi="ar-SA"/>
        </w:rPr>
      </w:pPr>
      <w:r>
        <w:rPr>
          <w:rFonts w:cs="Arial"/>
          <w:szCs w:val="20"/>
          <w:lang w:val="en-US" w:bidi="ar-SA"/>
        </w:rPr>
        <w:t>Moreover,</w:t>
      </w:r>
      <w:r w:rsidR="007A3919">
        <w:rPr>
          <w:rFonts w:cs="Arial"/>
          <w:szCs w:val="20"/>
          <w:lang w:val="en-US" w:bidi="ar-SA"/>
        </w:rPr>
        <w:t xml:space="preserve"> the alerts can</w:t>
      </w:r>
      <w:r w:rsidR="00AA501C">
        <w:rPr>
          <w:rFonts w:cs="Arial"/>
          <w:szCs w:val="20"/>
          <w:lang w:val="en-US" w:bidi="ar-SA"/>
        </w:rPr>
        <w:t xml:space="preserve"> also</w:t>
      </w:r>
      <w:r w:rsidR="007A3919">
        <w:rPr>
          <w:rFonts w:cs="Arial"/>
          <w:szCs w:val="20"/>
          <w:lang w:val="en-US" w:bidi="ar-SA"/>
        </w:rPr>
        <w:t xml:space="preserve"> be configured to s</w:t>
      </w:r>
      <w:r w:rsidR="00615DC4" w:rsidRPr="007A3919">
        <w:rPr>
          <w:rFonts w:cs="Arial"/>
          <w:szCs w:val="20"/>
          <w:lang w:val="en-US" w:bidi="ar-SA"/>
        </w:rPr>
        <w:t>end them further to other platforms, using standard interfaces</w:t>
      </w:r>
      <w:r w:rsidR="007A3919">
        <w:rPr>
          <w:rFonts w:cs="Arial"/>
          <w:szCs w:val="20"/>
          <w:lang w:val="en-US" w:bidi="ar-SA"/>
        </w:rPr>
        <w:t xml:space="preserve"> such as </w:t>
      </w:r>
      <w:r w:rsidR="00615DC4" w:rsidRPr="007A3919">
        <w:rPr>
          <w:rFonts w:cs="Arial"/>
          <w:szCs w:val="20"/>
          <w:lang w:val="en-US" w:bidi="ar-SA"/>
        </w:rPr>
        <w:t xml:space="preserve">Webhooks </w:t>
      </w:r>
      <w:r w:rsidR="007A3919">
        <w:rPr>
          <w:rFonts w:cs="Arial"/>
          <w:szCs w:val="20"/>
          <w:lang w:val="en-US" w:bidi="ar-SA"/>
        </w:rPr>
        <w:t xml:space="preserve">that </w:t>
      </w:r>
      <w:r w:rsidR="00615DC4" w:rsidRPr="007A3919">
        <w:rPr>
          <w:rFonts w:cs="Arial"/>
          <w:szCs w:val="20"/>
          <w:lang w:val="en-US" w:bidi="ar-SA"/>
        </w:rPr>
        <w:t>allow you to define custom callbacks on a particular web resource. For instance, you can set up a webhook to make an alert message pop up in a</w:t>
      </w:r>
      <w:r w:rsidR="00C36292" w:rsidRPr="007A3919">
        <w:rPr>
          <w:rFonts w:cs="Arial"/>
          <w:szCs w:val="20"/>
          <w:lang w:val="en-US" w:bidi="ar-SA"/>
        </w:rPr>
        <w:t>v</w:t>
      </w:r>
      <w:r w:rsidR="00615DC4" w:rsidRPr="007A3919">
        <w:rPr>
          <w:rFonts w:cs="Arial"/>
          <w:szCs w:val="20"/>
          <w:lang w:val="en-US" w:bidi="ar-SA"/>
        </w:rPr>
        <w:t xml:space="preserve">chat room or post a notification on a web page. When an alert </w:t>
      </w:r>
      <w:r w:rsidRPr="007A3919">
        <w:rPr>
          <w:rFonts w:cs="Arial"/>
          <w:szCs w:val="20"/>
          <w:lang w:val="en-US" w:bidi="ar-SA"/>
        </w:rPr>
        <w:t>trigger</w:t>
      </w:r>
      <w:r w:rsidR="00615DC4" w:rsidRPr="007A3919">
        <w:rPr>
          <w:rFonts w:cs="Arial"/>
          <w:szCs w:val="20"/>
          <w:lang w:val="en-US" w:bidi="ar-SA"/>
        </w:rPr>
        <w:t>, the webhook makes an HTTP POST request on the URL. This action writes the results of a triggered alert or a run of a scheduled report to a CSV lookup file that you specify</w:t>
      </w:r>
    </w:p>
    <w:p w14:paraId="06F7EFE5" w14:textId="75C914C6" w:rsidR="004549AF" w:rsidRPr="007A3919" w:rsidRDefault="004549AF"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The system will alert on increase EPS and Data /day, through the license module alert.</w:t>
      </w:r>
      <w:r w:rsidR="00AA64FC" w:rsidRPr="007A3919">
        <w:rPr>
          <w:rFonts w:cs="Arial"/>
          <w:szCs w:val="20"/>
          <w:lang w:val="en-US" w:bidi="ar-SA"/>
        </w:rPr>
        <w:t xml:space="preserve"> Alarm will be triggered when license exceeded and data will be processed as backlog on the next day if license not increased.</w:t>
      </w:r>
    </w:p>
    <w:p w14:paraId="63B2E29C" w14:textId="77777777" w:rsidR="00BD6668" w:rsidRPr="007A3919" w:rsidRDefault="00BD6668" w:rsidP="007A3919">
      <w:pPr>
        <w:autoSpaceDE w:val="0"/>
        <w:autoSpaceDN w:val="0"/>
        <w:adjustRightInd w:val="0"/>
        <w:spacing w:before="0" w:after="0" w:line="240" w:lineRule="auto"/>
        <w:jc w:val="left"/>
        <w:rPr>
          <w:rFonts w:cs="Arial"/>
          <w:szCs w:val="20"/>
          <w:lang w:val="en-US" w:bidi="ar-SA"/>
        </w:rPr>
      </w:pPr>
    </w:p>
    <w:p w14:paraId="3E2EEFAF" w14:textId="77777777" w:rsidR="00BD6668" w:rsidRPr="004549AF" w:rsidRDefault="00BD6668" w:rsidP="004549AF">
      <w:pPr>
        <w:spacing w:before="0" w:after="0" w:line="240" w:lineRule="auto"/>
        <w:rPr>
          <w:rFonts w:cs="Arial"/>
          <w:szCs w:val="20"/>
        </w:rPr>
      </w:pPr>
    </w:p>
    <w:p w14:paraId="41A8CC0F" w14:textId="28727F3C" w:rsidR="00A05507" w:rsidRDefault="00D718D1" w:rsidP="00D14824">
      <w:pPr>
        <w:pStyle w:val="Heading2"/>
      </w:pPr>
      <w:bookmarkStart w:id="40" w:name="_Toc525118864"/>
      <w:r>
        <w:lastRenderedPageBreak/>
        <w:t>3.5</w:t>
      </w:r>
      <w:r>
        <w:tab/>
      </w:r>
      <w:r w:rsidR="00A05507" w:rsidRPr="00CF0FF7">
        <w:t>DASHBOARDS</w:t>
      </w:r>
      <w:bookmarkEnd w:id="40"/>
    </w:p>
    <w:p w14:paraId="6B0E52B5" w14:textId="63B41DBF" w:rsidR="00361B26" w:rsidRPr="007A3919" w:rsidRDefault="0093318E"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Proposed dashboard will facilitate identification and investigation</w:t>
      </w:r>
      <w:r w:rsidR="006464CA" w:rsidRPr="007A3919">
        <w:rPr>
          <w:rFonts w:cs="Arial"/>
          <w:szCs w:val="20"/>
          <w:lang w:val="en-US" w:bidi="ar-SA"/>
        </w:rPr>
        <w:t xml:space="preserve"> security incidents, reveal insights in your events, accelerate incident investigations, monitor the status of various security domains, and audit your incident investigations and your ES deployment. The Security Posture dashboard </w:t>
      </w:r>
      <w:r w:rsidRPr="007A3919">
        <w:rPr>
          <w:rFonts w:cs="Arial"/>
          <w:szCs w:val="20"/>
          <w:lang w:val="en-US" w:bidi="ar-SA"/>
        </w:rPr>
        <w:t>will be</w:t>
      </w:r>
      <w:r w:rsidR="006464CA" w:rsidRPr="007A3919">
        <w:rPr>
          <w:rFonts w:cs="Arial"/>
          <w:szCs w:val="20"/>
          <w:lang w:val="en-US" w:bidi="ar-SA"/>
        </w:rPr>
        <w:t xml:space="preserve"> designed to provide high-level insight into the notable events across all domains of your deployment, suitable for display in a Security Operations Center (SOC).</w:t>
      </w:r>
      <w:r w:rsidR="00361B26" w:rsidRPr="007A3919">
        <w:rPr>
          <w:rFonts w:cs="Arial"/>
          <w:szCs w:val="20"/>
          <w:lang w:val="en-US" w:bidi="ar-SA"/>
        </w:rPr>
        <w:t xml:space="preserve"> Splunk offers easy to create new reports or modify existing ones. Data can be visualized in many ways including tables, charts or scatterplots</w:t>
      </w:r>
    </w:p>
    <w:p w14:paraId="047DE17F" w14:textId="1E362AA6" w:rsidR="006464CA" w:rsidRPr="007A3919" w:rsidRDefault="006464CA"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 xml:space="preserve">Domain dashboards provided with Splunk Enterprise Security </w:t>
      </w:r>
      <w:r w:rsidR="00501ADC" w:rsidRPr="007A3919">
        <w:rPr>
          <w:rFonts w:cs="Arial"/>
          <w:szCs w:val="20"/>
          <w:lang w:val="en-US" w:bidi="ar-SA"/>
        </w:rPr>
        <w:t>will facilitate</w:t>
      </w:r>
      <w:r w:rsidRPr="007A3919">
        <w:rPr>
          <w:rFonts w:cs="Arial"/>
          <w:szCs w:val="20"/>
          <w:lang w:val="en-US" w:bidi="ar-SA"/>
        </w:rPr>
        <w:t xml:space="preserve"> monitor</w:t>
      </w:r>
      <w:r w:rsidR="00501ADC" w:rsidRPr="007A3919">
        <w:rPr>
          <w:rFonts w:cs="Arial"/>
          <w:szCs w:val="20"/>
          <w:lang w:val="en-US" w:bidi="ar-SA"/>
        </w:rPr>
        <w:t>ing</w:t>
      </w:r>
      <w:r w:rsidRPr="007A3919">
        <w:rPr>
          <w:rFonts w:cs="Arial"/>
          <w:szCs w:val="20"/>
          <w:lang w:val="en-US" w:bidi="ar-SA"/>
        </w:rPr>
        <w:t xml:space="preserve"> the events and status of important security domains. </w:t>
      </w:r>
    </w:p>
    <w:p w14:paraId="5FD462B3" w14:textId="255B8783" w:rsidR="006464CA" w:rsidRPr="007A3919" w:rsidRDefault="006464CA"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The Access Protection domain monitors authentication attempts to network devices, endpoints, and applications within the organization. Access Protection is useful for detecting malicious authentication attempts, as well as identifying systems users have accessed in either an authorized or unauthorized manner.</w:t>
      </w:r>
    </w:p>
    <w:p w14:paraId="436A7D83" w14:textId="35A5E1A6" w:rsidR="006464CA" w:rsidRPr="007A3919" w:rsidRDefault="006464CA"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The Port and Protocol Tracker tracks port and protocol activity</w:t>
      </w:r>
      <w:r w:rsidR="00501ADC" w:rsidRPr="007A3919">
        <w:rPr>
          <w:rFonts w:cs="Arial"/>
          <w:szCs w:val="20"/>
          <w:lang w:val="en-US" w:bidi="ar-SA"/>
        </w:rPr>
        <w:t xml:space="preserve"> s</w:t>
      </w:r>
      <w:r w:rsidRPr="007A3919">
        <w:rPr>
          <w:rFonts w:cs="Arial"/>
          <w:szCs w:val="20"/>
          <w:lang w:val="en-US" w:bidi="ar-SA"/>
        </w:rPr>
        <w:t>pecifies the network ports that the enterprise allows</w:t>
      </w:r>
      <w:r w:rsidR="00501ADC" w:rsidRPr="007A3919">
        <w:rPr>
          <w:rFonts w:cs="Arial"/>
          <w:szCs w:val="20"/>
          <w:lang w:val="en-US" w:bidi="ar-SA"/>
        </w:rPr>
        <w:t xml:space="preserve"> and will facilitate visibility into </w:t>
      </w:r>
      <w:r w:rsidRPr="007A3919">
        <w:rPr>
          <w:rFonts w:cs="Arial"/>
          <w:szCs w:val="20"/>
          <w:lang w:val="en-US" w:bidi="ar-SA"/>
        </w:rPr>
        <w:t>new activity by port to identify devices that are not in compliance with corporate policy, as well as detect prohibited traffic.</w:t>
      </w:r>
    </w:p>
    <w:p w14:paraId="1629A453" w14:textId="4639EA13" w:rsidR="006464CA" w:rsidRPr="007A3919" w:rsidRDefault="00501ADC"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 xml:space="preserve">Web Center dashboard will be leveraged to </w:t>
      </w:r>
      <w:r w:rsidR="006464CA" w:rsidRPr="007A3919">
        <w:rPr>
          <w:rFonts w:cs="Arial"/>
          <w:szCs w:val="20"/>
          <w:lang w:val="en-US" w:bidi="ar-SA"/>
        </w:rPr>
        <w:t xml:space="preserve">profile web traffic events. This dashboard reports on web traffic gathered by Splunk from proxy servers. It is useful for troubleshooting potential issues such as excessive bandwidth usage, or proxies that are no longer serving content for proxy clients. </w:t>
      </w:r>
      <w:r w:rsidRPr="007A3919">
        <w:rPr>
          <w:rFonts w:cs="Arial"/>
          <w:szCs w:val="20"/>
          <w:lang w:val="en-US" w:bidi="ar-SA"/>
        </w:rPr>
        <w:t>T</w:t>
      </w:r>
      <w:r w:rsidR="006464CA" w:rsidRPr="007A3919">
        <w:rPr>
          <w:rFonts w:cs="Arial"/>
          <w:szCs w:val="20"/>
          <w:lang w:val="en-US" w:bidi="ar-SA"/>
        </w:rPr>
        <w:t xml:space="preserve">he Web Center </w:t>
      </w:r>
      <w:r w:rsidRPr="007A3919">
        <w:rPr>
          <w:rFonts w:cs="Arial"/>
          <w:szCs w:val="20"/>
          <w:lang w:val="en-US" w:bidi="ar-SA"/>
        </w:rPr>
        <w:t>can</w:t>
      </w:r>
      <w:r w:rsidR="006464CA" w:rsidRPr="007A3919">
        <w:rPr>
          <w:rFonts w:cs="Arial"/>
          <w:szCs w:val="20"/>
          <w:lang w:val="en-US" w:bidi="ar-SA"/>
        </w:rPr>
        <w:t xml:space="preserve"> profile the type of content that clients are requesting, and how much bandwidth is being used by each client.</w:t>
      </w:r>
    </w:p>
    <w:p w14:paraId="492E93DC" w14:textId="6A314E96" w:rsidR="006464CA" w:rsidRPr="007A3919" w:rsidRDefault="006464CA" w:rsidP="007A3919">
      <w:pPr>
        <w:autoSpaceDE w:val="0"/>
        <w:autoSpaceDN w:val="0"/>
        <w:adjustRightInd w:val="0"/>
        <w:spacing w:before="0" w:after="0" w:line="240" w:lineRule="auto"/>
        <w:jc w:val="left"/>
        <w:rPr>
          <w:rFonts w:cs="Arial"/>
          <w:szCs w:val="20"/>
          <w:lang w:val="en-US" w:bidi="ar-SA"/>
        </w:rPr>
      </w:pPr>
      <w:r w:rsidRPr="007A3919">
        <w:rPr>
          <w:rFonts w:cs="Arial"/>
          <w:szCs w:val="20"/>
          <w:lang w:val="en-US" w:bidi="ar-SA"/>
        </w:rPr>
        <w:t xml:space="preserve">Malware Center </w:t>
      </w:r>
      <w:r w:rsidR="00501ADC" w:rsidRPr="007A3919">
        <w:rPr>
          <w:rFonts w:cs="Arial"/>
          <w:szCs w:val="20"/>
          <w:lang w:val="en-US" w:bidi="ar-SA"/>
        </w:rPr>
        <w:t xml:space="preserve">dashboard can be leveraged </w:t>
      </w:r>
      <w:r w:rsidRPr="007A3919">
        <w:rPr>
          <w:rFonts w:cs="Arial"/>
          <w:szCs w:val="20"/>
          <w:lang w:val="en-US" w:bidi="ar-SA"/>
        </w:rPr>
        <w:t xml:space="preserve">to identify possible malware outbreaks in </w:t>
      </w:r>
      <w:r w:rsidR="00501ADC" w:rsidRPr="007A3919">
        <w:rPr>
          <w:rFonts w:cs="Arial"/>
          <w:szCs w:val="20"/>
          <w:lang w:val="en-US" w:bidi="ar-SA"/>
        </w:rPr>
        <w:t>the</w:t>
      </w:r>
      <w:r w:rsidRPr="007A3919">
        <w:rPr>
          <w:rFonts w:cs="Arial"/>
          <w:szCs w:val="20"/>
          <w:lang w:val="en-US" w:bidi="ar-SA"/>
        </w:rPr>
        <w:t xml:space="preserve"> environment. It displays the status of malware events in your environment, and how that status changes over time based on data gathered by Splunk. Shows all malware detected over the specified time period, split by action (allowed, blocked, deferred). Shows all malware detected over the specified time period, split by signature. </w:t>
      </w:r>
    </w:p>
    <w:p w14:paraId="00A0B640" w14:textId="60B21DFF" w:rsidR="00F55DD7" w:rsidRDefault="00F55DD7" w:rsidP="00615DC4">
      <w:pPr>
        <w:rPr>
          <w:rFonts w:cs="Arial"/>
          <w:color w:val="000000"/>
          <w:szCs w:val="20"/>
          <w:shd w:val="clear" w:color="auto" w:fill="FFFFFF"/>
        </w:rPr>
      </w:pPr>
    </w:p>
    <w:p w14:paraId="2C35BA4C" w14:textId="04D79ACE" w:rsidR="00F55DD7" w:rsidRDefault="00F55DD7" w:rsidP="00D14824">
      <w:pPr>
        <w:pStyle w:val="Heading2"/>
        <w:rPr>
          <w:shd w:val="clear" w:color="auto" w:fill="FFFFFF"/>
        </w:rPr>
      </w:pPr>
      <w:bookmarkStart w:id="41" w:name="_Toc525118865"/>
      <w:r>
        <w:rPr>
          <w:shd w:val="clear" w:color="auto" w:fill="FFFFFF"/>
        </w:rPr>
        <w:t xml:space="preserve">3.6 </w:t>
      </w:r>
      <w:r w:rsidR="007A3919">
        <w:rPr>
          <w:shd w:val="clear" w:color="auto" w:fill="FFFFFF"/>
        </w:rPr>
        <w:t>SYSTEM HEALTH</w:t>
      </w:r>
      <w:r w:rsidR="00AB0C3C">
        <w:rPr>
          <w:shd w:val="clear" w:color="auto" w:fill="FFFFFF"/>
        </w:rPr>
        <w:t xml:space="preserve"> &amp; performance</w:t>
      </w:r>
      <w:r w:rsidR="007A3919">
        <w:rPr>
          <w:shd w:val="clear" w:color="auto" w:fill="FFFFFF"/>
        </w:rPr>
        <w:t xml:space="preserve"> MONITORING</w:t>
      </w:r>
      <w:bookmarkEnd w:id="41"/>
    </w:p>
    <w:p w14:paraId="6E580FC4" w14:textId="040C43A1" w:rsidR="00AB0C3C" w:rsidRPr="00043586" w:rsidRDefault="00AB0C3C" w:rsidP="00AB0C3C">
      <w:pPr>
        <w:rPr>
          <w:rFonts w:cs="Arial"/>
          <w:szCs w:val="20"/>
          <w:lang w:val="en-US" w:bidi="ar-SA"/>
        </w:rPr>
      </w:pPr>
      <w:r w:rsidRPr="00AB0C3C">
        <w:rPr>
          <w:rFonts w:cs="Arial"/>
          <w:szCs w:val="20"/>
          <w:lang w:val="en-US" w:bidi="ar-SA"/>
        </w:rPr>
        <w:t xml:space="preserve">The </w:t>
      </w:r>
      <w:r w:rsidR="00043586">
        <w:rPr>
          <w:rFonts w:cs="Arial"/>
          <w:szCs w:val="20"/>
          <w:lang w:val="en-US" w:bidi="ar-SA"/>
        </w:rPr>
        <w:t>Monitoring</w:t>
      </w:r>
      <w:r w:rsidRPr="00AB0C3C">
        <w:rPr>
          <w:rFonts w:cs="Arial"/>
          <w:szCs w:val="20"/>
          <w:lang w:val="en-US" w:bidi="ar-SA"/>
        </w:rPr>
        <w:t xml:space="preserve"> console turns Splunk's diagnostic tools inward to analyze and troubleshoot problems in your Splunk environment</w:t>
      </w:r>
      <w:r w:rsidRPr="00043586">
        <w:rPr>
          <w:rFonts w:cs="Arial"/>
          <w:szCs w:val="20"/>
          <w:lang w:val="en-US" w:bidi="ar-SA"/>
        </w:rPr>
        <w:t xml:space="preserve">. </w:t>
      </w:r>
      <w:r w:rsidR="00043586" w:rsidRPr="00043586">
        <w:rPr>
          <w:rFonts w:cs="Arial"/>
          <w:szCs w:val="20"/>
          <w:lang w:val="en-US" w:bidi="ar-SA"/>
        </w:rPr>
        <w:t>This module will be deployed on Master Node. It will provide a detailed topology and performance information view of Splunk Enterprise deployment. </w:t>
      </w:r>
    </w:p>
    <w:p w14:paraId="3F2BD6F2" w14:textId="77777777" w:rsidR="00043586" w:rsidRPr="00043586" w:rsidRDefault="00043586" w:rsidP="00043586">
      <w:pPr>
        <w:shd w:val="clear" w:color="auto" w:fill="FFFFFF"/>
        <w:spacing w:before="0" w:after="150" w:line="240" w:lineRule="auto"/>
        <w:jc w:val="left"/>
        <w:rPr>
          <w:rFonts w:cs="Arial"/>
          <w:szCs w:val="20"/>
          <w:lang w:val="en-US" w:bidi="ar-SA"/>
        </w:rPr>
      </w:pPr>
      <w:r w:rsidRPr="00043586">
        <w:rPr>
          <w:rFonts w:cs="Arial"/>
          <w:szCs w:val="20"/>
          <w:lang w:val="en-US" w:bidi="ar-SA"/>
        </w:rPr>
        <w:t>The available dashboards provide insight into the following areas of your deployment or instance:</w:t>
      </w:r>
    </w:p>
    <w:p w14:paraId="0FE1CC05" w14:textId="77777777"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search performance and distributed search framework</w:t>
      </w:r>
    </w:p>
    <w:p w14:paraId="645CA7F1" w14:textId="77777777"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indexing performance</w:t>
      </w:r>
    </w:p>
    <w:p w14:paraId="51A3B75E" w14:textId="77777777"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operating system resource usage</w:t>
      </w:r>
    </w:p>
    <w:p w14:paraId="10BE83CB" w14:textId="77777777"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Splunk app key value store performance</w:t>
      </w:r>
    </w:p>
    <w:p w14:paraId="77D2B2C6" w14:textId="77777777"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search head and indexer clustering</w:t>
      </w:r>
    </w:p>
    <w:p w14:paraId="69214053" w14:textId="77777777"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index and volume usage</w:t>
      </w:r>
    </w:p>
    <w:p w14:paraId="3BADADA8" w14:textId="77777777"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forwarder connections and Splunk TCP performance</w:t>
      </w:r>
    </w:p>
    <w:p w14:paraId="10EBE964" w14:textId="77777777"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HTTP Event Collector performance</w:t>
      </w:r>
    </w:p>
    <w:p w14:paraId="45654F42" w14:textId="71C86BF4" w:rsidR="00043586" w:rsidRPr="00043586" w:rsidRDefault="00043586" w:rsidP="009B1518">
      <w:pPr>
        <w:numPr>
          <w:ilvl w:val="0"/>
          <w:numId w:val="63"/>
        </w:numPr>
        <w:shd w:val="clear" w:color="auto" w:fill="FFFFFF"/>
        <w:spacing w:before="100" w:beforeAutospacing="1" w:after="24" w:line="360" w:lineRule="atLeast"/>
        <w:ind w:left="384"/>
        <w:jc w:val="left"/>
        <w:rPr>
          <w:rFonts w:cs="Arial"/>
          <w:szCs w:val="20"/>
          <w:lang w:val="en-US" w:bidi="ar-SA"/>
        </w:rPr>
      </w:pPr>
      <w:r w:rsidRPr="00043586">
        <w:rPr>
          <w:rFonts w:cs="Arial"/>
          <w:szCs w:val="20"/>
          <w:lang w:val="en-US" w:bidi="ar-SA"/>
        </w:rPr>
        <w:t>license usage.</w:t>
      </w:r>
    </w:p>
    <w:p w14:paraId="658B1DA0" w14:textId="77777777" w:rsidR="00043586" w:rsidRPr="00AB0C3C" w:rsidRDefault="00043586" w:rsidP="00AB0C3C"/>
    <w:p w14:paraId="2215AECA" w14:textId="7BDFAB44" w:rsidR="00615DC4" w:rsidRPr="00CF0FF7" w:rsidRDefault="001233C1" w:rsidP="00615DC4">
      <w:pPr>
        <w:rPr>
          <w:rFonts w:cs="Arial"/>
          <w:szCs w:val="20"/>
        </w:rPr>
      </w:pPr>
      <w:r>
        <w:t>Cognizant will configure Splunk to send alerts to Telefonica ITSM tool for alerting Cognizant Support engineers when an performance or health related event occurs.</w:t>
      </w:r>
    </w:p>
    <w:p w14:paraId="24A96CE9" w14:textId="0224BBC4" w:rsidR="00987A1D" w:rsidRPr="00CF0FF7" w:rsidRDefault="00987A1D" w:rsidP="00726153">
      <w:pPr>
        <w:pStyle w:val="Heading1"/>
      </w:pPr>
    </w:p>
    <w:p w14:paraId="735D1F03" w14:textId="76A9DDD5" w:rsidR="00987A1D" w:rsidRPr="00CF0FF7" w:rsidRDefault="00987A1D" w:rsidP="00726153">
      <w:pPr>
        <w:pStyle w:val="Heading1"/>
      </w:pPr>
    </w:p>
    <w:p w14:paraId="6DB02A2A" w14:textId="422F2B2F" w:rsidR="0093297D" w:rsidRPr="00CF0FF7" w:rsidRDefault="0093297D">
      <w:pPr>
        <w:spacing w:before="0" w:after="0" w:line="240" w:lineRule="auto"/>
        <w:jc w:val="left"/>
        <w:rPr>
          <w:rFonts w:cs="Arial"/>
        </w:rPr>
      </w:pPr>
      <w:r w:rsidRPr="00CF0FF7">
        <w:rPr>
          <w:rFonts w:cs="Arial"/>
        </w:rPr>
        <w:br w:type="page"/>
      </w:r>
    </w:p>
    <w:p w14:paraId="263950E4" w14:textId="519C1FE9" w:rsidR="00726153" w:rsidRPr="00CF0FF7" w:rsidRDefault="00D718D1" w:rsidP="00726153">
      <w:pPr>
        <w:pStyle w:val="Heading1"/>
      </w:pPr>
      <w:bookmarkStart w:id="42" w:name="_Toc525118866"/>
      <w:r>
        <w:lastRenderedPageBreak/>
        <w:t>4.0</w:t>
      </w:r>
      <w:r>
        <w:tab/>
      </w:r>
      <w:r w:rsidR="00987A1D" w:rsidRPr="00CF0FF7">
        <w:t>service requirement</w:t>
      </w:r>
      <w:bookmarkEnd w:id="42"/>
    </w:p>
    <w:p w14:paraId="5558358E" w14:textId="7BC4D926" w:rsidR="00987A1D" w:rsidRPr="00CF0FF7" w:rsidRDefault="00D718D1" w:rsidP="00D14824">
      <w:pPr>
        <w:pStyle w:val="Heading2"/>
      </w:pPr>
      <w:bookmarkStart w:id="43" w:name="_Toc525118867"/>
      <w:r>
        <w:t>4.1</w:t>
      </w:r>
      <w:r>
        <w:tab/>
      </w:r>
      <w:r w:rsidR="00B77D7C" w:rsidRPr="00CF0FF7">
        <w:t>DEPLOYMEN</w:t>
      </w:r>
      <w:r w:rsidR="00987A1D" w:rsidRPr="00CF0FF7">
        <w:t>T APPROACH</w:t>
      </w:r>
      <w:bookmarkEnd w:id="43"/>
    </w:p>
    <w:p w14:paraId="307CC639" w14:textId="475882B2" w:rsidR="001E448B" w:rsidRPr="00CF0FF7" w:rsidRDefault="001E448B" w:rsidP="001E448B">
      <w:pPr>
        <w:rPr>
          <w:rFonts w:cs="Arial"/>
        </w:rPr>
      </w:pPr>
      <w:r w:rsidRPr="00CF0FF7">
        <w:rPr>
          <w:rFonts w:cs="Arial"/>
        </w:rPr>
        <w:t>The proposed Splunk solution deployment will undergo the following phases. The phased approach provides a systematic deployment of the solution considering the business requirements and the network architecture. This is critical in providing an optimized implementation of SIEM component deployment. This framework will serve as building blocks across people, process and technology aspects.  The process followed here is a sequential building of SIEM Solution</w:t>
      </w:r>
      <w:r w:rsidR="00C9381D">
        <w:rPr>
          <w:rFonts w:cs="Arial"/>
        </w:rPr>
        <w:t>.</w:t>
      </w:r>
    </w:p>
    <w:p w14:paraId="620251FC" w14:textId="44F53788" w:rsidR="00726153" w:rsidRDefault="00726153" w:rsidP="00726153">
      <w:pPr>
        <w:rPr>
          <w:rFonts w:cs="Arial"/>
        </w:rPr>
      </w:pPr>
      <w:r w:rsidRPr="00CF0FF7">
        <w:rPr>
          <w:rFonts w:cs="Arial"/>
        </w:rPr>
        <w:t>The proposed time lines and milestones for each phase is provided below-</w:t>
      </w:r>
    </w:p>
    <w:p w14:paraId="0E603CEB" w14:textId="2879115F" w:rsidR="000E5E6C" w:rsidRDefault="000E5E6C" w:rsidP="00726153">
      <w:pPr>
        <w:rPr>
          <w:rFonts w:cs="Arial"/>
        </w:rPr>
      </w:pPr>
    </w:p>
    <w:p w14:paraId="479C2322" w14:textId="65ED3E49" w:rsidR="00DC1372" w:rsidRPr="00CF0FF7" w:rsidRDefault="00DC1372" w:rsidP="00726153">
      <w:pPr>
        <w:rPr>
          <w:rFonts w:cs="Arial"/>
        </w:rPr>
      </w:pPr>
      <w:r>
        <w:rPr>
          <w:rFonts w:cs="Arial"/>
          <w:noProof/>
          <w:lang w:val="en-US" w:bidi="ar-SA"/>
        </w:rPr>
        <w:drawing>
          <wp:inline distT="0" distB="0" distL="0" distR="0" wp14:anchorId="241BF163" wp14:editId="0F313938">
            <wp:extent cx="6449438" cy="4725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3895" cy="4728267"/>
                    </a:xfrm>
                    <a:prstGeom prst="rect">
                      <a:avLst/>
                    </a:prstGeom>
                    <a:noFill/>
                  </pic:spPr>
                </pic:pic>
              </a:graphicData>
            </a:graphic>
          </wp:inline>
        </w:drawing>
      </w:r>
    </w:p>
    <w:p w14:paraId="289BBC38" w14:textId="77777777" w:rsidR="00726153" w:rsidRPr="00CF0FF7" w:rsidRDefault="00726153" w:rsidP="00726153">
      <w:pPr>
        <w:rPr>
          <w:rFonts w:cs="Arial"/>
          <w:b/>
        </w:rPr>
      </w:pPr>
    </w:p>
    <w:p w14:paraId="79906E28" w14:textId="021816C4" w:rsidR="00726153" w:rsidRPr="00CF0FF7" w:rsidRDefault="00726153" w:rsidP="00726153">
      <w:pPr>
        <w:rPr>
          <w:rFonts w:cs="Arial"/>
          <w:b/>
        </w:rPr>
      </w:pPr>
      <w:r w:rsidRPr="00CF0FF7">
        <w:rPr>
          <w:rFonts w:cs="Arial"/>
          <w:b/>
        </w:rPr>
        <w:t xml:space="preserve">Due Diligence </w:t>
      </w:r>
      <w:r w:rsidR="00C9381D">
        <w:rPr>
          <w:rFonts w:cs="Arial"/>
          <w:b/>
        </w:rPr>
        <w:t xml:space="preserve">&amp; Designing </w:t>
      </w:r>
      <w:r w:rsidRPr="00CF0FF7">
        <w:rPr>
          <w:rFonts w:cs="Arial"/>
          <w:b/>
        </w:rPr>
        <w:t>Phase</w:t>
      </w:r>
    </w:p>
    <w:p w14:paraId="1D536411" w14:textId="0FD12789" w:rsidR="00726153" w:rsidRDefault="00726153" w:rsidP="00394CBA">
      <w:pPr>
        <w:pStyle w:val="PlainText"/>
        <w:rPr>
          <w:rFonts w:ascii="Arial" w:hAnsi="Arial" w:cs="Arial"/>
        </w:rPr>
      </w:pPr>
      <w:r w:rsidRPr="00CF0FF7">
        <w:rPr>
          <w:rFonts w:ascii="Arial" w:hAnsi="Arial" w:cs="Arial"/>
        </w:rPr>
        <w:t>The Due Diligence phase consists of gathering the requirements from Telefonica and architecture design as it pertains to deployment of the SIEM tool. The key activities that will be performed includes understanding current setup, network connecti</w:t>
      </w:r>
      <w:r w:rsidR="00C67CBF">
        <w:rPr>
          <w:rFonts w:ascii="Arial" w:hAnsi="Arial" w:cs="Arial"/>
        </w:rPr>
        <w:t>vity across</w:t>
      </w:r>
      <w:r w:rsidRPr="00CF0FF7">
        <w:rPr>
          <w:rFonts w:ascii="Arial" w:hAnsi="Arial" w:cs="Arial"/>
        </w:rPr>
        <w:t xml:space="preserve"> Telefonica Data centers and validate log source inventory.  One another key aspect of this phase is to revise project plan and sign off with the stake holders. </w:t>
      </w:r>
      <w:r w:rsidR="00394CBA">
        <w:rPr>
          <w:rFonts w:ascii="Arial" w:hAnsi="Arial" w:cs="Arial"/>
        </w:rPr>
        <w:t xml:space="preserve"> Post Due diligence </w:t>
      </w:r>
      <w:r w:rsidR="00394CBA" w:rsidRPr="00394CBA">
        <w:rPr>
          <w:rFonts w:ascii="Arial" w:hAnsi="Arial" w:cs="Arial"/>
        </w:rPr>
        <w:t xml:space="preserve">Cognizant will create </w:t>
      </w:r>
      <w:r w:rsidRPr="00394CBA">
        <w:rPr>
          <w:rFonts w:ascii="Arial" w:hAnsi="Arial" w:cs="Arial"/>
        </w:rPr>
        <w:t>a Low level implementation Architecture diagrams, Technical design documents, Finalizing the VM Requirement design and storage requirements for log retention.</w:t>
      </w:r>
    </w:p>
    <w:p w14:paraId="65E67B73" w14:textId="335FF3C0" w:rsidR="00394CBA" w:rsidRDefault="00394CBA" w:rsidP="00394CBA">
      <w:pPr>
        <w:pStyle w:val="PlainText"/>
        <w:rPr>
          <w:rFonts w:cs="Arial"/>
        </w:rPr>
      </w:pPr>
    </w:p>
    <w:p w14:paraId="6C6E85DE" w14:textId="2ADF7154" w:rsidR="00394CBA" w:rsidRPr="00B47867" w:rsidRDefault="00394CBA" w:rsidP="00394CBA">
      <w:pPr>
        <w:ind w:left="360"/>
      </w:pPr>
      <w:r>
        <w:t>Deliverables:</w:t>
      </w:r>
    </w:p>
    <w:p w14:paraId="6712922D" w14:textId="77777777" w:rsidR="00394CBA" w:rsidRDefault="00394CBA" w:rsidP="009B1518">
      <w:pPr>
        <w:pStyle w:val="ListParagraph"/>
        <w:numPr>
          <w:ilvl w:val="0"/>
          <w:numId w:val="73"/>
        </w:numPr>
        <w:spacing w:before="60" w:line="240" w:lineRule="auto"/>
        <w:ind w:left="1080"/>
      </w:pPr>
      <w:r>
        <w:t>D</w:t>
      </w:r>
      <w:r w:rsidRPr="006C1B61">
        <w:t xml:space="preserve">etailed concept created for the configuration </w:t>
      </w:r>
      <w:r>
        <w:t xml:space="preserve">and integration </w:t>
      </w:r>
      <w:r w:rsidRPr="006C1B61">
        <w:t xml:space="preserve">of the network elements </w:t>
      </w:r>
    </w:p>
    <w:p w14:paraId="4E7EC45A" w14:textId="7B552623" w:rsidR="00394CBA" w:rsidRDefault="00394CBA" w:rsidP="009B1518">
      <w:pPr>
        <w:pStyle w:val="ListParagraph"/>
        <w:numPr>
          <w:ilvl w:val="0"/>
          <w:numId w:val="73"/>
        </w:numPr>
        <w:spacing w:before="60" w:line="240" w:lineRule="auto"/>
        <w:ind w:left="1080"/>
      </w:pPr>
      <w:r>
        <w:t>System Architecture design created</w:t>
      </w:r>
    </w:p>
    <w:p w14:paraId="0CA515B0" w14:textId="56E0094B" w:rsidR="00017E9E" w:rsidRDefault="00017E9E" w:rsidP="009B1518">
      <w:pPr>
        <w:pStyle w:val="ListParagraph"/>
        <w:numPr>
          <w:ilvl w:val="0"/>
          <w:numId w:val="73"/>
        </w:numPr>
        <w:spacing w:before="60" w:line="240" w:lineRule="auto"/>
        <w:ind w:left="1080"/>
      </w:pPr>
      <w:r>
        <w:lastRenderedPageBreak/>
        <w:t>Test Plan</w:t>
      </w:r>
    </w:p>
    <w:p w14:paraId="703FA222" w14:textId="77777777" w:rsidR="00394CBA" w:rsidRDefault="00394CBA" w:rsidP="009B1518">
      <w:pPr>
        <w:pStyle w:val="ListParagraph"/>
        <w:numPr>
          <w:ilvl w:val="0"/>
          <w:numId w:val="73"/>
        </w:numPr>
        <w:spacing w:before="60" w:line="240" w:lineRule="auto"/>
        <w:ind w:left="1080"/>
      </w:pPr>
      <w:r>
        <w:t>Project framework aligned and ready</w:t>
      </w:r>
    </w:p>
    <w:p w14:paraId="543BF2B4" w14:textId="77777777" w:rsidR="00394CBA" w:rsidRPr="0043774D" w:rsidRDefault="00394CBA" w:rsidP="00394CBA">
      <w:pPr>
        <w:ind w:left="360"/>
      </w:pPr>
      <w:r w:rsidRPr="0043774D">
        <w:t xml:space="preserve">Procedure: </w:t>
      </w:r>
    </w:p>
    <w:p w14:paraId="1ADAC314" w14:textId="77777777" w:rsidR="00394CBA" w:rsidRDefault="00394CBA" w:rsidP="009B1518">
      <w:pPr>
        <w:pStyle w:val="ListParagraph"/>
        <w:numPr>
          <w:ilvl w:val="0"/>
          <w:numId w:val="74"/>
        </w:numPr>
        <w:spacing w:before="60" w:line="240" w:lineRule="auto"/>
        <w:ind w:left="1080"/>
      </w:pPr>
      <w:r>
        <w:t>Joint verification of the created design/concept</w:t>
      </w:r>
    </w:p>
    <w:p w14:paraId="175B3B53" w14:textId="77777777" w:rsidR="00D037E1" w:rsidRDefault="00D037E1" w:rsidP="00D037E1"/>
    <w:p w14:paraId="45344BC0" w14:textId="77777777" w:rsidR="005D7156" w:rsidRPr="0043774D" w:rsidRDefault="005D7156" w:rsidP="005D7156">
      <w:r>
        <w:t>Pre-requisites/Dependency</w:t>
      </w:r>
      <w:r w:rsidRPr="0043774D">
        <w:t xml:space="preserve"> </w:t>
      </w:r>
    </w:p>
    <w:p w14:paraId="58C0F2AB" w14:textId="32177FFE" w:rsidR="00394CBA" w:rsidRPr="0043774D" w:rsidRDefault="00394CBA" w:rsidP="009B1518">
      <w:pPr>
        <w:pStyle w:val="ListParagraph"/>
        <w:numPr>
          <w:ilvl w:val="0"/>
          <w:numId w:val="74"/>
        </w:numPr>
        <w:spacing w:before="60" w:line="240" w:lineRule="auto"/>
        <w:ind w:left="1080"/>
      </w:pPr>
      <w:r>
        <w:t>Purchase order is out</w:t>
      </w:r>
    </w:p>
    <w:p w14:paraId="0316C8B3" w14:textId="77777777" w:rsidR="00394CBA" w:rsidRPr="00CF0FF7" w:rsidRDefault="00394CBA" w:rsidP="00394CBA">
      <w:pPr>
        <w:pStyle w:val="PlainText"/>
        <w:rPr>
          <w:rFonts w:cs="Arial"/>
        </w:rPr>
      </w:pPr>
    </w:p>
    <w:p w14:paraId="6950FD11" w14:textId="2A28E0E3" w:rsidR="00726153" w:rsidRPr="00CF0FF7" w:rsidRDefault="00394CBA" w:rsidP="00726153">
      <w:pPr>
        <w:rPr>
          <w:rFonts w:cs="Arial"/>
          <w:b/>
        </w:rPr>
      </w:pPr>
      <w:r>
        <w:rPr>
          <w:rFonts w:cs="Arial"/>
          <w:b/>
        </w:rPr>
        <w:t>SIEM Installation</w:t>
      </w:r>
    </w:p>
    <w:p w14:paraId="7CC58978" w14:textId="77777777" w:rsidR="00017E9E" w:rsidRDefault="00726153" w:rsidP="00726153">
      <w:pPr>
        <w:rPr>
          <w:rFonts w:cs="Arial"/>
        </w:rPr>
      </w:pPr>
      <w:r w:rsidRPr="00CF0FF7">
        <w:rPr>
          <w:rFonts w:cs="Arial"/>
        </w:rPr>
        <w:t xml:space="preserve">The primary objective of this phase is to </w:t>
      </w:r>
      <w:r w:rsidR="007C10D8" w:rsidRPr="00CF0FF7">
        <w:rPr>
          <w:rFonts w:cs="Arial"/>
        </w:rPr>
        <w:t>fulfil</w:t>
      </w:r>
      <w:r w:rsidRPr="00CF0FF7">
        <w:rPr>
          <w:rFonts w:cs="Arial"/>
        </w:rPr>
        <w:t xml:space="preserve"> design and architectural requirements for Implementation/Build and </w:t>
      </w:r>
      <w:r w:rsidR="00017E9E">
        <w:rPr>
          <w:rFonts w:cs="Arial"/>
        </w:rPr>
        <w:t>of SIEM tool</w:t>
      </w:r>
    </w:p>
    <w:p w14:paraId="53CD0182" w14:textId="77777777" w:rsidR="00017E9E" w:rsidRDefault="00017E9E" w:rsidP="00726153">
      <w:pPr>
        <w:rPr>
          <w:rFonts w:cs="Arial"/>
        </w:rPr>
      </w:pPr>
    </w:p>
    <w:p w14:paraId="14B9D3F3" w14:textId="079DFEFA" w:rsidR="00017E9E" w:rsidRPr="0043774D" w:rsidRDefault="00017E9E" w:rsidP="00D037E1">
      <w:pPr>
        <w:ind w:left="360"/>
      </w:pPr>
      <w:r>
        <w:t>Activities/deliverables:</w:t>
      </w:r>
    </w:p>
    <w:p w14:paraId="3804D5C4" w14:textId="604D68E2" w:rsidR="00017E9E" w:rsidRDefault="00017E9E" w:rsidP="009B1518">
      <w:pPr>
        <w:pStyle w:val="ListParagraph"/>
        <w:numPr>
          <w:ilvl w:val="0"/>
          <w:numId w:val="76"/>
        </w:numPr>
        <w:spacing w:before="60" w:line="240" w:lineRule="auto"/>
        <w:ind w:left="1080"/>
      </w:pPr>
      <w:r w:rsidRPr="00DD0D20">
        <w:t xml:space="preserve">The </w:t>
      </w:r>
      <w:r>
        <w:t>Main</w:t>
      </w:r>
      <w:r w:rsidRPr="00DD0D20">
        <w:t xml:space="preserve"> system is implemented in the virtual environment</w:t>
      </w:r>
      <w:r>
        <w:t xml:space="preserve"> end SIEM platform tested successfully by Cognizant</w:t>
      </w:r>
    </w:p>
    <w:p w14:paraId="2C8982CC" w14:textId="77777777" w:rsidR="00017E9E" w:rsidRPr="0043774D" w:rsidRDefault="00017E9E" w:rsidP="00D037E1">
      <w:pPr>
        <w:ind w:left="360"/>
      </w:pPr>
      <w:r w:rsidRPr="0043774D">
        <w:t xml:space="preserve">Procedure: </w:t>
      </w:r>
    </w:p>
    <w:p w14:paraId="326B99D0" w14:textId="51CED912" w:rsidR="00017E9E" w:rsidRPr="0043774D" w:rsidRDefault="00D037E1" w:rsidP="009B1518">
      <w:pPr>
        <w:pStyle w:val="ListParagraph"/>
        <w:numPr>
          <w:ilvl w:val="0"/>
          <w:numId w:val="75"/>
        </w:numPr>
        <w:spacing w:before="60" w:line="240" w:lineRule="auto"/>
        <w:ind w:left="1080"/>
      </w:pPr>
      <w:r>
        <w:t>Cognizant</w:t>
      </w:r>
      <w:r w:rsidR="00017E9E">
        <w:t xml:space="preserve"> presents the overview about the basic platform test cases which are necessary for the installation verification as per agreed Test Plan</w:t>
      </w:r>
    </w:p>
    <w:p w14:paraId="6844732F" w14:textId="77777777" w:rsidR="00D037E1" w:rsidRDefault="00D037E1" w:rsidP="00D037E1">
      <w:pPr>
        <w:ind w:left="360"/>
      </w:pPr>
    </w:p>
    <w:p w14:paraId="6A7E8565" w14:textId="77777777" w:rsidR="005D7156" w:rsidRPr="0043774D" w:rsidRDefault="005D7156" w:rsidP="005D7156">
      <w:pPr>
        <w:pStyle w:val="ListParagraph"/>
      </w:pPr>
      <w:r>
        <w:t>Pre-requisites/Dependency</w:t>
      </w:r>
      <w:r w:rsidRPr="0043774D">
        <w:t xml:space="preserve"> </w:t>
      </w:r>
    </w:p>
    <w:p w14:paraId="2C9C3D62" w14:textId="1478FF58" w:rsidR="00017E9E" w:rsidRDefault="00D037E1" w:rsidP="009B1518">
      <w:pPr>
        <w:pStyle w:val="ListParagraph"/>
        <w:numPr>
          <w:ilvl w:val="0"/>
          <w:numId w:val="75"/>
        </w:numPr>
        <w:spacing w:before="60" w:line="240" w:lineRule="auto"/>
        <w:ind w:left="1080"/>
      </w:pPr>
      <w:r>
        <w:t xml:space="preserve">Virtual and storage </w:t>
      </w:r>
      <w:r w:rsidR="00017E9E">
        <w:t xml:space="preserve">environment is provisioned, deployed </w:t>
      </w:r>
      <w:r>
        <w:t>and tested by Telefonica or its Third party vendor</w:t>
      </w:r>
      <w:r w:rsidR="00017E9E">
        <w:t xml:space="preserve"> </w:t>
      </w:r>
    </w:p>
    <w:p w14:paraId="00EB9081" w14:textId="075D851B" w:rsidR="00017E9E" w:rsidRDefault="00017E9E" w:rsidP="009B1518">
      <w:pPr>
        <w:pStyle w:val="ListParagraph"/>
        <w:numPr>
          <w:ilvl w:val="0"/>
          <w:numId w:val="75"/>
        </w:numPr>
        <w:spacing w:before="60" w:line="240" w:lineRule="auto"/>
        <w:ind w:left="1080"/>
      </w:pPr>
      <w:r w:rsidRPr="0043774D">
        <w:t xml:space="preserve">IP </w:t>
      </w:r>
      <w:r>
        <w:t xml:space="preserve">design and </w:t>
      </w:r>
      <w:r w:rsidRPr="0043774D">
        <w:t>connection</w:t>
      </w:r>
      <w:r w:rsidR="00D037E1">
        <w:t xml:space="preserve"> for SIEM platform.</w:t>
      </w:r>
    </w:p>
    <w:p w14:paraId="3557D3FA" w14:textId="69BFA515" w:rsidR="00D037E1" w:rsidRDefault="00D037E1" w:rsidP="009B1518">
      <w:pPr>
        <w:pStyle w:val="ListParagraph"/>
        <w:numPr>
          <w:ilvl w:val="0"/>
          <w:numId w:val="75"/>
        </w:numPr>
        <w:spacing w:before="60" w:line="240" w:lineRule="auto"/>
        <w:ind w:left="1080"/>
      </w:pPr>
      <w:r>
        <w:t xml:space="preserve">Network Infrastructure and Backup Tools provisioned, deployed and tested by Telefonica or its Third party vendor </w:t>
      </w:r>
    </w:p>
    <w:p w14:paraId="18CDE09E" w14:textId="69AF4534" w:rsidR="00017E9E" w:rsidRDefault="00017E9E" w:rsidP="00726153">
      <w:pPr>
        <w:rPr>
          <w:rFonts w:cs="Arial"/>
        </w:rPr>
      </w:pPr>
    </w:p>
    <w:p w14:paraId="03FEC82A" w14:textId="4150A193" w:rsidR="00F04DE2" w:rsidRDefault="00F04DE2" w:rsidP="00726153">
      <w:pPr>
        <w:rPr>
          <w:rFonts w:cs="Arial"/>
          <w:b/>
        </w:rPr>
      </w:pPr>
      <w:r w:rsidRPr="00F04DE2">
        <w:rPr>
          <w:rFonts w:cs="Arial"/>
          <w:b/>
        </w:rPr>
        <w:t>First Data Connectivity</w:t>
      </w:r>
    </w:p>
    <w:p w14:paraId="57E7BC07" w14:textId="544AA1A4" w:rsidR="00F04DE2" w:rsidRDefault="00F04DE2" w:rsidP="00726153">
      <w:r w:rsidRPr="00F04DE2">
        <w:rPr>
          <w:rFonts w:cs="Arial"/>
        </w:rPr>
        <w:t>This phase targets First data connectivity for</w:t>
      </w:r>
      <w:r w:rsidRPr="00F04DE2">
        <w:t>1 Firewall &amp; 1 Jump-host along with software framework installed, firewall and Jump-host log file received</w:t>
      </w:r>
    </w:p>
    <w:p w14:paraId="0ECFB301" w14:textId="77777777" w:rsidR="00F04DE2" w:rsidRPr="0043774D" w:rsidRDefault="00F04DE2" w:rsidP="00F04DE2">
      <w:pPr>
        <w:ind w:left="360"/>
      </w:pPr>
      <w:r>
        <w:t>Activities/deliverables:</w:t>
      </w:r>
    </w:p>
    <w:p w14:paraId="252C32D8" w14:textId="77777777" w:rsidR="00F04DE2" w:rsidRPr="0043774D" w:rsidRDefault="00F04DE2" w:rsidP="009B1518">
      <w:pPr>
        <w:pStyle w:val="ListParagraph"/>
        <w:numPr>
          <w:ilvl w:val="0"/>
          <w:numId w:val="75"/>
        </w:numPr>
        <w:spacing w:before="60" w:line="240" w:lineRule="auto"/>
      </w:pPr>
      <w:r w:rsidRPr="0043774D">
        <w:t>IP connection, Firewall &amp; Jump-host, monitoring data flow between the SIEM platform in the datacentre and first NEs</w:t>
      </w:r>
    </w:p>
    <w:p w14:paraId="2BA75712" w14:textId="77777777" w:rsidR="00F04DE2" w:rsidRPr="0043774D" w:rsidRDefault="00F04DE2" w:rsidP="009B1518">
      <w:pPr>
        <w:pStyle w:val="ListParagraph"/>
        <w:numPr>
          <w:ilvl w:val="0"/>
          <w:numId w:val="75"/>
        </w:numPr>
        <w:spacing w:before="60" w:line="240" w:lineRule="auto"/>
      </w:pPr>
      <w:r w:rsidRPr="0043774D">
        <w:t>User Interface available and data can be used for analysis</w:t>
      </w:r>
    </w:p>
    <w:p w14:paraId="4DC415C5" w14:textId="77777777" w:rsidR="00F04DE2" w:rsidRPr="0043774D" w:rsidRDefault="00F04DE2" w:rsidP="00F04DE2">
      <w:r w:rsidRPr="0043774D">
        <w:t xml:space="preserve">Procedure: </w:t>
      </w:r>
    </w:p>
    <w:p w14:paraId="7684044C" w14:textId="77777777" w:rsidR="00F04DE2" w:rsidRDefault="00F04DE2" w:rsidP="009B1518">
      <w:pPr>
        <w:pStyle w:val="ListParagraph"/>
        <w:numPr>
          <w:ilvl w:val="0"/>
          <w:numId w:val="75"/>
        </w:numPr>
        <w:spacing w:before="60" w:line="240" w:lineRule="auto"/>
      </w:pPr>
      <w:r w:rsidRPr="0043774D">
        <w:t>Vendor presents the complete log file of one Firewall and one Jump-host that is available in the backend platform to TEF</w:t>
      </w:r>
    </w:p>
    <w:p w14:paraId="41A5E0BA" w14:textId="01BEA241" w:rsidR="00F04DE2" w:rsidRDefault="00F04DE2" w:rsidP="009B1518">
      <w:pPr>
        <w:pStyle w:val="ListParagraph"/>
        <w:numPr>
          <w:ilvl w:val="0"/>
          <w:numId w:val="75"/>
        </w:numPr>
        <w:spacing w:before="60" w:line="240" w:lineRule="auto"/>
      </w:pPr>
      <w:r>
        <w:t>Dashboard, reporting and user query will be presented by the vendor</w:t>
      </w:r>
    </w:p>
    <w:p w14:paraId="096350A3" w14:textId="32B7043E" w:rsidR="00F04DE2" w:rsidRPr="0043774D" w:rsidRDefault="00F04DE2" w:rsidP="009B1518">
      <w:pPr>
        <w:pStyle w:val="ListParagraph"/>
        <w:numPr>
          <w:ilvl w:val="0"/>
          <w:numId w:val="75"/>
        </w:numPr>
        <w:spacing w:before="60" w:line="240" w:lineRule="auto"/>
      </w:pPr>
      <w:r>
        <w:t>Log Source end configuration is performed by Telefonica admin</w:t>
      </w:r>
      <w:r w:rsidR="00252696">
        <w:t xml:space="preserve"> on the respective log sources</w:t>
      </w:r>
      <w:r>
        <w:t xml:space="preserve"> as per recommendation from Cognizant Splunk SME.</w:t>
      </w:r>
    </w:p>
    <w:p w14:paraId="4BD4D0E1" w14:textId="77777777" w:rsidR="00F04DE2" w:rsidRDefault="00F04DE2" w:rsidP="00F04DE2"/>
    <w:p w14:paraId="15DA4336" w14:textId="77777777" w:rsidR="005D7156" w:rsidRPr="0043774D" w:rsidRDefault="005D7156" w:rsidP="005D7156">
      <w:pPr>
        <w:ind w:left="360"/>
      </w:pPr>
      <w:r>
        <w:t>Pre-requisites/Dependency</w:t>
      </w:r>
      <w:r w:rsidRPr="0043774D">
        <w:t xml:space="preserve"> </w:t>
      </w:r>
    </w:p>
    <w:p w14:paraId="285087EB" w14:textId="1E29B69D" w:rsidR="00F04DE2" w:rsidRDefault="00F04DE2" w:rsidP="009B1518">
      <w:pPr>
        <w:pStyle w:val="ListParagraph"/>
        <w:numPr>
          <w:ilvl w:val="0"/>
          <w:numId w:val="75"/>
        </w:numPr>
        <w:spacing w:before="60" w:line="240" w:lineRule="auto"/>
      </w:pPr>
      <w:r w:rsidRPr="0043774D">
        <w:t>The connections to the network elements are established, technical information for integration is provided to the vendor, log file transfer is enabled on the NE</w:t>
      </w:r>
      <w:r>
        <w:t xml:space="preserve">. </w:t>
      </w:r>
    </w:p>
    <w:p w14:paraId="2E372ED3" w14:textId="33C36F19" w:rsidR="00252696" w:rsidRPr="0043774D" w:rsidRDefault="00252696" w:rsidP="009B1518">
      <w:pPr>
        <w:pStyle w:val="ListParagraph"/>
        <w:numPr>
          <w:ilvl w:val="0"/>
          <w:numId w:val="75"/>
        </w:numPr>
        <w:spacing w:before="60" w:line="240" w:lineRule="auto"/>
      </w:pPr>
      <w:r>
        <w:t xml:space="preserve">Log Source end configuration is configured by Telefonica admin on the respective log sources </w:t>
      </w:r>
    </w:p>
    <w:p w14:paraId="414F7176" w14:textId="77777777" w:rsidR="00252696" w:rsidRPr="0043774D" w:rsidRDefault="00252696" w:rsidP="00252696">
      <w:pPr>
        <w:spacing w:before="60" w:line="240" w:lineRule="auto"/>
        <w:ind w:left="360"/>
      </w:pPr>
    </w:p>
    <w:p w14:paraId="4E27FE46" w14:textId="77777777" w:rsidR="00F04DE2" w:rsidRPr="00F04DE2" w:rsidRDefault="00F04DE2" w:rsidP="00726153">
      <w:pPr>
        <w:rPr>
          <w:rFonts w:cs="Arial"/>
        </w:rPr>
      </w:pPr>
    </w:p>
    <w:p w14:paraId="3DE156B9" w14:textId="660F880B" w:rsidR="00F04DE2" w:rsidRDefault="00F04DE2" w:rsidP="00726153">
      <w:pPr>
        <w:rPr>
          <w:rFonts w:cs="Arial"/>
          <w:b/>
        </w:rPr>
      </w:pPr>
    </w:p>
    <w:p w14:paraId="7CE2F6E4" w14:textId="28CDF818" w:rsidR="00F04DE2" w:rsidRPr="00F04DE2" w:rsidRDefault="00F04DE2" w:rsidP="00726153">
      <w:pPr>
        <w:rPr>
          <w:rFonts w:cs="Arial"/>
          <w:b/>
        </w:rPr>
      </w:pPr>
      <w:r>
        <w:rPr>
          <w:rFonts w:cs="Arial"/>
          <w:b/>
        </w:rPr>
        <w:t>Integration</w:t>
      </w:r>
    </w:p>
    <w:p w14:paraId="63096305" w14:textId="28FBF7B9" w:rsidR="00726153" w:rsidRDefault="00726153" w:rsidP="00726153">
      <w:pPr>
        <w:rPr>
          <w:rFonts w:cs="Arial"/>
        </w:rPr>
      </w:pPr>
      <w:r w:rsidRPr="00CF0FF7">
        <w:rPr>
          <w:rFonts w:cs="Arial"/>
        </w:rPr>
        <w:t xml:space="preserve">This Phase targets mainly on SIEM platform and Integration of Critical Log Sources to enable Security Posture visibility across IT Security infrastructure.  </w:t>
      </w:r>
    </w:p>
    <w:p w14:paraId="313066FB" w14:textId="582E9656" w:rsidR="00252696" w:rsidRPr="0043774D" w:rsidRDefault="00252696" w:rsidP="00252696">
      <w:r>
        <w:t>Activities/deliverables:</w:t>
      </w:r>
    </w:p>
    <w:p w14:paraId="766331AF" w14:textId="21383C9E" w:rsidR="00252696" w:rsidRPr="0043774D" w:rsidRDefault="00252696" w:rsidP="009B1518">
      <w:pPr>
        <w:pStyle w:val="ListParagraph"/>
        <w:numPr>
          <w:ilvl w:val="0"/>
          <w:numId w:val="75"/>
        </w:numPr>
        <w:spacing w:before="60" w:line="240" w:lineRule="auto"/>
      </w:pPr>
      <w:r>
        <w:t>At least 75%</w:t>
      </w:r>
      <w:r w:rsidRPr="0043774D">
        <w:t xml:space="preserve"> </w:t>
      </w:r>
      <w:r>
        <w:t xml:space="preserve">of </w:t>
      </w:r>
      <w:r w:rsidRPr="0043774D">
        <w:t>network element</w:t>
      </w:r>
      <w:r>
        <w:t xml:space="preserve"> types mentioned in the functional requirements are onboarded on SIEM platform.</w:t>
      </w:r>
    </w:p>
    <w:p w14:paraId="1B1AB087" w14:textId="179828E0" w:rsidR="005D7156" w:rsidRPr="0043774D" w:rsidRDefault="00252696" w:rsidP="009B1518">
      <w:pPr>
        <w:pStyle w:val="ListParagraph"/>
        <w:numPr>
          <w:ilvl w:val="0"/>
          <w:numId w:val="80"/>
        </w:numPr>
        <w:spacing w:before="60" w:line="240" w:lineRule="auto"/>
      </w:pPr>
      <w:r w:rsidRPr="0043774D">
        <w:t xml:space="preserve">Platform basic functions regarding functional requirements are present. The Vendor internal factory test procedure was internal accepted by the Vendor. </w:t>
      </w:r>
    </w:p>
    <w:p w14:paraId="0687ADB8" w14:textId="77777777" w:rsidR="00252696" w:rsidRPr="0043774D" w:rsidRDefault="00252696" w:rsidP="009B1518">
      <w:pPr>
        <w:pStyle w:val="ListParagraph"/>
        <w:numPr>
          <w:ilvl w:val="0"/>
          <w:numId w:val="75"/>
        </w:numPr>
        <w:spacing w:before="60" w:line="240" w:lineRule="auto"/>
      </w:pPr>
      <w:r w:rsidRPr="0043774D">
        <w:t xml:space="preserve">The Vendor provided a detail Factory Test Protocol. </w:t>
      </w:r>
    </w:p>
    <w:p w14:paraId="1E202564" w14:textId="77777777" w:rsidR="00252696" w:rsidRPr="0043774D" w:rsidRDefault="00252696" w:rsidP="00252696">
      <w:r w:rsidRPr="0043774D">
        <w:t>Procedure:</w:t>
      </w:r>
    </w:p>
    <w:p w14:paraId="524733FC" w14:textId="2C1C0673" w:rsidR="00252696" w:rsidRPr="0043774D" w:rsidRDefault="00252696" w:rsidP="009B1518">
      <w:pPr>
        <w:pStyle w:val="ListParagraph"/>
        <w:numPr>
          <w:ilvl w:val="0"/>
          <w:numId w:val="77"/>
        </w:numPr>
        <w:spacing w:before="60" w:line="240" w:lineRule="auto"/>
      </w:pPr>
      <w:r>
        <w:t>At</w:t>
      </w:r>
      <w:r w:rsidRPr="0043774D">
        <w:t xml:space="preserve"> </w:t>
      </w:r>
      <w:r>
        <w:t>least 75%</w:t>
      </w:r>
      <w:r w:rsidRPr="0043774D">
        <w:t xml:space="preserve"> </w:t>
      </w:r>
      <w:r>
        <w:t xml:space="preserve">of </w:t>
      </w:r>
      <w:r w:rsidRPr="0043774D">
        <w:t>network element</w:t>
      </w:r>
      <w:r>
        <w:t xml:space="preserve"> types mentioned in the functional requirements</w:t>
      </w:r>
    </w:p>
    <w:p w14:paraId="10A22F67" w14:textId="77777777" w:rsidR="00252696" w:rsidRPr="0043774D" w:rsidRDefault="00252696" w:rsidP="009B1518">
      <w:pPr>
        <w:pStyle w:val="ListParagraph"/>
        <w:numPr>
          <w:ilvl w:val="0"/>
          <w:numId w:val="77"/>
        </w:numPr>
        <w:spacing w:before="60" w:line="240" w:lineRule="auto"/>
      </w:pPr>
      <w:r w:rsidRPr="0043774D">
        <w:t xml:space="preserve">The Vendor distributes to TEF the internal detail test document. The test document contains test case name, test case procedure description, </w:t>
      </w:r>
      <w:r>
        <w:t>test date, pass/ fail criteria.</w:t>
      </w:r>
    </w:p>
    <w:p w14:paraId="390148A0" w14:textId="77777777" w:rsidR="00252696" w:rsidRPr="0043774D" w:rsidRDefault="00252696" w:rsidP="009B1518">
      <w:pPr>
        <w:pStyle w:val="ListParagraph"/>
        <w:numPr>
          <w:ilvl w:val="0"/>
          <w:numId w:val="77"/>
        </w:numPr>
        <w:spacing w:before="60" w:line="240" w:lineRule="auto"/>
      </w:pPr>
      <w:r w:rsidRPr="0043774D">
        <w:t xml:space="preserve">The test cases are provided by the Vendor and mutually agreed between both parties.  </w:t>
      </w:r>
    </w:p>
    <w:p w14:paraId="014C0389" w14:textId="77777777" w:rsidR="00252696" w:rsidRPr="0043774D" w:rsidRDefault="00252696" w:rsidP="00252696">
      <w:pPr>
        <w:pStyle w:val="ListParagraph"/>
      </w:pPr>
    </w:p>
    <w:p w14:paraId="16B81A52" w14:textId="77777777" w:rsidR="005D7156" w:rsidRPr="0043774D" w:rsidRDefault="005D7156" w:rsidP="005D7156">
      <w:r>
        <w:t>Pre-requisites/Dependency</w:t>
      </w:r>
      <w:r w:rsidRPr="0043774D">
        <w:t xml:space="preserve"> </w:t>
      </w:r>
    </w:p>
    <w:p w14:paraId="459383C4" w14:textId="77777777" w:rsidR="00252696" w:rsidRDefault="00252696" w:rsidP="009B1518">
      <w:pPr>
        <w:pStyle w:val="ListParagraph"/>
        <w:numPr>
          <w:ilvl w:val="0"/>
          <w:numId w:val="78"/>
        </w:numPr>
        <w:spacing w:before="60" w:line="240" w:lineRule="auto"/>
      </w:pPr>
      <w:r w:rsidRPr="0043774D">
        <w:t>The definition of the detailed technical integration scenario with all</w:t>
      </w:r>
      <w:r>
        <w:t xml:space="preserve"> network elements is documented</w:t>
      </w:r>
    </w:p>
    <w:p w14:paraId="4732CF5E" w14:textId="436F75A8" w:rsidR="00252696" w:rsidRDefault="00252696" w:rsidP="009B1518">
      <w:pPr>
        <w:pStyle w:val="ListParagraph"/>
        <w:numPr>
          <w:ilvl w:val="0"/>
          <w:numId w:val="78"/>
        </w:numPr>
        <w:spacing w:before="60" w:line="240" w:lineRule="auto"/>
      </w:pPr>
      <w:r>
        <w:t>The connectivity to the network elements is prepared and available</w:t>
      </w:r>
    </w:p>
    <w:p w14:paraId="2601761D" w14:textId="44913462" w:rsidR="005D7156" w:rsidRDefault="005D7156" w:rsidP="009B1518">
      <w:pPr>
        <w:pStyle w:val="ListParagraph"/>
        <w:numPr>
          <w:ilvl w:val="0"/>
          <w:numId w:val="78"/>
        </w:numPr>
        <w:spacing w:before="60" w:line="240" w:lineRule="auto"/>
      </w:pPr>
      <w:r>
        <w:t>Any dependency on Third party to fulfil the requirement will be coordinated and closed by Telefonica during this phase.</w:t>
      </w:r>
    </w:p>
    <w:p w14:paraId="11936F8B" w14:textId="34E5979C" w:rsidR="00C541A9" w:rsidRPr="0043774D" w:rsidRDefault="00C541A9" w:rsidP="009B1518">
      <w:pPr>
        <w:pStyle w:val="ListParagraph"/>
        <w:numPr>
          <w:ilvl w:val="0"/>
          <w:numId w:val="78"/>
        </w:numPr>
        <w:spacing w:before="60" w:line="240" w:lineRule="auto"/>
      </w:pPr>
      <w:r>
        <w:t>ITSM tool configuration</w:t>
      </w:r>
    </w:p>
    <w:p w14:paraId="655B4CFF" w14:textId="77777777" w:rsidR="00252696" w:rsidRDefault="00252696" w:rsidP="00726153">
      <w:pPr>
        <w:rPr>
          <w:rFonts w:cs="Arial"/>
        </w:rPr>
      </w:pPr>
    </w:p>
    <w:p w14:paraId="38700B90" w14:textId="7DB1957D" w:rsidR="0006437E" w:rsidRPr="0043774D" w:rsidRDefault="0006437E" w:rsidP="0006437E">
      <w:pPr>
        <w:rPr>
          <w:b/>
        </w:rPr>
      </w:pPr>
      <w:r w:rsidRPr="0043774D">
        <w:rPr>
          <w:b/>
        </w:rPr>
        <w:t>Ready for Preliminary Acceptance Certificate</w:t>
      </w:r>
      <w:r w:rsidRPr="0043774D">
        <w:t xml:space="preserve">  </w:t>
      </w:r>
    </w:p>
    <w:p w14:paraId="14B8FF4C" w14:textId="77777777" w:rsidR="0037209F" w:rsidRDefault="0037209F" w:rsidP="0006437E"/>
    <w:p w14:paraId="16F36F4D" w14:textId="1FE0F8E4" w:rsidR="0006437E" w:rsidRPr="0043774D" w:rsidRDefault="0006437E" w:rsidP="0006437E">
      <w:r>
        <w:t>Activities/deliverables:</w:t>
      </w:r>
    </w:p>
    <w:p w14:paraId="060A58DF" w14:textId="77777777" w:rsidR="0006437E" w:rsidRPr="0043774D" w:rsidRDefault="0006437E" w:rsidP="009B1518">
      <w:pPr>
        <w:pStyle w:val="ListParagraph"/>
        <w:numPr>
          <w:ilvl w:val="0"/>
          <w:numId w:val="79"/>
        </w:numPr>
        <w:spacing w:before="60" w:line="240" w:lineRule="auto"/>
      </w:pPr>
      <w:r w:rsidRPr="0043774D">
        <w:t xml:space="preserve">The UCs are validated and approved by </w:t>
      </w:r>
      <w:r>
        <w:t>Telefonica</w:t>
      </w:r>
    </w:p>
    <w:p w14:paraId="560017FC" w14:textId="3EFE5A54" w:rsidR="0006437E" w:rsidRDefault="0037209F" w:rsidP="009B1518">
      <w:pPr>
        <w:pStyle w:val="ListParagraph"/>
        <w:numPr>
          <w:ilvl w:val="0"/>
          <w:numId w:val="79"/>
        </w:numPr>
        <w:spacing w:before="60" w:line="240" w:lineRule="auto"/>
      </w:pPr>
      <w:r>
        <w:t>Cognizant</w:t>
      </w:r>
      <w:r w:rsidR="0006437E">
        <w:t xml:space="preserve"> provided</w:t>
      </w:r>
      <w:r w:rsidR="0006437E" w:rsidRPr="0043774D">
        <w:t xml:space="preserve"> operational status report of the SIEM Platform (health check report: eg. data availability, log flows, system status, system capacity utilization)</w:t>
      </w:r>
    </w:p>
    <w:p w14:paraId="3EDC2281" w14:textId="26866009" w:rsidR="0037209F" w:rsidRDefault="0037209F" w:rsidP="009B1518">
      <w:pPr>
        <w:pStyle w:val="ListParagraph"/>
        <w:numPr>
          <w:ilvl w:val="0"/>
          <w:numId w:val="79"/>
        </w:numPr>
        <w:spacing w:before="60" w:line="240" w:lineRule="auto"/>
      </w:pPr>
      <w:r w:rsidRPr="0043774D">
        <w:t>The Use</w:t>
      </w:r>
      <w:r>
        <w:t>r</w:t>
      </w:r>
      <w:r w:rsidRPr="0043774D">
        <w:t xml:space="preserve"> Acceptance Tests (UAT) </w:t>
      </w:r>
      <w:r>
        <w:t>as agreed during Concept phase is signed off</w:t>
      </w:r>
      <w:r w:rsidRPr="0043774D">
        <w:t xml:space="preserve"> Purchaser.</w:t>
      </w:r>
    </w:p>
    <w:p w14:paraId="5CA5087E" w14:textId="77777777" w:rsidR="0006437E" w:rsidRPr="0043774D" w:rsidRDefault="0006437E" w:rsidP="0006437E">
      <w:pPr>
        <w:pStyle w:val="ListParagraph"/>
      </w:pPr>
    </w:p>
    <w:p w14:paraId="4243C3D5" w14:textId="77777777" w:rsidR="0006437E" w:rsidRDefault="0006437E" w:rsidP="0006437E">
      <w:pPr>
        <w:pStyle w:val="ListParagraph"/>
        <w:ind w:left="0"/>
      </w:pPr>
      <w:r w:rsidRPr="0043774D">
        <w:t xml:space="preserve">Procedure: </w:t>
      </w:r>
    </w:p>
    <w:p w14:paraId="3CBC9819" w14:textId="77777777" w:rsidR="0006437E" w:rsidRDefault="0006437E" w:rsidP="0006437E">
      <w:pPr>
        <w:pStyle w:val="ListParagraph"/>
        <w:ind w:left="0"/>
      </w:pPr>
    </w:p>
    <w:p w14:paraId="2A23C921" w14:textId="4E2EEB7F" w:rsidR="0006437E" w:rsidRDefault="0037209F" w:rsidP="009B1518">
      <w:pPr>
        <w:pStyle w:val="ListParagraph"/>
        <w:numPr>
          <w:ilvl w:val="0"/>
          <w:numId w:val="79"/>
        </w:numPr>
        <w:spacing w:before="60" w:line="240" w:lineRule="auto"/>
      </w:pPr>
      <w:r>
        <w:t>Cognizant</w:t>
      </w:r>
      <w:r w:rsidR="0006437E" w:rsidRPr="0043774D">
        <w:t xml:space="preserve"> presents to TEF that the configuration on the system took place and monitoring data of all interfaces are available and complete.</w:t>
      </w:r>
    </w:p>
    <w:p w14:paraId="39E7CCDB" w14:textId="28090A4C" w:rsidR="0006437E" w:rsidRPr="0043774D" w:rsidRDefault="0006437E" w:rsidP="009B1518">
      <w:pPr>
        <w:pStyle w:val="ListParagraph"/>
        <w:numPr>
          <w:ilvl w:val="0"/>
          <w:numId w:val="79"/>
        </w:numPr>
        <w:spacing w:before="60" w:line="240" w:lineRule="auto"/>
      </w:pPr>
      <w:r w:rsidRPr="0043774D">
        <w:t xml:space="preserve">Acceptance will be done according to an acceptance criteria list mutually </w:t>
      </w:r>
      <w:r>
        <w:t>agreed upon between Telefonica and</w:t>
      </w:r>
      <w:r w:rsidRPr="0043774D">
        <w:t xml:space="preserve"> </w:t>
      </w:r>
      <w:r w:rsidR="0037209F">
        <w:t>Cognizant</w:t>
      </w:r>
      <w:r w:rsidRPr="0043774D">
        <w:t xml:space="preserve"> Acceptance processes and procedures </w:t>
      </w:r>
    </w:p>
    <w:p w14:paraId="0CAACD8C" w14:textId="77777777" w:rsidR="0006437E" w:rsidRDefault="0006437E" w:rsidP="0006437E">
      <w:pPr>
        <w:pStyle w:val="ListParagraph"/>
        <w:ind w:left="0"/>
      </w:pPr>
    </w:p>
    <w:p w14:paraId="449FA82B" w14:textId="77777777" w:rsidR="005D7156" w:rsidRPr="0043774D" w:rsidRDefault="005D7156" w:rsidP="005D7156">
      <w:r>
        <w:t>Pre-requisites/Dependency</w:t>
      </w:r>
      <w:r w:rsidRPr="0043774D">
        <w:t xml:space="preserve"> </w:t>
      </w:r>
    </w:p>
    <w:p w14:paraId="30CE8138" w14:textId="77777777" w:rsidR="0006437E" w:rsidRDefault="0006437E" w:rsidP="009B1518">
      <w:pPr>
        <w:pStyle w:val="ListParagraph"/>
        <w:numPr>
          <w:ilvl w:val="0"/>
          <w:numId w:val="79"/>
        </w:numPr>
        <w:spacing w:before="60" w:line="240" w:lineRule="auto"/>
      </w:pPr>
      <w:r>
        <w:t xml:space="preserve">Telefonica </w:t>
      </w:r>
      <w:r w:rsidRPr="0043774D">
        <w:t>will verify the implementation and confirm that the acceptance can be started</w:t>
      </w:r>
    </w:p>
    <w:p w14:paraId="7D401F60" w14:textId="77777777" w:rsidR="0006437E" w:rsidRPr="0043774D" w:rsidRDefault="0006437E" w:rsidP="009B1518">
      <w:pPr>
        <w:pStyle w:val="ListParagraph"/>
        <w:numPr>
          <w:ilvl w:val="0"/>
          <w:numId w:val="79"/>
        </w:numPr>
        <w:spacing w:before="60" w:line="240" w:lineRule="auto"/>
      </w:pPr>
      <w:r w:rsidRPr="0043774D">
        <w:t>All Telefonica Use Cases (UC) according</w:t>
      </w:r>
      <w:r>
        <w:t xml:space="preserve"> to</w:t>
      </w:r>
      <w:r w:rsidRPr="0043774D">
        <w:t xml:space="preserve"> </w:t>
      </w:r>
      <w:r>
        <w:t>functional requirements</w:t>
      </w:r>
      <w:r w:rsidRPr="0043774D">
        <w:t xml:space="preserve"> are fully implemented at the SIEM</w:t>
      </w:r>
      <w:r>
        <w:t xml:space="preserve"> System. </w:t>
      </w:r>
    </w:p>
    <w:p w14:paraId="2000A482" w14:textId="77777777" w:rsidR="0006437E" w:rsidRPr="0043774D" w:rsidRDefault="0006437E" w:rsidP="009B1518">
      <w:pPr>
        <w:pStyle w:val="ListParagraph"/>
        <w:numPr>
          <w:ilvl w:val="0"/>
          <w:numId w:val="79"/>
        </w:numPr>
        <w:spacing w:before="60" w:line="240" w:lineRule="auto"/>
      </w:pPr>
      <w:r w:rsidRPr="0043774D">
        <w:t xml:space="preserve">The SIEM functional requirements defined in </w:t>
      </w:r>
      <w:r>
        <w:t>the functional requirements</w:t>
      </w:r>
      <w:r w:rsidRPr="0043774D">
        <w:t xml:space="preserve"> are implemented </w:t>
      </w:r>
    </w:p>
    <w:p w14:paraId="53B3C1CD" w14:textId="77777777" w:rsidR="0006437E" w:rsidRDefault="0006437E" w:rsidP="009B1518">
      <w:pPr>
        <w:pStyle w:val="ListParagraph"/>
        <w:numPr>
          <w:ilvl w:val="0"/>
          <w:numId w:val="79"/>
        </w:numPr>
        <w:spacing w:before="60" w:line="240" w:lineRule="auto"/>
      </w:pPr>
      <w:r w:rsidRPr="0043774D">
        <w:t>The northbound interface to the alarming system is established</w:t>
      </w:r>
    </w:p>
    <w:p w14:paraId="321EC69E" w14:textId="122EF15A" w:rsidR="0006437E" w:rsidRDefault="0006437E" w:rsidP="009B1518">
      <w:pPr>
        <w:pStyle w:val="ListParagraph"/>
        <w:numPr>
          <w:ilvl w:val="0"/>
          <w:numId w:val="79"/>
        </w:numPr>
        <w:spacing w:before="60" w:line="240" w:lineRule="auto"/>
      </w:pPr>
      <w:r>
        <w:t>The connectivity to the network elements is prepared and available</w:t>
      </w:r>
    </w:p>
    <w:p w14:paraId="2DEDC424" w14:textId="70F50A5B" w:rsidR="005D7156" w:rsidRDefault="005D7156" w:rsidP="005D7156">
      <w:pPr>
        <w:spacing w:before="60" w:line="240" w:lineRule="auto"/>
      </w:pPr>
    </w:p>
    <w:p w14:paraId="2534B43D" w14:textId="77777777" w:rsidR="005D7156" w:rsidRPr="0043774D" w:rsidRDefault="005D7156" w:rsidP="005D7156">
      <w:pPr>
        <w:rPr>
          <w:b/>
        </w:rPr>
      </w:pPr>
      <w:r w:rsidRPr="0043774D">
        <w:rPr>
          <w:b/>
        </w:rPr>
        <w:t>Successful stability phase, final acceptance</w:t>
      </w:r>
    </w:p>
    <w:p w14:paraId="71F34FCA" w14:textId="77777777" w:rsidR="005D7156" w:rsidRPr="0043774D" w:rsidRDefault="005D7156" w:rsidP="005D7156">
      <w:pPr>
        <w:rPr>
          <w:b/>
        </w:rPr>
      </w:pPr>
    </w:p>
    <w:p w14:paraId="1E48EB1A" w14:textId="77777777" w:rsidR="005D7156" w:rsidRPr="0043774D" w:rsidRDefault="005D7156" w:rsidP="005D7156">
      <w:r w:rsidRPr="0043774D">
        <w:lastRenderedPageBreak/>
        <w:t xml:space="preserve">A stability period of </w:t>
      </w:r>
      <w:r>
        <w:t>6</w:t>
      </w:r>
      <w:r w:rsidRPr="0043774D">
        <w:t xml:space="preserve"> weeks shall be successfully passed. </w:t>
      </w:r>
    </w:p>
    <w:p w14:paraId="6E6FFB84" w14:textId="77777777" w:rsidR="005D7156" w:rsidRPr="0043774D" w:rsidRDefault="005D7156" w:rsidP="005D7156"/>
    <w:p w14:paraId="5910E433" w14:textId="77777777" w:rsidR="005D7156" w:rsidRPr="0043774D" w:rsidRDefault="005D7156" w:rsidP="005D7156">
      <w:r w:rsidRPr="0043774D">
        <w:t xml:space="preserve">Criteria for milestone completion: </w:t>
      </w:r>
    </w:p>
    <w:p w14:paraId="780F4C12" w14:textId="77777777" w:rsidR="005D7156" w:rsidRPr="0043774D" w:rsidRDefault="005D7156" w:rsidP="005D7156"/>
    <w:p w14:paraId="7DE63CAE" w14:textId="77777777" w:rsidR="005D7156" w:rsidRPr="0043774D" w:rsidRDefault="005D7156" w:rsidP="009B1518">
      <w:pPr>
        <w:pStyle w:val="ListParagraph"/>
        <w:numPr>
          <w:ilvl w:val="0"/>
          <w:numId w:val="80"/>
        </w:numPr>
        <w:spacing w:before="60" w:line="240" w:lineRule="auto"/>
      </w:pPr>
      <w:r w:rsidRPr="0043774D">
        <w:t>The stability period was successfully passed without complete or critical system outages.</w:t>
      </w:r>
    </w:p>
    <w:p w14:paraId="04B2E004" w14:textId="77777777" w:rsidR="005D7156" w:rsidRPr="0043774D" w:rsidRDefault="005D7156" w:rsidP="009B1518">
      <w:pPr>
        <w:pStyle w:val="ListParagraph"/>
        <w:numPr>
          <w:ilvl w:val="0"/>
          <w:numId w:val="80"/>
        </w:numPr>
        <w:spacing w:before="60" w:line="240" w:lineRule="auto"/>
      </w:pPr>
      <w:r w:rsidRPr="0043774D">
        <w:t xml:space="preserve">98% Data Availability for raw and history data. </w:t>
      </w:r>
    </w:p>
    <w:p w14:paraId="5D48B638" w14:textId="7A4870E3" w:rsidR="005D7156" w:rsidRPr="0043774D" w:rsidRDefault="005D7156" w:rsidP="009B1518">
      <w:pPr>
        <w:pStyle w:val="ListParagraph"/>
        <w:numPr>
          <w:ilvl w:val="0"/>
          <w:numId w:val="80"/>
        </w:numPr>
        <w:spacing w:before="60" w:line="240" w:lineRule="auto"/>
      </w:pPr>
      <w:r w:rsidRPr="0043774D">
        <w:t>The system performance has to be accepted by the customer</w:t>
      </w:r>
      <w:r>
        <w:t xml:space="preserve"> as</w:t>
      </w:r>
      <w:r w:rsidRPr="0043774D">
        <w:t xml:space="preserve"> </w:t>
      </w:r>
      <w:r>
        <w:t xml:space="preserve">per Cognizant response to compliance on </w:t>
      </w:r>
      <w:r w:rsidRPr="0043774D">
        <w:t xml:space="preserve">functional requirement </w:t>
      </w:r>
      <w:r>
        <w:t xml:space="preserve">and in the service requirement document. </w:t>
      </w:r>
    </w:p>
    <w:p w14:paraId="49836819" w14:textId="77777777" w:rsidR="005D7156" w:rsidRDefault="005D7156" w:rsidP="009B1518">
      <w:pPr>
        <w:pStyle w:val="ListParagraph"/>
        <w:numPr>
          <w:ilvl w:val="0"/>
          <w:numId w:val="80"/>
        </w:numPr>
        <w:spacing w:before="60" w:line="240" w:lineRule="auto"/>
      </w:pPr>
      <w:r w:rsidRPr="0043774D">
        <w:t xml:space="preserve">All Major issues </w:t>
      </w:r>
      <w:r>
        <w:t xml:space="preserve">from the UAT </w:t>
      </w:r>
      <w:r w:rsidRPr="0043774D">
        <w:t xml:space="preserve">are solved. </w:t>
      </w:r>
    </w:p>
    <w:p w14:paraId="513D542F" w14:textId="77777777" w:rsidR="005D7156" w:rsidRDefault="005D7156" w:rsidP="009B1518">
      <w:pPr>
        <w:pStyle w:val="ListParagraph"/>
        <w:numPr>
          <w:ilvl w:val="0"/>
          <w:numId w:val="80"/>
        </w:numPr>
        <w:spacing w:before="60" w:line="240" w:lineRule="auto"/>
      </w:pPr>
      <w:r>
        <w:t>Test system is running and configured (e. g. same software version, features) as the main system</w:t>
      </w:r>
    </w:p>
    <w:p w14:paraId="38D36564" w14:textId="77777777" w:rsidR="005D7156" w:rsidRDefault="005D7156" w:rsidP="005D7156"/>
    <w:p w14:paraId="20E590C3" w14:textId="77777777" w:rsidR="005D7156" w:rsidRDefault="005D7156" w:rsidP="005D7156">
      <w:pPr>
        <w:pStyle w:val="ListParagraph"/>
        <w:ind w:left="0"/>
      </w:pPr>
      <w:r w:rsidRPr="0043774D">
        <w:t xml:space="preserve">Procedure: </w:t>
      </w:r>
    </w:p>
    <w:p w14:paraId="21EF3DBE" w14:textId="1848A4E7" w:rsidR="005D7156" w:rsidRDefault="005D7156" w:rsidP="009B1518">
      <w:pPr>
        <w:pStyle w:val="ListParagraph"/>
        <w:numPr>
          <w:ilvl w:val="0"/>
          <w:numId w:val="82"/>
        </w:numPr>
        <w:spacing w:before="60" w:line="240" w:lineRule="auto"/>
      </w:pPr>
      <w:r>
        <w:t>The Cognizant shall prepare and present a status overview covering the criteria for milestone completion.</w:t>
      </w:r>
    </w:p>
    <w:p w14:paraId="72205EA3" w14:textId="77777777" w:rsidR="005D7156" w:rsidRDefault="005D7156" w:rsidP="005D7156"/>
    <w:p w14:paraId="6F16F133" w14:textId="77777777" w:rsidR="005D7156" w:rsidRPr="0043774D" w:rsidRDefault="005D7156" w:rsidP="005D7156">
      <w:r>
        <w:t>Pre-requisites/Dependency</w:t>
      </w:r>
      <w:r w:rsidRPr="0043774D">
        <w:t xml:space="preserve"> </w:t>
      </w:r>
    </w:p>
    <w:p w14:paraId="2865A509" w14:textId="6E94CB4A" w:rsidR="005D7156" w:rsidRDefault="005D7156" w:rsidP="009B1518">
      <w:pPr>
        <w:pStyle w:val="ListParagraph"/>
        <w:numPr>
          <w:ilvl w:val="0"/>
          <w:numId w:val="81"/>
        </w:numPr>
        <w:spacing w:before="60" w:line="240" w:lineRule="auto"/>
      </w:pPr>
      <w:r>
        <w:t>UAT results are available and the severity of open tickets is jointly agreed</w:t>
      </w:r>
    </w:p>
    <w:p w14:paraId="3FC7214A" w14:textId="5450255E" w:rsidR="005D7156" w:rsidRPr="0043774D" w:rsidRDefault="005D7156" w:rsidP="009B1518">
      <w:pPr>
        <w:pStyle w:val="ListParagraph"/>
        <w:numPr>
          <w:ilvl w:val="0"/>
          <w:numId w:val="81"/>
        </w:numPr>
        <w:spacing w:before="60" w:line="240" w:lineRule="auto"/>
      </w:pPr>
      <w:r>
        <w:t>Any dependency on Third party to fulfil the requirement to be coordinated and closed by Telefonica.</w:t>
      </w:r>
    </w:p>
    <w:p w14:paraId="5D47B81D" w14:textId="70EFD633" w:rsidR="005D7156" w:rsidRPr="0043774D" w:rsidRDefault="005D7156" w:rsidP="005D7156">
      <w:pPr>
        <w:spacing w:before="60" w:line="240" w:lineRule="auto"/>
        <w:ind w:left="360"/>
      </w:pPr>
    </w:p>
    <w:p w14:paraId="26583C4B" w14:textId="7BAE2782" w:rsidR="00D95D9E" w:rsidRPr="00CF0FF7" w:rsidRDefault="00D718D1" w:rsidP="00D14824">
      <w:pPr>
        <w:pStyle w:val="Heading2"/>
      </w:pPr>
      <w:bookmarkStart w:id="44" w:name="_Toc477381637"/>
      <w:bookmarkStart w:id="45" w:name="_Toc525118868"/>
      <w:bookmarkEnd w:id="36"/>
      <w:r>
        <w:t>4</w:t>
      </w:r>
      <w:r w:rsidR="00252696">
        <w:t>.2</w:t>
      </w:r>
      <w:r>
        <w:tab/>
      </w:r>
      <w:r w:rsidR="00D95D9E" w:rsidRPr="00CF0FF7">
        <w:t>Supplied Resources</w:t>
      </w:r>
      <w:bookmarkEnd w:id="44"/>
      <w:bookmarkEnd w:id="45"/>
      <w:r w:rsidR="00D95D9E" w:rsidRPr="00CF0FF7">
        <w:t xml:space="preserve"> </w:t>
      </w:r>
    </w:p>
    <w:p w14:paraId="220DBEAC" w14:textId="77777777" w:rsidR="00D95D9E" w:rsidRPr="00CF0FF7" w:rsidRDefault="00D95D9E" w:rsidP="00D95D9E">
      <w:pPr>
        <w:spacing w:after="0"/>
        <w:rPr>
          <w:rFonts w:cs="Arial"/>
        </w:rPr>
      </w:pPr>
    </w:p>
    <w:tbl>
      <w:tblPr>
        <w:tblStyle w:val="LightGrid-Accent52"/>
        <w:tblW w:w="9340" w:type="dxa"/>
        <w:jc w:val="center"/>
        <w:tblLook w:val="04A0" w:firstRow="1" w:lastRow="0" w:firstColumn="1" w:lastColumn="0" w:noHBand="0" w:noVBand="1"/>
      </w:tblPr>
      <w:tblGrid>
        <w:gridCol w:w="2510"/>
        <w:gridCol w:w="4836"/>
        <w:gridCol w:w="1994"/>
      </w:tblGrid>
      <w:tr w:rsidR="00D95D9E" w:rsidRPr="00CF0FF7" w14:paraId="13CC53D8" w14:textId="77777777" w:rsidTr="00E10C6D">
        <w:trPr>
          <w:cnfStyle w:val="100000000000" w:firstRow="1" w:lastRow="0" w:firstColumn="0" w:lastColumn="0" w:oddVBand="0" w:evenVBand="0" w:oddHBand="0" w:evenHBand="0" w:firstRowFirstColumn="0" w:firstRowLastColumn="0" w:lastRowFirstColumn="0" w:lastRowLastColumn="0"/>
          <w:trHeight w:val="628"/>
          <w:jc w:val="center"/>
        </w:trPr>
        <w:tc>
          <w:tcPr>
            <w:cnfStyle w:val="001000000000" w:firstRow="0" w:lastRow="0" w:firstColumn="1" w:lastColumn="0" w:oddVBand="0" w:evenVBand="0" w:oddHBand="0" w:evenHBand="0" w:firstRowFirstColumn="0" w:firstRowLastColumn="0" w:lastRowFirstColumn="0" w:lastRowLastColumn="0"/>
            <w:tcW w:w="2510" w:type="dxa"/>
            <w:shd w:val="clear" w:color="auto" w:fill="8EAADB"/>
            <w:vAlign w:val="center"/>
            <w:hideMark/>
          </w:tcPr>
          <w:p w14:paraId="04589385" w14:textId="77777777" w:rsidR="00D95D9E" w:rsidRPr="00CF0FF7" w:rsidRDefault="00D95D9E" w:rsidP="00A307DD">
            <w:pPr>
              <w:jc w:val="center"/>
              <w:rPr>
                <w:rFonts w:cs="Arial"/>
                <w:color w:val="000000"/>
                <w:szCs w:val="20"/>
              </w:rPr>
            </w:pPr>
            <w:r w:rsidRPr="00CF0FF7">
              <w:rPr>
                <w:rFonts w:cs="Arial"/>
                <w:color w:val="000000"/>
                <w:szCs w:val="20"/>
              </w:rPr>
              <w:t>Role</w:t>
            </w:r>
          </w:p>
        </w:tc>
        <w:tc>
          <w:tcPr>
            <w:tcW w:w="4836" w:type="dxa"/>
            <w:shd w:val="clear" w:color="auto" w:fill="8EAADB"/>
          </w:tcPr>
          <w:p w14:paraId="55201049" w14:textId="77777777" w:rsidR="00D95D9E" w:rsidRPr="00CF0FF7" w:rsidRDefault="00D95D9E" w:rsidP="00A307DD">
            <w:pPr>
              <w:jc w:val="center"/>
              <w:cnfStyle w:val="100000000000" w:firstRow="1" w:lastRow="0" w:firstColumn="0" w:lastColumn="0" w:oddVBand="0" w:evenVBand="0" w:oddHBand="0" w:evenHBand="0" w:firstRowFirstColumn="0" w:firstRowLastColumn="0" w:lastRowFirstColumn="0" w:lastRowLastColumn="0"/>
              <w:rPr>
                <w:rFonts w:cs="Arial"/>
                <w:color w:val="000000"/>
                <w:szCs w:val="20"/>
              </w:rPr>
            </w:pPr>
          </w:p>
          <w:p w14:paraId="4A1D987C" w14:textId="77777777" w:rsidR="00D95D9E" w:rsidRPr="00CF0FF7" w:rsidRDefault="00D95D9E" w:rsidP="00A307DD">
            <w:pPr>
              <w:jc w:val="center"/>
              <w:cnfStyle w:val="100000000000" w:firstRow="1" w:lastRow="0" w:firstColumn="0" w:lastColumn="0" w:oddVBand="0" w:evenVBand="0" w:oddHBand="0" w:evenHBand="0" w:firstRowFirstColumn="0" w:firstRowLastColumn="0" w:lastRowFirstColumn="0" w:lastRowLastColumn="0"/>
              <w:rPr>
                <w:rFonts w:cs="Arial"/>
                <w:color w:val="000000"/>
                <w:szCs w:val="20"/>
              </w:rPr>
            </w:pPr>
            <w:r w:rsidRPr="00CF0FF7">
              <w:rPr>
                <w:rFonts w:cs="Arial"/>
                <w:color w:val="000000"/>
                <w:szCs w:val="20"/>
              </w:rPr>
              <w:t>Responsibilities</w:t>
            </w:r>
          </w:p>
        </w:tc>
        <w:tc>
          <w:tcPr>
            <w:tcW w:w="1994" w:type="dxa"/>
            <w:shd w:val="clear" w:color="auto" w:fill="8EAADB"/>
            <w:vAlign w:val="center"/>
            <w:hideMark/>
          </w:tcPr>
          <w:p w14:paraId="6C6FB053" w14:textId="77777777" w:rsidR="00D95D9E" w:rsidRPr="00CF0FF7" w:rsidRDefault="00D95D9E" w:rsidP="00A307DD">
            <w:pPr>
              <w:jc w:val="center"/>
              <w:cnfStyle w:val="100000000000" w:firstRow="1" w:lastRow="0" w:firstColumn="0" w:lastColumn="0" w:oddVBand="0" w:evenVBand="0" w:oddHBand="0" w:evenHBand="0" w:firstRowFirstColumn="0" w:firstRowLastColumn="0" w:lastRowFirstColumn="0" w:lastRowLastColumn="0"/>
              <w:rPr>
                <w:rFonts w:cs="Arial"/>
                <w:color w:val="000000"/>
                <w:szCs w:val="20"/>
              </w:rPr>
            </w:pPr>
            <w:r w:rsidRPr="00CF0FF7">
              <w:rPr>
                <w:rFonts w:cs="Arial"/>
                <w:color w:val="000000"/>
                <w:szCs w:val="20"/>
              </w:rPr>
              <w:t>Location</w:t>
            </w:r>
          </w:p>
        </w:tc>
      </w:tr>
      <w:tr w:rsidR="00D95D9E" w:rsidRPr="00CF0FF7" w14:paraId="4B397032" w14:textId="77777777" w:rsidTr="00E10C6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10" w:type="dxa"/>
          </w:tcPr>
          <w:p w14:paraId="20B94A55" w14:textId="77777777" w:rsidR="00D95D9E" w:rsidRPr="00CF0FF7" w:rsidRDefault="00D95D9E" w:rsidP="00E10C6D">
            <w:pPr>
              <w:autoSpaceDE w:val="0"/>
              <w:autoSpaceDN w:val="0"/>
              <w:adjustRightInd w:val="0"/>
              <w:jc w:val="left"/>
              <w:rPr>
                <w:rFonts w:cs="Arial"/>
                <w:szCs w:val="20"/>
              </w:rPr>
            </w:pPr>
            <w:r w:rsidRPr="00CF0FF7">
              <w:rPr>
                <w:rFonts w:cs="Arial"/>
                <w:szCs w:val="20"/>
              </w:rPr>
              <w:t>Cognizant – SIEM Architect</w:t>
            </w:r>
          </w:p>
        </w:tc>
        <w:tc>
          <w:tcPr>
            <w:tcW w:w="4836" w:type="dxa"/>
          </w:tcPr>
          <w:p w14:paraId="7F654F94" w14:textId="1AF5B8EB" w:rsidR="00D95D9E" w:rsidRPr="00CF0FF7" w:rsidRDefault="00D95D9E" w:rsidP="0037140B">
            <w:pPr>
              <w:pStyle w:val="ListParagraph"/>
              <w:numPr>
                <w:ilvl w:val="0"/>
                <w:numId w:val="42"/>
              </w:numPr>
              <w:autoSpaceDE w:val="0"/>
              <w:autoSpaceDN w:val="0"/>
              <w:adjustRightInd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Arial"/>
                <w:bCs/>
                <w:szCs w:val="20"/>
              </w:rPr>
            </w:pPr>
            <w:r w:rsidRPr="00CF0FF7">
              <w:rPr>
                <w:rFonts w:cs="Arial"/>
                <w:szCs w:val="20"/>
              </w:rPr>
              <w:t>Design of the SIEM Architecture</w:t>
            </w:r>
          </w:p>
          <w:p w14:paraId="5FC3D37B" w14:textId="69390DE0" w:rsidR="00CA7DCD" w:rsidRPr="00CF0FF7" w:rsidRDefault="00CA7DCD" w:rsidP="0037140B">
            <w:pPr>
              <w:pStyle w:val="ListParagraph"/>
              <w:numPr>
                <w:ilvl w:val="0"/>
                <w:numId w:val="42"/>
              </w:numPr>
              <w:autoSpaceDE w:val="0"/>
              <w:autoSpaceDN w:val="0"/>
              <w:adjustRightInd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Arial"/>
                <w:bCs/>
                <w:szCs w:val="20"/>
              </w:rPr>
            </w:pPr>
            <w:r w:rsidRPr="00CF0FF7">
              <w:rPr>
                <w:rFonts w:cs="Arial"/>
                <w:bCs/>
                <w:szCs w:val="20"/>
              </w:rPr>
              <w:t>Develop Test and Acceptance Plan</w:t>
            </w:r>
          </w:p>
          <w:p w14:paraId="6CAAE383" w14:textId="77777777" w:rsidR="00D95D9E" w:rsidRPr="00CF0FF7" w:rsidRDefault="00D95D9E" w:rsidP="0037140B">
            <w:pPr>
              <w:pStyle w:val="ListParagraph"/>
              <w:numPr>
                <w:ilvl w:val="0"/>
                <w:numId w:val="42"/>
              </w:numPr>
              <w:autoSpaceDE w:val="0"/>
              <w:autoSpaceDN w:val="0"/>
              <w:adjustRightInd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Arial"/>
                <w:bCs/>
                <w:szCs w:val="20"/>
              </w:rPr>
            </w:pPr>
            <w:r w:rsidRPr="00CF0FF7">
              <w:rPr>
                <w:rFonts w:cs="Arial"/>
                <w:szCs w:val="20"/>
              </w:rPr>
              <w:t>Implementation of the agreed upon SIEM architecture</w:t>
            </w:r>
          </w:p>
          <w:p w14:paraId="72E71771" w14:textId="4D6EA7D8" w:rsidR="00D95D9E" w:rsidRPr="00CF0FF7" w:rsidRDefault="00D95D9E" w:rsidP="0037140B">
            <w:pPr>
              <w:pStyle w:val="ListParagraph"/>
              <w:numPr>
                <w:ilvl w:val="0"/>
                <w:numId w:val="42"/>
              </w:numPr>
              <w:autoSpaceDE w:val="0"/>
              <w:autoSpaceDN w:val="0"/>
              <w:adjustRightInd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Arial"/>
                <w:bCs/>
                <w:szCs w:val="20"/>
              </w:rPr>
            </w:pPr>
            <w:r w:rsidRPr="00CF0FF7">
              <w:rPr>
                <w:rFonts w:cs="Arial"/>
                <w:szCs w:val="20"/>
              </w:rPr>
              <w:t>Integration of the agreed log sources to the SIEM Infrastructure</w:t>
            </w:r>
            <w:r w:rsidR="008654F2" w:rsidRPr="00CF0FF7">
              <w:rPr>
                <w:rFonts w:cs="Arial"/>
                <w:szCs w:val="20"/>
              </w:rPr>
              <w:t xml:space="preserve"> and test as per agreed acceptance criteria</w:t>
            </w:r>
          </w:p>
          <w:p w14:paraId="267B37D3" w14:textId="5D3F3192" w:rsidR="00D95D9E" w:rsidRPr="00CF0FF7" w:rsidRDefault="00242590" w:rsidP="0037140B">
            <w:pPr>
              <w:pStyle w:val="ListParagraph"/>
              <w:numPr>
                <w:ilvl w:val="0"/>
                <w:numId w:val="42"/>
              </w:numPr>
              <w:autoSpaceDE w:val="0"/>
              <w:autoSpaceDN w:val="0"/>
              <w:adjustRightInd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Arial"/>
                <w:bCs/>
                <w:szCs w:val="20"/>
              </w:rPr>
            </w:pPr>
            <w:r w:rsidRPr="00CF0FF7">
              <w:rPr>
                <w:rFonts w:cs="Arial"/>
                <w:szCs w:val="20"/>
              </w:rPr>
              <w:t>Define</w:t>
            </w:r>
            <w:r w:rsidR="00D95D9E" w:rsidRPr="00CF0FF7">
              <w:rPr>
                <w:rFonts w:cs="Arial"/>
                <w:szCs w:val="20"/>
              </w:rPr>
              <w:t xml:space="preserve"> </w:t>
            </w:r>
            <w:r w:rsidR="008654F2" w:rsidRPr="00CF0FF7">
              <w:rPr>
                <w:rFonts w:cs="Arial"/>
                <w:szCs w:val="20"/>
              </w:rPr>
              <w:t xml:space="preserve">and test </w:t>
            </w:r>
            <w:r w:rsidR="00D95D9E" w:rsidRPr="00CF0FF7">
              <w:rPr>
                <w:rFonts w:cs="Arial"/>
                <w:szCs w:val="20"/>
              </w:rPr>
              <w:t xml:space="preserve">correlation </w:t>
            </w:r>
            <w:r w:rsidR="008654F2" w:rsidRPr="00CF0FF7">
              <w:rPr>
                <w:rFonts w:cs="Arial"/>
                <w:szCs w:val="20"/>
              </w:rPr>
              <w:t>search</w:t>
            </w:r>
          </w:p>
          <w:p w14:paraId="464BF5AD" w14:textId="77777777" w:rsidR="00D95D9E" w:rsidRPr="00CF0FF7" w:rsidRDefault="00D95D9E" w:rsidP="0037140B">
            <w:pPr>
              <w:pStyle w:val="ListParagraph"/>
              <w:numPr>
                <w:ilvl w:val="0"/>
                <w:numId w:val="42"/>
              </w:numPr>
              <w:autoSpaceDE w:val="0"/>
              <w:autoSpaceDN w:val="0"/>
              <w:adjustRightInd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Arial"/>
                <w:bCs/>
                <w:szCs w:val="20"/>
              </w:rPr>
            </w:pPr>
            <w:r w:rsidRPr="00CF0FF7">
              <w:rPr>
                <w:rFonts w:cs="Arial"/>
                <w:szCs w:val="20"/>
              </w:rPr>
              <w:t>Participate in project status reviews &amp; meetings</w:t>
            </w:r>
          </w:p>
        </w:tc>
        <w:tc>
          <w:tcPr>
            <w:tcW w:w="1994" w:type="dxa"/>
          </w:tcPr>
          <w:p w14:paraId="6B1CCEE1" w14:textId="77777777" w:rsidR="00D95D9E" w:rsidRPr="00CF0FF7" w:rsidRDefault="00D95D9E" w:rsidP="00A307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szCs w:val="20"/>
              </w:rPr>
            </w:pPr>
            <w:r w:rsidRPr="00CF0FF7">
              <w:rPr>
                <w:rFonts w:cs="Arial"/>
                <w:bCs/>
                <w:szCs w:val="20"/>
              </w:rPr>
              <w:t>Onsite</w:t>
            </w:r>
          </w:p>
        </w:tc>
      </w:tr>
      <w:tr w:rsidR="00CC7B11" w:rsidRPr="00CF0FF7" w14:paraId="22B4F74E" w14:textId="77777777" w:rsidTr="00E10C6D">
        <w:trPr>
          <w:cnfStyle w:val="000000010000" w:firstRow="0" w:lastRow="0" w:firstColumn="0" w:lastColumn="0" w:oddVBand="0" w:evenVBand="0" w:oddHBand="0" w:evenHBand="1"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2510" w:type="dxa"/>
          </w:tcPr>
          <w:p w14:paraId="6883D29D" w14:textId="242E7718" w:rsidR="00CC7B11" w:rsidRPr="00CF0FF7" w:rsidRDefault="00E10C6D" w:rsidP="00E10C6D">
            <w:pPr>
              <w:autoSpaceDE w:val="0"/>
              <w:autoSpaceDN w:val="0"/>
              <w:adjustRightInd w:val="0"/>
              <w:jc w:val="left"/>
              <w:rPr>
                <w:rFonts w:cs="Arial"/>
                <w:szCs w:val="20"/>
              </w:rPr>
            </w:pPr>
            <w:r w:rsidRPr="00CF0FF7">
              <w:rPr>
                <w:rFonts w:cs="Arial"/>
                <w:szCs w:val="20"/>
              </w:rPr>
              <w:t xml:space="preserve">Cognizant – Splunk </w:t>
            </w:r>
            <w:r w:rsidR="00CC7B11" w:rsidRPr="00CF0FF7">
              <w:rPr>
                <w:rFonts w:cs="Arial"/>
                <w:szCs w:val="20"/>
              </w:rPr>
              <w:t>Developer</w:t>
            </w:r>
          </w:p>
        </w:tc>
        <w:tc>
          <w:tcPr>
            <w:tcW w:w="4836" w:type="dxa"/>
          </w:tcPr>
          <w:p w14:paraId="2433BE95" w14:textId="212B4F16" w:rsidR="00CC7B11" w:rsidRPr="00CF0FF7" w:rsidRDefault="00CC7B11" w:rsidP="0037140B">
            <w:pPr>
              <w:pStyle w:val="ListParagraph"/>
              <w:numPr>
                <w:ilvl w:val="0"/>
                <w:numId w:val="43"/>
              </w:numPr>
              <w:autoSpaceDE w:val="0"/>
              <w:autoSpaceDN w:val="0"/>
              <w:adjustRightInd w:val="0"/>
              <w:spacing w:before="0" w:after="0" w:line="240" w:lineRule="auto"/>
              <w:cnfStyle w:val="000000010000" w:firstRow="0" w:lastRow="0" w:firstColumn="0" w:lastColumn="0" w:oddVBand="0" w:evenVBand="0" w:oddHBand="0" w:evenHBand="1" w:firstRowFirstColumn="0" w:firstRowLastColumn="0" w:lastRowFirstColumn="0" w:lastRowLastColumn="0"/>
              <w:rPr>
                <w:rFonts w:cs="Arial"/>
                <w:bCs/>
                <w:szCs w:val="20"/>
              </w:rPr>
            </w:pPr>
            <w:r w:rsidRPr="00CF0FF7">
              <w:rPr>
                <w:rFonts w:cs="Arial"/>
                <w:szCs w:val="20"/>
              </w:rPr>
              <w:t>Build</w:t>
            </w:r>
            <w:r w:rsidR="004D0EB1">
              <w:rPr>
                <w:rFonts w:cs="Arial"/>
                <w:szCs w:val="20"/>
              </w:rPr>
              <w:t xml:space="preserve"> User Interface,</w:t>
            </w:r>
            <w:r w:rsidRPr="00CF0FF7">
              <w:rPr>
                <w:rFonts w:cs="Arial"/>
                <w:szCs w:val="20"/>
              </w:rPr>
              <w:t xml:space="preserve"> dashboard and Report Templates</w:t>
            </w:r>
          </w:p>
          <w:p w14:paraId="7AC81289" w14:textId="294422FD" w:rsidR="004874E3" w:rsidRPr="004874E3" w:rsidRDefault="004874E3" w:rsidP="0037140B">
            <w:pPr>
              <w:pStyle w:val="ListParagraph"/>
              <w:numPr>
                <w:ilvl w:val="0"/>
                <w:numId w:val="43"/>
              </w:numPr>
              <w:autoSpaceDE w:val="0"/>
              <w:autoSpaceDN w:val="0"/>
              <w:adjustRightInd w:val="0"/>
              <w:spacing w:before="0" w:after="0" w:line="240" w:lineRule="auto"/>
              <w:cnfStyle w:val="000000010000" w:firstRow="0" w:lastRow="0" w:firstColumn="0" w:lastColumn="0" w:oddVBand="0" w:evenVBand="0" w:oddHBand="0" w:evenHBand="1" w:firstRowFirstColumn="0" w:firstRowLastColumn="0" w:lastRowFirstColumn="0" w:lastRowLastColumn="0"/>
              <w:rPr>
                <w:rFonts w:cs="Arial"/>
                <w:bCs/>
                <w:szCs w:val="20"/>
              </w:rPr>
            </w:pPr>
            <w:r>
              <w:rPr>
                <w:rFonts w:cs="Arial"/>
                <w:bCs/>
                <w:szCs w:val="20"/>
              </w:rPr>
              <w:t>Build parsers</w:t>
            </w:r>
          </w:p>
          <w:p w14:paraId="277418FB" w14:textId="7902C838" w:rsidR="00CC7B11" w:rsidRPr="00CF0FF7" w:rsidRDefault="008654F2" w:rsidP="0037140B">
            <w:pPr>
              <w:pStyle w:val="ListParagraph"/>
              <w:numPr>
                <w:ilvl w:val="0"/>
                <w:numId w:val="43"/>
              </w:numPr>
              <w:autoSpaceDE w:val="0"/>
              <w:autoSpaceDN w:val="0"/>
              <w:adjustRightInd w:val="0"/>
              <w:spacing w:before="0" w:after="0" w:line="240" w:lineRule="auto"/>
              <w:cnfStyle w:val="000000010000" w:firstRow="0" w:lastRow="0" w:firstColumn="0" w:lastColumn="0" w:oddVBand="0" w:evenVBand="0" w:oddHBand="0" w:evenHBand="1" w:firstRowFirstColumn="0" w:firstRowLastColumn="0" w:lastRowFirstColumn="0" w:lastRowLastColumn="0"/>
              <w:rPr>
                <w:rFonts w:cs="Arial"/>
                <w:bCs/>
                <w:szCs w:val="20"/>
              </w:rPr>
            </w:pPr>
            <w:r w:rsidRPr="00CF0FF7">
              <w:rPr>
                <w:rFonts w:cs="Arial"/>
                <w:szCs w:val="20"/>
              </w:rPr>
              <w:t>Configure correlation</w:t>
            </w:r>
            <w:r w:rsidR="00CC7B11" w:rsidRPr="00CF0FF7">
              <w:rPr>
                <w:rFonts w:cs="Arial"/>
                <w:szCs w:val="20"/>
              </w:rPr>
              <w:t xml:space="preserve"> search rules</w:t>
            </w:r>
          </w:p>
          <w:p w14:paraId="70232308" w14:textId="0A133036" w:rsidR="00FA58E7" w:rsidRPr="00CF0FF7" w:rsidRDefault="00FA58E7" w:rsidP="0037140B">
            <w:pPr>
              <w:pStyle w:val="ListParagraph"/>
              <w:numPr>
                <w:ilvl w:val="0"/>
                <w:numId w:val="43"/>
              </w:numPr>
              <w:autoSpaceDE w:val="0"/>
              <w:autoSpaceDN w:val="0"/>
              <w:adjustRightInd w:val="0"/>
              <w:spacing w:before="0" w:after="0" w:line="240" w:lineRule="auto"/>
              <w:cnfStyle w:val="000000010000" w:firstRow="0" w:lastRow="0" w:firstColumn="0" w:lastColumn="0" w:oddVBand="0" w:evenVBand="0" w:oddHBand="0" w:evenHBand="1" w:firstRowFirstColumn="0" w:firstRowLastColumn="0" w:lastRowFirstColumn="0" w:lastRowLastColumn="0"/>
              <w:rPr>
                <w:rFonts w:cs="Arial"/>
                <w:bCs/>
                <w:szCs w:val="20"/>
              </w:rPr>
            </w:pPr>
            <w:r w:rsidRPr="00CF0FF7">
              <w:rPr>
                <w:rFonts w:cs="Arial"/>
                <w:szCs w:val="20"/>
              </w:rPr>
              <w:t>Configure Log sources</w:t>
            </w:r>
          </w:p>
        </w:tc>
        <w:tc>
          <w:tcPr>
            <w:tcW w:w="1994" w:type="dxa"/>
          </w:tcPr>
          <w:p w14:paraId="0F03DFFF" w14:textId="61CABB2E" w:rsidR="00CC7B11" w:rsidRPr="00CF0FF7" w:rsidRDefault="00CC7B11" w:rsidP="00B53C12">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
                <w:bCs/>
                <w:szCs w:val="20"/>
              </w:rPr>
            </w:pPr>
            <w:r w:rsidRPr="00CF0FF7">
              <w:rPr>
                <w:rFonts w:cs="Arial"/>
                <w:bCs/>
                <w:szCs w:val="20"/>
              </w:rPr>
              <w:t>Onsite</w:t>
            </w:r>
          </w:p>
        </w:tc>
      </w:tr>
      <w:tr w:rsidR="00CC7B11" w:rsidRPr="00CF0FF7" w14:paraId="7E189F27" w14:textId="77777777" w:rsidTr="00E10C6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510" w:type="dxa"/>
          </w:tcPr>
          <w:p w14:paraId="0568BF55" w14:textId="14183F0C" w:rsidR="00CC7B11" w:rsidRPr="00CF0FF7" w:rsidRDefault="00CC7B11" w:rsidP="00E10C6D">
            <w:pPr>
              <w:autoSpaceDE w:val="0"/>
              <w:autoSpaceDN w:val="0"/>
              <w:adjustRightInd w:val="0"/>
              <w:jc w:val="left"/>
              <w:rPr>
                <w:rFonts w:cs="Arial"/>
                <w:szCs w:val="20"/>
              </w:rPr>
            </w:pPr>
            <w:r w:rsidRPr="00CF0FF7">
              <w:rPr>
                <w:rFonts w:cs="Arial"/>
                <w:szCs w:val="20"/>
              </w:rPr>
              <w:t>Cognizant - PMO</w:t>
            </w:r>
          </w:p>
        </w:tc>
        <w:tc>
          <w:tcPr>
            <w:tcW w:w="4836" w:type="dxa"/>
          </w:tcPr>
          <w:p w14:paraId="7394AEC2" w14:textId="77777777" w:rsidR="00CC7B11" w:rsidRPr="00CF0FF7" w:rsidRDefault="00CC7B11" w:rsidP="0037140B">
            <w:pPr>
              <w:pStyle w:val="ListParagraph"/>
              <w:numPr>
                <w:ilvl w:val="0"/>
                <w:numId w:val="42"/>
              </w:numPr>
              <w:autoSpaceDE w:val="0"/>
              <w:autoSpaceDN w:val="0"/>
              <w:adjustRightInd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CF0FF7">
              <w:rPr>
                <w:rFonts w:cs="Arial"/>
                <w:szCs w:val="20"/>
              </w:rPr>
              <w:t>Project Management</w:t>
            </w:r>
          </w:p>
          <w:p w14:paraId="1E80DF1F" w14:textId="17CD2597" w:rsidR="00CC7B11" w:rsidRPr="00CF0FF7" w:rsidRDefault="00CC7B11" w:rsidP="0037140B">
            <w:pPr>
              <w:pStyle w:val="ListParagraph"/>
              <w:numPr>
                <w:ilvl w:val="0"/>
                <w:numId w:val="42"/>
              </w:numPr>
              <w:autoSpaceDE w:val="0"/>
              <w:autoSpaceDN w:val="0"/>
              <w:adjustRightInd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Arial"/>
                <w:szCs w:val="20"/>
              </w:rPr>
            </w:pPr>
            <w:r w:rsidRPr="00CF0FF7">
              <w:rPr>
                <w:rFonts w:cs="Arial"/>
                <w:szCs w:val="20"/>
              </w:rPr>
              <w:t>Quality Assurance Tracking</w:t>
            </w:r>
          </w:p>
        </w:tc>
        <w:tc>
          <w:tcPr>
            <w:tcW w:w="1994" w:type="dxa"/>
          </w:tcPr>
          <w:p w14:paraId="50FC676D" w14:textId="1A9F9CBD" w:rsidR="00CC7B11" w:rsidRPr="00CF0FF7" w:rsidRDefault="00DC1372" w:rsidP="00A307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bCs/>
                <w:szCs w:val="20"/>
              </w:rPr>
            </w:pPr>
            <w:r>
              <w:rPr>
                <w:rFonts w:cs="Arial"/>
                <w:bCs/>
                <w:szCs w:val="20"/>
              </w:rPr>
              <w:t>Onsite</w:t>
            </w:r>
          </w:p>
        </w:tc>
      </w:tr>
    </w:tbl>
    <w:p w14:paraId="4F335DE3" w14:textId="60A70752" w:rsidR="006C6463" w:rsidRPr="00CF0FF7" w:rsidRDefault="006C6463" w:rsidP="006C6463">
      <w:pPr>
        <w:pStyle w:val="Heading1"/>
      </w:pPr>
    </w:p>
    <w:p w14:paraId="00A5BE89" w14:textId="425BB997" w:rsidR="006C6463" w:rsidRDefault="006C6463" w:rsidP="006C6463">
      <w:pPr>
        <w:spacing w:before="0" w:line="240" w:lineRule="auto"/>
        <w:ind w:left="576"/>
        <w:rPr>
          <w:rFonts w:cs="Arial"/>
        </w:rPr>
      </w:pPr>
      <w:r>
        <w:rPr>
          <w:rFonts w:cs="Arial"/>
        </w:rPr>
        <w:t xml:space="preserve">Hours of Work: </w:t>
      </w:r>
      <w:r w:rsidRPr="006C6463">
        <w:rPr>
          <w:rFonts w:cs="Arial"/>
        </w:rPr>
        <w:t xml:space="preserve">Telefonica Germany business hours </w:t>
      </w:r>
      <w:r>
        <w:rPr>
          <w:rFonts w:cs="Arial"/>
        </w:rPr>
        <w:t>– 8 x 5 basis</w:t>
      </w:r>
    </w:p>
    <w:p w14:paraId="53EBB10B" w14:textId="383DB1D3" w:rsidR="006C6463" w:rsidRPr="006C6463" w:rsidRDefault="006C6463" w:rsidP="006C6463">
      <w:pPr>
        <w:spacing w:before="0" w:line="240" w:lineRule="auto"/>
        <w:ind w:left="576"/>
        <w:rPr>
          <w:rFonts w:cs="Arial"/>
        </w:rPr>
      </w:pPr>
      <w:r>
        <w:rPr>
          <w:rFonts w:cs="Arial"/>
        </w:rPr>
        <w:t>Mode of Communication: English</w:t>
      </w:r>
    </w:p>
    <w:p w14:paraId="4AC0FA55" w14:textId="77777777" w:rsidR="00D95D9E" w:rsidRPr="00CF0FF7" w:rsidRDefault="00D95D9E" w:rsidP="00AC79AF">
      <w:pPr>
        <w:spacing w:line="276" w:lineRule="auto"/>
        <w:jc w:val="left"/>
        <w:rPr>
          <w:rFonts w:cs="Arial"/>
        </w:rPr>
      </w:pPr>
    </w:p>
    <w:p w14:paraId="6B1C1ABE" w14:textId="23CEC1F2" w:rsidR="00AC79AF" w:rsidRPr="00CF0FF7" w:rsidRDefault="00D718D1" w:rsidP="00D14824">
      <w:pPr>
        <w:pStyle w:val="Heading2"/>
      </w:pPr>
      <w:bookmarkStart w:id="46" w:name="_Toc477381636"/>
      <w:bookmarkStart w:id="47" w:name="_Toc525118869"/>
      <w:r>
        <w:lastRenderedPageBreak/>
        <w:t>4.4</w:t>
      </w:r>
      <w:r>
        <w:tab/>
      </w:r>
      <w:r w:rsidR="00AC79AF" w:rsidRPr="00CF0FF7">
        <w:t>Project Management</w:t>
      </w:r>
      <w:bookmarkEnd w:id="46"/>
      <w:bookmarkEnd w:id="47"/>
    </w:p>
    <w:p w14:paraId="5AEC9507" w14:textId="77777777" w:rsidR="00AC79AF" w:rsidRPr="00CF0FF7" w:rsidRDefault="00AC79AF" w:rsidP="00AC79AF">
      <w:pPr>
        <w:autoSpaceDE w:val="0"/>
        <w:autoSpaceDN w:val="0"/>
        <w:adjustRightInd w:val="0"/>
        <w:spacing w:after="0"/>
        <w:jc w:val="left"/>
        <w:rPr>
          <w:rFonts w:cs="Arial"/>
          <w:b/>
          <w:bCs/>
          <w:sz w:val="24"/>
          <w:szCs w:val="24"/>
        </w:rPr>
      </w:pPr>
      <w:r w:rsidRPr="00CF0FF7">
        <w:rPr>
          <w:rFonts w:cs="Arial"/>
          <w:b/>
          <w:bCs/>
          <w:sz w:val="24"/>
          <w:szCs w:val="24"/>
        </w:rPr>
        <w:t xml:space="preserve">Proposed Governance </w:t>
      </w:r>
    </w:p>
    <w:p w14:paraId="411E2295" w14:textId="6F728D12" w:rsidR="00AC79AF" w:rsidRDefault="00AC79AF" w:rsidP="00AC79AF">
      <w:pPr>
        <w:autoSpaceDE w:val="0"/>
        <w:autoSpaceDN w:val="0"/>
        <w:adjustRightInd w:val="0"/>
        <w:spacing w:after="0"/>
        <w:jc w:val="left"/>
        <w:rPr>
          <w:rFonts w:cs="Arial"/>
          <w:bCs/>
          <w:szCs w:val="24"/>
        </w:rPr>
      </w:pPr>
      <w:commentRangeStart w:id="48"/>
      <w:r w:rsidRPr="00CF0FF7">
        <w:rPr>
          <w:rFonts w:cs="Arial"/>
          <w:bCs/>
          <w:szCs w:val="24"/>
        </w:rPr>
        <w:t>The following is the proposed governance structure for the project-</w:t>
      </w:r>
      <w:commentRangeEnd w:id="48"/>
      <w:r w:rsidR="00C04C4A">
        <w:rPr>
          <w:rStyle w:val="CommentReference"/>
        </w:rPr>
        <w:commentReference w:id="48"/>
      </w:r>
    </w:p>
    <w:p w14:paraId="189ADABC" w14:textId="1F7FF089" w:rsidR="00C04C4A" w:rsidRDefault="00C04C4A" w:rsidP="00AC79AF">
      <w:pPr>
        <w:autoSpaceDE w:val="0"/>
        <w:autoSpaceDN w:val="0"/>
        <w:adjustRightInd w:val="0"/>
        <w:spacing w:after="0"/>
        <w:jc w:val="left"/>
        <w:rPr>
          <w:rFonts w:cs="Arial"/>
          <w:bCs/>
          <w:szCs w:val="24"/>
        </w:rPr>
      </w:pPr>
    </w:p>
    <w:p w14:paraId="0A3B6973" w14:textId="50C13B4E" w:rsidR="00C04C4A" w:rsidRPr="00CF0FF7" w:rsidRDefault="007668AD" w:rsidP="00AC79AF">
      <w:pPr>
        <w:autoSpaceDE w:val="0"/>
        <w:autoSpaceDN w:val="0"/>
        <w:adjustRightInd w:val="0"/>
        <w:spacing w:after="0"/>
        <w:jc w:val="left"/>
        <w:rPr>
          <w:rFonts w:cs="Arial"/>
          <w:bCs/>
          <w:szCs w:val="24"/>
        </w:rPr>
      </w:pPr>
      <w:r>
        <w:rPr>
          <w:rFonts w:cs="Arial"/>
          <w:bCs/>
          <w:noProof/>
          <w:szCs w:val="24"/>
          <w:lang w:val="en-US" w:bidi="ar-SA"/>
        </w:rPr>
        <w:drawing>
          <wp:inline distT="0" distB="0" distL="0" distR="0" wp14:anchorId="2D158BA3" wp14:editId="6DB1D885">
            <wp:extent cx="6502400" cy="374514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4764" cy="3752270"/>
                    </a:xfrm>
                    <a:prstGeom prst="rect">
                      <a:avLst/>
                    </a:prstGeom>
                    <a:noFill/>
                  </pic:spPr>
                </pic:pic>
              </a:graphicData>
            </a:graphic>
          </wp:inline>
        </w:drawing>
      </w:r>
    </w:p>
    <w:p w14:paraId="6BD1D921" w14:textId="77777777" w:rsidR="00AC79AF" w:rsidRPr="00CF0FF7" w:rsidRDefault="00AC79AF" w:rsidP="0037140B">
      <w:pPr>
        <w:pStyle w:val="ListParagraph"/>
        <w:numPr>
          <w:ilvl w:val="0"/>
          <w:numId w:val="39"/>
        </w:numPr>
        <w:spacing w:before="0" w:line="240" w:lineRule="auto"/>
        <w:rPr>
          <w:rFonts w:cs="Arial"/>
        </w:rPr>
      </w:pPr>
      <w:r w:rsidRPr="00CF0FF7">
        <w:rPr>
          <w:rFonts w:cs="Arial"/>
        </w:rPr>
        <w:t>Delivery team manage the day-to-day operations with respect to the project</w:t>
      </w:r>
    </w:p>
    <w:p w14:paraId="6C83AA1E" w14:textId="77777777" w:rsidR="00AC79AF" w:rsidRPr="00CF0FF7" w:rsidRDefault="00AC79AF" w:rsidP="0037140B">
      <w:pPr>
        <w:pStyle w:val="ListParagraph"/>
        <w:numPr>
          <w:ilvl w:val="0"/>
          <w:numId w:val="39"/>
        </w:numPr>
        <w:spacing w:before="0" w:line="240" w:lineRule="auto"/>
        <w:rPr>
          <w:rFonts w:cs="Arial"/>
        </w:rPr>
      </w:pPr>
      <w:r w:rsidRPr="00CF0FF7">
        <w:rPr>
          <w:rFonts w:cs="Arial"/>
        </w:rPr>
        <w:t>Cognizant would leverage centers of excellence (CoE) as needed during various phases of the project</w:t>
      </w:r>
    </w:p>
    <w:p w14:paraId="122226BB" w14:textId="77777777" w:rsidR="00AC79AF" w:rsidRPr="00CF0FF7" w:rsidRDefault="00AC79AF" w:rsidP="0037140B">
      <w:pPr>
        <w:pStyle w:val="ListParagraph"/>
        <w:numPr>
          <w:ilvl w:val="0"/>
          <w:numId w:val="39"/>
        </w:numPr>
        <w:spacing w:before="0" w:line="240" w:lineRule="auto"/>
        <w:rPr>
          <w:rFonts w:cs="Arial"/>
        </w:rPr>
      </w:pPr>
      <w:r w:rsidRPr="00CF0FF7">
        <w:rPr>
          <w:rFonts w:cs="Arial"/>
        </w:rPr>
        <w:t>Cognizant team will closely work with the SIEM product vendor for this project</w:t>
      </w:r>
    </w:p>
    <w:p w14:paraId="433481B7" w14:textId="77777777" w:rsidR="00AC79AF" w:rsidRPr="00CF0FF7" w:rsidRDefault="00AC79AF" w:rsidP="00AC79AF">
      <w:pPr>
        <w:autoSpaceDE w:val="0"/>
        <w:autoSpaceDN w:val="0"/>
        <w:adjustRightInd w:val="0"/>
        <w:spacing w:after="0"/>
        <w:jc w:val="left"/>
        <w:rPr>
          <w:rFonts w:cs="Arial"/>
          <w:b/>
          <w:bCs/>
          <w:szCs w:val="24"/>
        </w:rPr>
      </w:pPr>
      <w:r w:rsidRPr="00CF0FF7">
        <w:rPr>
          <w:rFonts w:cs="Arial"/>
          <w:b/>
          <w:bCs/>
          <w:szCs w:val="24"/>
        </w:rPr>
        <w:t>Steering committee</w:t>
      </w:r>
    </w:p>
    <w:p w14:paraId="506122A5" w14:textId="77777777" w:rsidR="00AC79AF" w:rsidRPr="00CF0FF7" w:rsidRDefault="00AC79AF" w:rsidP="0037140B">
      <w:pPr>
        <w:pStyle w:val="ListParagraph"/>
        <w:numPr>
          <w:ilvl w:val="0"/>
          <w:numId w:val="39"/>
        </w:numPr>
        <w:spacing w:before="0" w:line="240" w:lineRule="auto"/>
        <w:rPr>
          <w:rFonts w:cs="Arial"/>
        </w:rPr>
      </w:pPr>
      <w:r w:rsidRPr="00CF0FF7">
        <w:rPr>
          <w:rFonts w:cs="Arial"/>
        </w:rPr>
        <w:t>To assess and monitor the strategic direction and health of the project</w:t>
      </w:r>
    </w:p>
    <w:p w14:paraId="397AF3A0" w14:textId="77777777" w:rsidR="00AC79AF" w:rsidRPr="00CF0FF7" w:rsidRDefault="00AC79AF" w:rsidP="0037140B">
      <w:pPr>
        <w:pStyle w:val="ListParagraph"/>
        <w:numPr>
          <w:ilvl w:val="0"/>
          <w:numId w:val="39"/>
        </w:numPr>
        <w:spacing w:before="0" w:line="240" w:lineRule="auto"/>
        <w:rPr>
          <w:rFonts w:cs="Arial"/>
        </w:rPr>
      </w:pPr>
      <w:r w:rsidRPr="00CF0FF7">
        <w:rPr>
          <w:rFonts w:cs="Arial"/>
        </w:rPr>
        <w:t>Weekly checkpoint meetings</w:t>
      </w:r>
    </w:p>
    <w:p w14:paraId="3CE1193E" w14:textId="77777777" w:rsidR="00AC79AF" w:rsidRPr="00CF0FF7" w:rsidRDefault="00AC79AF" w:rsidP="00AC79AF">
      <w:pPr>
        <w:autoSpaceDE w:val="0"/>
        <w:autoSpaceDN w:val="0"/>
        <w:adjustRightInd w:val="0"/>
        <w:spacing w:after="0"/>
        <w:jc w:val="left"/>
        <w:rPr>
          <w:rFonts w:cs="Arial"/>
          <w:b/>
          <w:bCs/>
          <w:szCs w:val="24"/>
        </w:rPr>
      </w:pPr>
      <w:r w:rsidRPr="00CF0FF7">
        <w:rPr>
          <w:rFonts w:cs="Arial"/>
          <w:b/>
          <w:bCs/>
          <w:szCs w:val="24"/>
        </w:rPr>
        <w:t xml:space="preserve"> Delivery Team</w:t>
      </w:r>
    </w:p>
    <w:p w14:paraId="22922A61" w14:textId="77777777" w:rsidR="00AC79AF" w:rsidRPr="00CF0FF7" w:rsidRDefault="00AC79AF" w:rsidP="0037140B">
      <w:pPr>
        <w:pStyle w:val="ListParagraph"/>
        <w:numPr>
          <w:ilvl w:val="0"/>
          <w:numId w:val="39"/>
        </w:numPr>
        <w:spacing w:before="0" w:line="240" w:lineRule="auto"/>
        <w:rPr>
          <w:rFonts w:cs="Arial"/>
        </w:rPr>
      </w:pPr>
      <w:r w:rsidRPr="00CF0FF7">
        <w:rPr>
          <w:rFonts w:cs="Arial"/>
        </w:rPr>
        <w:t>Implementation of the Proposed SIEM solution</w:t>
      </w:r>
    </w:p>
    <w:p w14:paraId="5C709052" w14:textId="77777777" w:rsidR="00AC79AF" w:rsidRPr="00CF0FF7" w:rsidRDefault="00AC79AF" w:rsidP="00AC79AF">
      <w:pPr>
        <w:ind w:left="360" w:hanging="360"/>
        <w:rPr>
          <w:rFonts w:cs="Arial"/>
          <w:b/>
        </w:rPr>
      </w:pPr>
      <w:r w:rsidRPr="00CF0FF7">
        <w:rPr>
          <w:rFonts w:cs="Arial"/>
          <w:b/>
        </w:rPr>
        <w:t>Communication and Reporting</w:t>
      </w:r>
    </w:p>
    <w:p w14:paraId="4FE159DD" w14:textId="78F61754" w:rsidR="00AC79AF" w:rsidRPr="00CF0FF7" w:rsidRDefault="00AC79AF" w:rsidP="00747592">
      <w:pPr>
        <w:rPr>
          <w:rFonts w:cs="Arial"/>
        </w:rPr>
      </w:pPr>
      <w:r w:rsidRPr="00CF0FF7">
        <w:rPr>
          <w:rFonts w:cs="Arial"/>
        </w:rPr>
        <w:t xml:space="preserve">Communication will happen at various levels between Telefonica, Cognizant Onsite and Cognizant Offshore teams. Primary contacts for Telefonica will be the Cognizant onsite team; however, offshore team members will be present during key discussions as required.   </w:t>
      </w:r>
    </w:p>
    <w:p w14:paraId="13414CD4" w14:textId="77777777" w:rsidR="00AC79AF" w:rsidRPr="00CF0FF7" w:rsidRDefault="00AC79AF" w:rsidP="00AC79AF">
      <w:pPr>
        <w:spacing w:after="0" w:line="276" w:lineRule="auto"/>
        <w:jc w:val="left"/>
        <w:rPr>
          <w:rFonts w:cs="Arial"/>
        </w:rPr>
      </w:pPr>
      <w:r w:rsidRPr="00CF0FF7">
        <w:rPr>
          <w:rFonts w:cs="Arial"/>
        </w:rPr>
        <w:t xml:space="preserve">Following is the communication plan suggested for Telefonica- </w:t>
      </w:r>
    </w:p>
    <w:tbl>
      <w:tblPr>
        <w:tblpPr w:leftFromText="180" w:rightFromText="180" w:vertAnchor="text" w:horzAnchor="page" w:tblpX="1453" w:tblpY="14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8"/>
        <w:gridCol w:w="1405"/>
        <w:gridCol w:w="2106"/>
        <w:gridCol w:w="1843"/>
        <w:gridCol w:w="2638"/>
      </w:tblGrid>
      <w:tr w:rsidR="00AC79AF" w:rsidRPr="00CF0FF7" w14:paraId="412A8FC1" w14:textId="77777777" w:rsidTr="00AC79AF">
        <w:trPr>
          <w:trHeight w:val="19"/>
        </w:trPr>
        <w:tc>
          <w:tcPr>
            <w:tcW w:w="910" w:type="pct"/>
            <w:vMerge w:val="restart"/>
            <w:tcBorders>
              <w:right w:val="single" w:sz="4" w:space="0" w:color="FFFFFF" w:themeColor="background1"/>
            </w:tcBorders>
            <w:shd w:val="clear" w:color="auto" w:fill="002060"/>
          </w:tcPr>
          <w:p w14:paraId="4B2D16D0" w14:textId="77777777" w:rsidR="00AC79AF" w:rsidRPr="00CF0FF7" w:rsidRDefault="00AC79AF" w:rsidP="00AC79AF">
            <w:pPr>
              <w:spacing w:after="0" w:line="276" w:lineRule="auto"/>
              <w:contextualSpacing/>
              <w:jc w:val="center"/>
              <w:rPr>
                <w:rFonts w:cs="Arial"/>
                <w:b/>
                <w:bCs/>
                <w:color w:val="FFFFFF"/>
              </w:rPr>
            </w:pPr>
            <w:r w:rsidRPr="00CF0FF7">
              <w:rPr>
                <w:rFonts w:cs="Arial"/>
                <w:b/>
                <w:bCs/>
                <w:color w:val="FFFFFF"/>
              </w:rPr>
              <w:t>Meeting</w:t>
            </w:r>
          </w:p>
          <w:p w14:paraId="1BD11370" w14:textId="77777777" w:rsidR="00AC79AF" w:rsidRPr="00CF0FF7" w:rsidRDefault="00AC79AF" w:rsidP="00AC79AF">
            <w:pPr>
              <w:spacing w:after="0" w:line="276" w:lineRule="auto"/>
              <w:contextualSpacing/>
              <w:jc w:val="center"/>
              <w:rPr>
                <w:rFonts w:cs="Arial"/>
                <w:b/>
                <w:bCs/>
                <w:color w:val="FFFFFF"/>
              </w:rPr>
            </w:pPr>
          </w:p>
        </w:tc>
        <w:tc>
          <w:tcPr>
            <w:tcW w:w="719" w:type="pct"/>
            <w:vMerge w:val="restart"/>
            <w:tcBorders>
              <w:left w:val="single" w:sz="4" w:space="0" w:color="FFFFFF" w:themeColor="background1"/>
              <w:right w:val="single" w:sz="4" w:space="0" w:color="FFFFFF" w:themeColor="background1"/>
            </w:tcBorders>
            <w:shd w:val="clear" w:color="auto" w:fill="002060"/>
          </w:tcPr>
          <w:p w14:paraId="3EE37C6A" w14:textId="77777777" w:rsidR="00AC79AF" w:rsidRPr="00CF0FF7" w:rsidRDefault="00AC79AF" w:rsidP="00AC79AF">
            <w:pPr>
              <w:spacing w:after="0" w:line="276" w:lineRule="auto"/>
              <w:contextualSpacing/>
              <w:jc w:val="center"/>
              <w:rPr>
                <w:rFonts w:cs="Arial"/>
                <w:b/>
                <w:bCs/>
                <w:color w:val="FFFFFF"/>
              </w:rPr>
            </w:pPr>
            <w:r w:rsidRPr="00CF0FF7">
              <w:rPr>
                <w:rFonts w:cs="Arial"/>
                <w:b/>
                <w:bCs/>
                <w:color w:val="FFFFFF"/>
              </w:rPr>
              <w:t>Frequency</w:t>
            </w:r>
          </w:p>
        </w:tc>
        <w:tc>
          <w:tcPr>
            <w:tcW w:w="2021" w:type="pct"/>
            <w:gridSpan w:val="2"/>
            <w:tcBorders>
              <w:left w:val="single" w:sz="4" w:space="0" w:color="FFFFFF" w:themeColor="background1"/>
              <w:bottom w:val="single" w:sz="4" w:space="0" w:color="FFFFFF" w:themeColor="background1"/>
              <w:right w:val="single" w:sz="4" w:space="0" w:color="FFFFFF" w:themeColor="background1"/>
            </w:tcBorders>
            <w:shd w:val="clear" w:color="auto" w:fill="002060"/>
          </w:tcPr>
          <w:p w14:paraId="3828C859" w14:textId="77777777" w:rsidR="00AC79AF" w:rsidRPr="00CF0FF7" w:rsidRDefault="00AC79AF" w:rsidP="00AC79AF">
            <w:pPr>
              <w:spacing w:after="0" w:line="276" w:lineRule="auto"/>
              <w:contextualSpacing/>
              <w:jc w:val="center"/>
              <w:rPr>
                <w:rFonts w:cs="Arial"/>
                <w:b/>
                <w:bCs/>
                <w:color w:val="FFFFFF"/>
              </w:rPr>
            </w:pPr>
            <w:r w:rsidRPr="00CF0FF7">
              <w:rPr>
                <w:rFonts w:cs="Arial"/>
                <w:b/>
                <w:bCs/>
                <w:color w:val="FFFFFF"/>
              </w:rPr>
              <w:t>Attendees</w:t>
            </w:r>
          </w:p>
        </w:tc>
        <w:tc>
          <w:tcPr>
            <w:tcW w:w="1350" w:type="pct"/>
            <w:vMerge w:val="restart"/>
            <w:tcBorders>
              <w:left w:val="single" w:sz="4" w:space="0" w:color="FFFFFF" w:themeColor="background1"/>
            </w:tcBorders>
            <w:shd w:val="clear" w:color="auto" w:fill="002060"/>
          </w:tcPr>
          <w:p w14:paraId="0F9AD002" w14:textId="77777777" w:rsidR="00AC79AF" w:rsidRPr="00CF0FF7" w:rsidRDefault="00AC79AF" w:rsidP="00AC79AF">
            <w:pPr>
              <w:tabs>
                <w:tab w:val="left" w:pos="345"/>
                <w:tab w:val="center" w:pos="1423"/>
              </w:tabs>
              <w:spacing w:after="0" w:line="276" w:lineRule="auto"/>
              <w:contextualSpacing/>
              <w:jc w:val="center"/>
              <w:rPr>
                <w:rFonts w:cs="Arial"/>
                <w:b/>
                <w:bCs/>
                <w:color w:val="FFFFFF"/>
              </w:rPr>
            </w:pPr>
            <w:r w:rsidRPr="00CF0FF7">
              <w:rPr>
                <w:rFonts w:cs="Arial"/>
                <w:b/>
                <w:bCs/>
                <w:color w:val="FFFFFF"/>
                <w:shd w:val="clear" w:color="auto" w:fill="002060"/>
              </w:rPr>
              <w:t>Focu</w:t>
            </w:r>
            <w:r w:rsidRPr="00CF0FF7">
              <w:rPr>
                <w:rFonts w:cs="Arial"/>
                <w:b/>
                <w:bCs/>
                <w:color w:val="FFFFFF"/>
              </w:rPr>
              <w:t>s Area</w:t>
            </w:r>
          </w:p>
        </w:tc>
      </w:tr>
      <w:tr w:rsidR="00AC79AF" w:rsidRPr="00CF0FF7" w14:paraId="7339B02D" w14:textId="77777777" w:rsidTr="00AC79AF">
        <w:trPr>
          <w:trHeight w:val="19"/>
        </w:trPr>
        <w:tc>
          <w:tcPr>
            <w:tcW w:w="910" w:type="pct"/>
            <w:vMerge/>
            <w:tcBorders>
              <w:right w:val="single" w:sz="4" w:space="0" w:color="FFFFFF" w:themeColor="background1"/>
            </w:tcBorders>
            <w:shd w:val="clear" w:color="auto" w:fill="C6D9F1"/>
          </w:tcPr>
          <w:p w14:paraId="18D9AD57" w14:textId="77777777" w:rsidR="00AC79AF" w:rsidRPr="00CF0FF7" w:rsidRDefault="00AC79AF" w:rsidP="00AC79AF">
            <w:pPr>
              <w:spacing w:after="0" w:line="276" w:lineRule="auto"/>
              <w:contextualSpacing/>
              <w:jc w:val="left"/>
              <w:rPr>
                <w:rFonts w:cs="Arial"/>
                <w:b/>
                <w:bCs/>
              </w:rPr>
            </w:pPr>
          </w:p>
        </w:tc>
        <w:tc>
          <w:tcPr>
            <w:tcW w:w="719" w:type="pct"/>
            <w:vMerge/>
            <w:tcBorders>
              <w:left w:val="single" w:sz="4" w:space="0" w:color="FFFFFF" w:themeColor="background1"/>
              <w:right w:val="single" w:sz="4" w:space="0" w:color="FFFFFF" w:themeColor="background1"/>
            </w:tcBorders>
            <w:shd w:val="clear" w:color="auto" w:fill="C6D9F1"/>
          </w:tcPr>
          <w:p w14:paraId="71DBAE5B" w14:textId="77777777" w:rsidR="00AC79AF" w:rsidRPr="00CF0FF7" w:rsidRDefault="00AC79AF" w:rsidP="00AC79AF">
            <w:pPr>
              <w:spacing w:after="0" w:line="276" w:lineRule="auto"/>
              <w:contextualSpacing/>
              <w:jc w:val="left"/>
              <w:rPr>
                <w:rFonts w:cs="Arial"/>
              </w:rPr>
            </w:pPr>
          </w:p>
        </w:tc>
        <w:tc>
          <w:tcPr>
            <w:tcW w:w="1078" w:type="pct"/>
            <w:tcBorders>
              <w:top w:val="single" w:sz="4" w:space="0" w:color="FFFFFF" w:themeColor="background1"/>
              <w:left w:val="single" w:sz="4" w:space="0" w:color="FFFFFF" w:themeColor="background1"/>
              <w:right w:val="single" w:sz="4" w:space="0" w:color="FFFFFF" w:themeColor="background1"/>
            </w:tcBorders>
            <w:shd w:val="clear" w:color="auto" w:fill="002060"/>
          </w:tcPr>
          <w:p w14:paraId="13BCCB67" w14:textId="77777777" w:rsidR="00AC79AF" w:rsidRPr="00CF0FF7" w:rsidRDefault="00AC79AF" w:rsidP="00AC79AF">
            <w:pPr>
              <w:spacing w:after="0" w:line="276" w:lineRule="auto"/>
              <w:contextualSpacing/>
              <w:jc w:val="center"/>
              <w:rPr>
                <w:rFonts w:cs="Arial"/>
                <w:b/>
                <w:color w:val="FFFFFF"/>
              </w:rPr>
            </w:pPr>
            <w:r w:rsidRPr="00CF0FF7">
              <w:rPr>
                <w:rFonts w:cs="Arial"/>
                <w:b/>
                <w:color w:val="FFFFFF"/>
              </w:rPr>
              <w:t>Cognizant</w:t>
            </w:r>
          </w:p>
        </w:tc>
        <w:tc>
          <w:tcPr>
            <w:tcW w:w="943" w:type="pct"/>
            <w:tcBorders>
              <w:top w:val="single" w:sz="4" w:space="0" w:color="FFFFFF" w:themeColor="background1"/>
              <w:left w:val="single" w:sz="4" w:space="0" w:color="FFFFFF" w:themeColor="background1"/>
              <w:right w:val="single" w:sz="4" w:space="0" w:color="FFFFFF" w:themeColor="background1"/>
            </w:tcBorders>
            <w:shd w:val="clear" w:color="auto" w:fill="002060"/>
          </w:tcPr>
          <w:p w14:paraId="4CD3E916" w14:textId="77777777" w:rsidR="00AC79AF" w:rsidRPr="00CF0FF7" w:rsidRDefault="00AC79AF" w:rsidP="00AC79AF">
            <w:pPr>
              <w:spacing w:after="0" w:line="276" w:lineRule="auto"/>
              <w:contextualSpacing/>
              <w:jc w:val="center"/>
              <w:rPr>
                <w:rFonts w:cs="Arial"/>
                <w:b/>
                <w:color w:val="FFFFFF"/>
              </w:rPr>
            </w:pPr>
            <w:r w:rsidRPr="00CF0FF7">
              <w:rPr>
                <w:rFonts w:cs="Arial"/>
                <w:b/>
                <w:color w:val="FFFFFF"/>
              </w:rPr>
              <w:t>Telefonica</w:t>
            </w:r>
          </w:p>
        </w:tc>
        <w:tc>
          <w:tcPr>
            <w:tcW w:w="1350" w:type="pct"/>
            <w:vMerge/>
            <w:tcBorders>
              <w:left w:val="single" w:sz="4" w:space="0" w:color="FFFFFF" w:themeColor="background1"/>
            </w:tcBorders>
            <w:shd w:val="clear" w:color="auto" w:fill="002060"/>
          </w:tcPr>
          <w:p w14:paraId="78A1D372" w14:textId="77777777" w:rsidR="00AC79AF" w:rsidRPr="00CF0FF7" w:rsidRDefault="00AC79AF" w:rsidP="00AC79AF">
            <w:pPr>
              <w:spacing w:after="0" w:line="276" w:lineRule="auto"/>
              <w:contextualSpacing/>
              <w:jc w:val="left"/>
              <w:rPr>
                <w:rFonts w:cs="Arial"/>
                <w:b/>
                <w:bCs/>
              </w:rPr>
            </w:pPr>
          </w:p>
        </w:tc>
      </w:tr>
      <w:tr w:rsidR="00AC79AF" w:rsidRPr="00CF0FF7" w14:paraId="1B7D39A1" w14:textId="77777777" w:rsidTr="00AC79AF">
        <w:trPr>
          <w:trHeight w:val="1638"/>
        </w:trPr>
        <w:tc>
          <w:tcPr>
            <w:tcW w:w="910" w:type="pct"/>
            <w:shd w:val="clear" w:color="auto" w:fill="auto"/>
          </w:tcPr>
          <w:p w14:paraId="0728A09E" w14:textId="77777777" w:rsidR="00AC79AF" w:rsidRPr="00CF0FF7" w:rsidRDefault="00AC79AF" w:rsidP="00AC79AF">
            <w:pPr>
              <w:spacing w:after="0" w:line="276" w:lineRule="auto"/>
              <w:contextualSpacing/>
              <w:jc w:val="left"/>
              <w:rPr>
                <w:rFonts w:cs="Arial"/>
                <w:b/>
                <w:bCs/>
              </w:rPr>
            </w:pPr>
            <w:r w:rsidRPr="00CF0FF7">
              <w:rPr>
                <w:rFonts w:cs="Arial"/>
                <w:b/>
                <w:bCs/>
              </w:rPr>
              <w:t>Account Management Review</w:t>
            </w:r>
          </w:p>
        </w:tc>
        <w:tc>
          <w:tcPr>
            <w:tcW w:w="719" w:type="pct"/>
            <w:shd w:val="clear" w:color="auto" w:fill="auto"/>
          </w:tcPr>
          <w:p w14:paraId="3CA68106" w14:textId="77777777" w:rsidR="00AC79AF" w:rsidRPr="00CF0FF7" w:rsidRDefault="00AC79AF" w:rsidP="00AC79AF">
            <w:pPr>
              <w:spacing w:after="0" w:line="276" w:lineRule="auto"/>
              <w:contextualSpacing/>
              <w:jc w:val="left"/>
              <w:rPr>
                <w:rFonts w:cs="Arial"/>
              </w:rPr>
            </w:pPr>
            <w:r w:rsidRPr="00CF0FF7">
              <w:rPr>
                <w:rFonts w:cs="Arial"/>
              </w:rPr>
              <w:t>Monthly/</w:t>
            </w:r>
          </w:p>
          <w:p w14:paraId="5AB0A2C9" w14:textId="77777777" w:rsidR="00AC79AF" w:rsidRPr="00CF0FF7" w:rsidRDefault="00AC79AF" w:rsidP="00AC79AF">
            <w:pPr>
              <w:spacing w:after="0" w:line="276" w:lineRule="auto"/>
              <w:contextualSpacing/>
              <w:jc w:val="left"/>
              <w:rPr>
                <w:rFonts w:cs="Arial"/>
              </w:rPr>
            </w:pPr>
            <w:r w:rsidRPr="00CF0FF7">
              <w:rPr>
                <w:rFonts w:cs="Arial"/>
              </w:rPr>
              <w:t>Fortnightly</w:t>
            </w:r>
          </w:p>
        </w:tc>
        <w:tc>
          <w:tcPr>
            <w:tcW w:w="1078" w:type="pct"/>
            <w:shd w:val="clear" w:color="auto" w:fill="auto"/>
          </w:tcPr>
          <w:p w14:paraId="4561F088" w14:textId="77777777" w:rsidR="00AC79AF" w:rsidRPr="00CF0FF7" w:rsidRDefault="00AC79AF" w:rsidP="00AC79AF">
            <w:pPr>
              <w:pStyle w:val="Table1"/>
              <w:rPr>
                <w:rFonts w:ascii="Arial" w:hAnsi="Arial" w:cs="Arial"/>
              </w:rPr>
            </w:pPr>
            <w:r w:rsidRPr="00CF0FF7">
              <w:rPr>
                <w:rFonts w:ascii="Arial" w:hAnsi="Arial" w:cs="Arial"/>
              </w:rPr>
              <w:t>Account Manager</w:t>
            </w:r>
          </w:p>
        </w:tc>
        <w:tc>
          <w:tcPr>
            <w:tcW w:w="943" w:type="pct"/>
            <w:shd w:val="clear" w:color="auto" w:fill="auto"/>
          </w:tcPr>
          <w:p w14:paraId="59556061" w14:textId="77777777" w:rsidR="00AC79AF" w:rsidRPr="00CF0FF7" w:rsidRDefault="00AC79AF" w:rsidP="00AC79AF">
            <w:pPr>
              <w:spacing w:after="0" w:line="276" w:lineRule="auto"/>
              <w:contextualSpacing/>
              <w:jc w:val="left"/>
              <w:rPr>
                <w:rFonts w:cs="Arial"/>
              </w:rPr>
            </w:pPr>
            <w:r w:rsidRPr="00CF0FF7">
              <w:rPr>
                <w:rFonts w:cs="Arial"/>
              </w:rPr>
              <w:t>IT Director</w:t>
            </w:r>
          </w:p>
        </w:tc>
        <w:tc>
          <w:tcPr>
            <w:tcW w:w="1350" w:type="pct"/>
            <w:shd w:val="clear" w:color="auto" w:fill="auto"/>
          </w:tcPr>
          <w:p w14:paraId="3B5F5450" w14:textId="77777777" w:rsidR="00AC79AF" w:rsidRPr="00CF0FF7" w:rsidRDefault="00AC79AF" w:rsidP="00AC79AF">
            <w:pPr>
              <w:pStyle w:val="Table1"/>
              <w:rPr>
                <w:rFonts w:ascii="Arial" w:hAnsi="Arial" w:cs="Arial"/>
              </w:rPr>
            </w:pPr>
            <w:r w:rsidRPr="00CF0FF7">
              <w:rPr>
                <w:rFonts w:ascii="Arial" w:hAnsi="Arial" w:cs="Arial"/>
              </w:rPr>
              <w:t>Discuss overall strategic business, financial decisions</w:t>
            </w:r>
          </w:p>
          <w:p w14:paraId="53324A31" w14:textId="77777777" w:rsidR="00AC79AF" w:rsidRPr="00CF0FF7" w:rsidRDefault="00AC79AF" w:rsidP="00AC79AF">
            <w:pPr>
              <w:pStyle w:val="Table1"/>
              <w:rPr>
                <w:rFonts w:ascii="Arial" w:hAnsi="Arial" w:cs="Arial"/>
              </w:rPr>
            </w:pPr>
            <w:r w:rsidRPr="00CF0FF7">
              <w:rPr>
                <w:rFonts w:ascii="Arial" w:hAnsi="Arial" w:cs="Arial"/>
              </w:rPr>
              <w:t xml:space="preserve">Discuss overall account </w:t>
            </w:r>
            <w:r w:rsidRPr="00CF0FF7">
              <w:rPr>
                <w:rFonts w:ascii="Arial" w:hAnsi="Arial" w:cs="Arial"/>
              </w:rPr>
              <w:lastRenderedPageBreak/>
              <w:t>management relationship</w:t>
            </w:r>
          </w:p>
          <w:p w14:paraId="4B551E6E" w14:textId="77777777" w:rsidR="00AC79AF" w:rsidRPr="00CF0FF7" w:rsidRDefault="00AC79AF" w:rsidP="00AC79AF">
            <w:pPr>
              <w:pStyle w:val="Table1"/>
              <w:rPr>
                <w:rFonts w:ascii="Arial" w:hAnsi="Arial" w:cs="Arial"/>
              </w:rPr>
            </w:pPr>
            <w:r w:rsidRPr="00CF0FF7">
              <w:rPr>
                <w:rFonts w:ascii="Arial" w:hAnsi="Arial" w:cs="Arial"/>
              </w:rPr>
              <w:t>Project status discussion</w:t>
            </w:r>
          </w:p>
        </w:tc>
      </w:tr>
      <w:tr w:rsidR="00AC79AF" w:rsidRPr="00CF0FF7" w14:paraId="63790AB9" w14:textId="77777777" w:rsidTr="00AC79AF">
        <w:trPr>
          <w:trHeight w:val="19"/>
        </w:trPr>
        <w:tc>
          <w:tcPr>
            <w:tcW w:w="910" w:type="pct"/>
            <w:shd w:val="clear" w:color="auto" w:fill="auto"/>
          </w:tcPr>
          <w:p w14:paraId="2E189CE5" w14:textId="77777777" w:rsidR="00AC79AF" w:rsidRPr="00CF0FF7" w:rsidRDefault="00AC79AF" w:rsidP="00AC79AF">
            <w:pPr>
              <w:spacing w:after="0" w:line="276" w:lineRule="auto"/>
              <w:contextualSpacing/>
              <w:jc w:val="left"/>
              <w:rPr>
                <w:rFonts w:cs="Arial"/>
                <w:b/>
                <w:bCs/>
              </w:rPr>
            </w:pPr>
            <w:r w:rsidRPr="00CF0FF7">
              <w:rPr>
                <w:rFonts w:cs="Arial"/>
                <w:b/>
                <w:bCs/>
              </w:rPr>
              <w:lastRenderedPageBreak/>
              <w:t>Status Review</w:t>
            </w:r>
          </w:p>
        </w:tc>
        <w:tc>
          <w:tcPr>
            <w:tcW w:w="719" w:type="pct"/>
            <w:shd w:val="clear" w:color="auto" w:fill="auto"/>
          </w:tcPr>
          <w:p w14:paraId="0147DB01" w14:textId="77777777" w:rsidR="00AC79AF" w:rsidRPr="00CF0FF7" w:rsidRDefault="00AC79AF" w:rsidP="00AC79AF">
            <w:pPr>
              <w:spacing w:after="0" w:line="276" w:lineRule="auto"/>
              <w:contextualSpacing/>
              <w:jc w:val="left"/>
              <w:rPr>
                <w:rFonts w:cs="Arial"/>
                <w:b/>
                <w:bCs/>
              </w:rPr>
            </w:pPr>
            <w:r w:rsidRPr="00CF0FF7">
              <w:rPr>
                <w:rFonts w:cs="Arial"/>
                <w:bCs/>
              </w:rPr>
              <w:t>Daily</w:t>
            </w:r>
          </w:p>
        </w:tc>
        <w:tc>
          <w:tcPr>
            <w:tcW w:w="1078" w:type="pct"/>
            <w:shd w:val="clear" w:color="auto" w:fill="auto"/>
          </w:tcPr>
          <w:p w14:paraId="3CA978B9" w14:textId="77777777" w:rsidR="00AC79AF" w:rsidRPr="00CF0FF7" w:rsidRDefault="00AC79AF" w:rsidP="00AC79AF">
            <w:pPr>
              <w:spacing w:after="0" w:line="276" w:lineRule="auto"/>
              <w:ind w:left="167"/>
              <w:contextualSpacing/>
              <w:jc w:val="left"/>
              <w:rPr>
                <w:rFonts w:cs="Arial"/>
              </w:rPr>
            </w:pPr>
            <w:r w:rsidRPr="00CF0FF7">
              <w:rPr>
                <w:rFonts w:cs="Arial"/>
              </w:rPr>
              <w:t>Onsite SIEM Consultant</w:t>
            </w:r>
          </w:p>
          <w:p w14:paraId="4C89365C" w14:textId="77777777" w:rsidR="00AC79AF" w:rsidRPr="00CF0FF7" w:rsidRDefault="00AC79AF" w:rsidP="00AC79AF">
            <w:pPr>
              <w:spacing w:after="0" w:line="276" w:lineRule="auto"/>
              <w:ind w:left="167"/>
              <w:contextualSpacing/>
              <w:jc w:val="left"/>
              <w:rPr>
                <w:rFonts w:cs="Arial"/>
              </w:rPr>
            </w:pPr>
          </w:p>
        </w:tc>
        <w:tc>
          <w:tcPr>
            <w:tcW w:w="943" w:type="pct"/>
            <w:shd w:val="clear" w:color="auto" w:fill="auto"/>
          </w:tcPr>
          <w:p w14:paraId="46F754F8" w14:textId="77777777" w:rsidR="00AC79AF" w:rsidRPr="00CF0FF7" w:rsidRDefault="00AC79AF" w:rsidP="00AC79AF">
            <w:pPr>
              <w:spacing w:after="0" w:line="276" w:lineRule="auto"/>
              <w:contextualSpacing/>
              <w:jc w:val="left"/>
              <w:rPr>
                <w:rFonts w:cs="Arial"/>
                <w:b/>
                <w:bCs/>
              </w:rPr>
            </w:pPr>
            <w:r w:rsidRPr="00CF0FF7">
              <w:rPr>
                <w:rFonts w:cs="Arial"/>
              </w:rPr>
              <w:t>Project Manager</w:t>
            </w:r>
          </w:p>
        </w:tc>
        <w:tc>
          <w:tcPr>
            <w:tcW w:w="1350" w:type="pct"/>
            <w:shd w:val="clear" w:color="auto" w:fill="auto"/>
          </w:tcPr>
          <w:p w14:paraId="19837700" w14:textId="77777777" w:rsidR="00AC79AF" w:rsidRPr="00CF0FF7" w:rsidRDefault="00AC79AF" w:rsidP="00AC79AF">
            <w:pPr>
              <w:pStyle w:val="Table1"/>
              <w:rPr>
                <w:rFonts w:ascii="Arial" w:hAnsi="Arial" w:cs="Arial"/>
              </w:rPr>
            </w:pPr>
            <w:r w:rsidRPr="00CF0FF7">
              <w:rPr>
                <w:rFonts w:ascii="Arial" w:hAnsi="Arial" w:cs="Arial"/>
              </w:rPr>
              <w:t>Previous day's tasks, critical updates, status update</w:t>
            </w:r>
          </w:p>
        </w:tc>
      </w:tr>
    </w:tbl>
    <w:p w14:paraId="359D3F3D" w14:textId="388FCBB8" w:rsidR="00AC79AF" w:rsidRPr="00CF0FF7" w:rsidRDefault="00AC79AF" w:rsidP="00AC79AF">
      <w:pPr>
        <w:rPr>
          <w:rFonts w:cs="Arial"/>
          <w:b/>
        </w:rPr>
      </w:pPr>
    </w:p>
    <w:p w14:paraId="7F872130" w14:textId="77777777" w:rsidR="00987A1D" w:rsidRPr="00CF0FF7" w:rsidRDefault="00987A1D" w:rsidP="00AC79AF">
      <w:pPr>
        <w:rPr>
          <w:rFonts w:cs="Arial"/>
          <w:b/>
        </w:rPr>
      </w:pPr>
    </w:p>
    <w:p w14:paraId="3C32BE47" w14:textId="1A31A03A" w:rsidR="00987A1D" w:rsidRPr="00CF0FF7" w:rsidRDefault="00D718D1" w:rsidP="00D14824">
      <w:pPr>
        <w:pStyle w:val="Heading2"/>
        <w:rPr>
          <w:szCs w:val="32"/>
          <w:lang w:bidi="ar-SA"/>
        </w:rPr>
      </w:pPr>
      <w:bookmarkStart w:id="49" w:name="_Toc519254089"/>
      <w:bookmarkStart w:id="50" w:name="_Toc519146429"/>
      <w:bookmarkStart w:id="51" w:name="_Toc491691394"/>
      <w:bookmarkStart w:id="52" w:name="_Toc521488672"/>
      <w:bookmarkStart w:id="53" w:name="_Toc525118870"/>
      <w:r>
        <w:t>4.5</w:t>
      </w:r>
      <w:r>
        <w:tab/>
      </w:r>
      <w:r w:rsidR="00987A1D" w:rsidRPr="00CF0FF7">
        <w:t>Test and Acceptance</w:t>
      </w:r>
      <w:bookmarkEnd w:id="49"/>
      <w:bookmarkEnd w:id="50"/>
      <w:bookmarkEnd w:id="51"/>
      <w:r w:rsidR="00987A1D" w:rsidRPr="00CF0FF7">
        <w:t xml:space="preserve"> Procedures</w:t>
      </w:r>
      <w:bookmarkEnd w:id="52"/>
      <w:bookmarkEnd w:id="53"/>
    </w:p>
    <w:p w14:paraId="03F4E1A6" w14:textId="37365938" w:rsidR="00987A1D" w:rsidRPr="0090367E" w:rsidRDefault="00987A1D" w:rsidP="00987A1D">
      <w:pPr>
        <w:rPr>
          <w:rFonts w:cs="Arial"/>
          <w:szCs w:val="20"/>
        </w:rPr>
      </w:pPr>
      <w:r w:rsidRPr="0090367E">
        <w:rPr>
          <w:rFonts w:cs="Arial"/>
          <w:szCs w:val="20"/>
        </w:rPr>
        <w:t xml:space="preserve">The Acceptance Process ensures prompt Telefonica acceptance of key project deliverables. </w:t>
      </w:r>
    </w:p>
    <w:p w14:paraId="7194781D" w14:textId="797A7E0D" w:rsidR="00002EF3" w:rsidRPr="0090367E" w:rsidRDefault="00002EF3" w:rsidP="00987A1D">
      <w:pPr>
        <w:rPr>
          <w:rFonts w:cs="Arial"/>
          <w:szCs w:val="20"/>
        </w:rPr>
      </w:pPr>
      <w:r w:rsidRPr="0090367E">
        <w:rPr>
          <w:rFonts w:cs="Arial"/>
          <w:szCs w:val="20"/>
        </w:rPr>
        <w:t xml:space="preserve">Cognizant will develop test and acceptance model with </w:t>
      </w:r>
      <w:r w:rsidR="00E566E5">
        <w:rPr>
          <w:rFonts w:cs="Arial"/>
          <w:szCs w:val="20"/>
        </w:rPr>
        <w:t>test concept</w:t>
      </w:r>
      <w:r w:rsidR="005E54AF" w:rsidRPr="0090367E">
        <w:rPr>
          <w:rFonts w:cs="Arial"/>
          <w:szCs w:val="20"/>
        </w:rPr>
        <w:t xml:space="preserve">. </w:t>
      </w:r>
      <w:r w:rsidRPr="0090367E">
        <w:rPr>
          <w:rFonts w:cs="Arial"/>
          <w:szCs w:val="20"/>
        </w:rPr>
        <w:t>Acceptance</w:t>
      </w:r>
      <w:r w:rsidR="005E54AF" w:rsidRPr="0090367E">
        <w:rPr>
          <w:rFonts w:cs="Arial"/>
          <w:szCs w:val="20"/>
        </w:rPr>
        <w:t xml:space="preserve"> will</w:t>
      </w:r>
      <w:r w:rsidRPr="0090367E">
        <w:rPr>
          <w:rFonts w:cs="Arial"/>
          <w:szCs w:val="20"/>
        </w:rPr>
        <w:t xml:space="preserve"> be formally defined when the contract is agreed. The result of the UAT is the basis for the final acceptance of the project.</w:t>
      </w:r>
      <w:r w:rsidR="005E54AF" w:rsidRPr="0090367E">
        <w:rPr>
          <w:rFonts w:cs="Arial"/>
          <w:szCs w:val="20"/>
        </w:rPr>
        <w:t xml:space="preserve"> The formal testing with respect to user needs, requirements, and business processes will be conducted to determine whether a system satisfies the acceptance criteria and to enable the user, customers or other authorized entity whether or not to accept the system.</w:t>
      </w:r>
    </w:p>
    <w:p w14:paraId="42032320" w14:textId="77777777" w:rsidR="005E54AF" w:rsidRPr="0090367E" w:rsidRDefault="005E54AF" w:rsidP="005E54AF">
      <w:pPr>
        <w:rPr>
          <w:rFonts w:cs="Arial"/>
          <w:szCs w:val="20"/>
        </w:rPr>
      </w:pPr>
      <w:r w:rsidRPr="0090367E">
        <w:rPr>
          <w:rFonts w:cs="Arial"/>
          <w:szCs w:val="20"/>
        </w:rPr>
        <w:t xml:space="preserve">Cognizant’s responsibilities are to:    </w:t>
      </w:r>
    </w:p>
    <w:p w14:paraId="0D674DB5"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Provide formal notification to Telefonica of the impending deliverable delivery</w:t>
      </w:r>
    </w:p>
    <w:p w14:paraId="4F1CCC61"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Conduct internal quality assurance review and approve deliverable for Telefonica</w:t>
      </w:r>
    </w:p>
    <w:p w14:paraId="1ED984D9"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Present deliverable for acceptance and</w:t>
      </w:r>
    </w:p>
    <w:p w14:paraId="19CA49FB"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Incorporate agreed upon comments and changes</w:t>
      </w:r>
    </w:p>
    <w:p w14:paraId="0084F12A" w14:textId="77777777" w:rsidR="005E54AF" w:rsidRPr="0090367E" w:rsidRDefault="005E54AF" w:rsidP="005E54AF">
      <w:pPr>
        <w:pStyle w:val="BodyText5Continued"/>
        <w:spacing w:after="0" w:line="276" w:lineRule="auto"/>
        <w:ind w:left="0"/>
        <w:rPr>
          <w:rFonts w:ascii="Arial" w:hAnsi="Arial" w:cs="Arial"/>
          <w:sz w:val="20"/>
          <w:szCs w:val="20"/>
        </w:rPr>
      </w:pPr>
      <w:r w:rsidRPr="0090367E">
        <w:rPr>
          <w:rFonts w:ascii="Arial" w:hAnsi="Arial" w:cs="Arial"/>
          <w:sz w:val="20"/>
          <w:szCs w:val="20"/>
        </w:rPr>
        <w:t>Telefonica’s responsibilities are to:</w:t>
      </w:r>
    </w:p>
    <w:p w14:paraId="0724769C"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Review the deliverable</w:t>
      </w:r>
    </w:p>
    <w:p w14:paraId="1CE6E171"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Provide consolidated and written feedback and comments within agreed time frame and</w:t>
      </w:r>
    </w:p>
    <w:p w14:paraId="606375D1" w14:textId="7F0F2CC8" w:rsidR="005E54AF" w:rsidRDefault="005E54AF" w:rsidP="0037140B">
      <w:pPr>
        <w:pStyle w:val="ListParagraph"/>
        <w:numPr>
          <w:ilvl w:val="0"/>
          <w:numId w:val="39"/>
        </w:numPr>
        <w:spacing w:before="0" w:line="240" w:lineRule="auto"/>
        <w:rPr>
          <w:rFonts w:cs="Arial"/>
          <w:szCs w:val="20"/>
        </w:rPr>
      </w:pPr>
      <w:r w:rsidRPr="0090367E">
        <w:rPr>
          <w:rFonts w:cs="Arial"/>
          <w:szCs w:val="20"/>
        </w:rPr>
        <w:t>Formally accept the deliverable upon incorporation of agreed upon comments and changes</w:t>
      </w:r>
    </w:p>
    <w:p w14:paraId="0435E6C7" w14:textId="765C09CC" w:rsidR="00E566E5" w:rsidRDefault="00E566E5" w:rsidP="00E566E5">
      <w:pPr>
        <w:pStyle w:val="ListParagraph"/>
        <w:numPr>
          <w:ilvl w:val="0"/>
          <w:numId w:val="39"/>
        </w:numPr>
        <w:spacing w:before="0" w:line="240" w:lineRule="auto"/>
        <w:rPr>
          <w:rFonts w:cs="Arial"/>
          <w:szCs w:val="20"/>
        </w:rPr>
      </w:pPr>
      <w:r w:rsidRPr="00E566E5">
        <w:rPr>
          <w:rFonts w:cs="Arial"/>
          <w:szCs w:val="20"/>
        </w:rPr>
        <w:t>Any dependency on Third party to fulfil the requirement to be coordinated and closed by Telefonica.</w:t>
      </w:r>
    </w:p>
    <w:p w14:paraId="43F0C614" w14:textId="2AAF1EE1" w:rsidR="00E566E5" w:rsidRPr="0090367E" w:rsidRDefault="00E566E5" w:rsidP="00E566E5">
      <w:pPr>
        <w:pStyle w:val="ListParagraph"/>
        <w:numPr>
          <w:ilvl w:val="0"/>
          <w:numId w:val="39"/>
        </w:numPr>
        <w:spacing w:before="0" w:line="240" w:lineRule="auto"/>
        <w:rPr>
          <w:rFonts w:cs="Arial"/>
          <w:szCs w:val="20"/>
        </w:rPr>
      </w:pPr>
      <w:r>
        <w:rPr>
          <w:rFonts w:cs="Arial"/>
          <w:szCs w:val="20"/>
        </w:rPr>
        <w:t>Engage a Point of Contact and arrange for any resource if required to perform test on systems not managed by Cognizant</w:t>
      </w:r>
    </w:p>
    <w:p w14:paraId="62ABB93D" w14:textId="77777777" w:rsidR="005E54AF" w:rsidRPr="0090367E" w:rsidRDefault="005E54AF" w:rsidP="005E54AF">
      <w:pPr>
        <w:rPr>
          <w:rFonts w:cs="Arial"/>
          <w:szCs w:val="20"/>
        </w:rPr>
      </w:pPr>
      <w:r w:rsidRPr="0090367E">
        <w:rPr>
          <w:rFonts w:cs="Arial"/>
          <w:szCs w:val="20"/>
        </w:rPr>
        <w:t>Unless a different review period is specified for a deliverable, within three (3) business days of the receipt of each deliverable, the Telefonica’s Acceptor, with assistance from the Telefonica’s team, will do the following:</w:t>
      </w:r>
    </w:p>
    <w:p w14:paraId="70EE474D"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Notify Cognizant in writing of Telefonica’s full acceptance, conditional acceptance, or non-acceptance of the deliverable</w:t>
      </w:r>
    </w:p>
    <w:p w14:paraId="003255A1"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If the deliverable is not fully accepted, return to Cognizant a single annotated copy of the deliverable, indicating the unacceptable portions, any required corrections or additions</w:t>
      </w:r>
    </w:p>
    <w:p w14:paraId="260BB052" w14:textId="77777777" w:rsidR="005E54AF" w:rsidRPr="0090367E" w:rsidRDefault="005E54AF" w:rsidP="0037140B">
      <w:pPr>
        <w:pStyle w:val="ListParagraph"/>
        <w:numPr>
          <w:ilvl w:val="0"/>
          <w:numId w:val="39"/>
        </w:numPr>
        <w:spacing w:before="0" w:line="240" w:lineRule="auto"/>
        <w:rPr>
          <w:rFonts w:cs="Arial"/>
          <w:szCs w:val="20"/>
        </w:rPr>
      </w:pPr>
      <w:r w:rsidRPr="0090367E">
        <w:rPr>
          <w:rFonts w:cs="Arial"/>
          <w:szCs w:val="20"/>
        </w:rPr>
        <w:t>Assign a Telefonica point of contact for corrections / adjustments to specific comments per deliverable (this helps expedite the update process for Telefonica and Cognizant)</w:t>
      </w:r>
    </w:p>
    <w:p w14:paraId="2978016C" w14:textId="44171593" w:rsidR="005E54AF" w:rsidRPr="0090367E" w:rsidRDefault="005E54AF" w:rsidP="005E54AF">
      <w:pPr>
        <w:pStyle w:val="BodyText5Continued"/>
        <w:spacing w:after="0" w:line="276" w:lineRule="auto"/>
        <w:ind w:left="0"/>
        <w:rPr>
          <w:rFonts w:ascii="Arial" w:hAnsi="Arial" w:cs="Arial"/>
          <w:sz w:val="20"/>
          <w:szCs w:val="20"/>
        </w:rPr>
      </w:pPr>
      <w:r w:rsidRPr="0090367E">
        <w:rPr>
          <w:rFonts w:ascii="Arial" w:hAnsi="Arial" w:cs="Arial"/>
          <w:sz w:val="20"/>
          <w:szCs w:val="20"/>
        </w:rPr>
        <w:t xml:space="preserve">It is assumed all subsequent iterations needed for deliverable acceptance will be completed within 7 business days or lesser. Any outstanding sign-offs and potential or actual delays after these </w:t>
      </w:r>
      <w:r w:rsidR="00C541A9">
        <w:rPr>
          <w:rFonts w:ascii="Arial" w:hAnsi="Arial" w:cs="Arial"/>
          <w:sz w:val="20"/>
          <w:szCs w:val="20"/>
        </w:rPr>
        <w:t>iterations will be handled through</w:t>
      </w:r>
      <w:r w:rsidRPr="0090367E">
        <w:rPr>
          <w:rFonts w:ascii="Arial" w:hAnsi="Arial" w:cs="Arial"/>
          <w:sz w:val="20"/>
          <w:szCs w:val="20"/>
        </w:rPr>
        <w:t xml:space="preserve"> Change Management process.</w:t>
      </w:r>
    </w:p>
    <w:p w14:paraId="7BDB66F8" w14:textId="77777777" w:rsidR="005E54AF" w:rsidRPr="0090367E" w:rsidRDefault="005E54AF" w:rsidP="005E54AF">
      <w:pPr>
        <w:pStyle w:val="BodyText5Continued"/>
        <w:spacing w:after="0" w:line="276" w:lineRule="auto"/>
        <w:ind w:left="0"/>
        <w:rPr>
          <w:rFonts w:ascii="Arial" w:hAnsi="Arial" w:cs="Arial"/>
          <w:sz w:val="20"/>
          <w:szCs w:val="20"/>
        </w:rPr>
      </w:pPr>
    </w:p>
    <w:p w14:paraId="2B0A3706" w14:textId="77777777" w:rsidR="005E54AF" w:rsidRPr="0090367E" w:rsidRDefault="005E54AF" w:rsidP="005E54AF">
      <w:pPr>
        <w:pStyle w:val="BodyText5Continued"/>
        <w:spacing w:after="0" w:line="276" w:lineRule="auto"/>
        <w:ind w:left="0"/>
        <w:rPr>
          <w:rFonts w:ascii="Arial" w:hAnsi="Arial" w:cs="Arial"/>
          <w:sz w:val="20"/>
          <w:szCs w:val="20"/>
        </w:rPr>
      </w:pPr>
      <w:r w:rsidRPr="0090367E">
        <w:rPr>
          <w:rFonts w:ascii="Arial" w:hAnsi="Arial" w:cs="Arial"/>
          <w:sz w:val="20"/>
          <w:szCs w:val="20"/>
        </w:rPr>
        <w:t xml:space="preserve">In the absence of a consolidated set of feedback within this timeframe, the deliverable will be deemed to have been accepted. </w:t>
      </w:r>
    </w:p>
    <w:p w14:paraId="41EDAFA1" w14:textId="77777777" w:rsidR="005E54AF" w:rsidRPr="0090367E" w:rsidRDefault="005E54AF" w:rsidP="005E54AF">
      <w:pPr>
        <w:pStyle w:val="BodyText5Continued"/>
        <w:spacing w:after="0" w:line="276" w:lineRule="auto"/>
        <w:ind w:left="0"/>
        <w:rPr>
          <w:rFonts w:ascii="Arial" w:hAnsi="Arial" w:cs="Arial"/>
          <w:sz w:val="20"/>
          <w:szCs w:val="20"/>
        </w:rPr>
      </w:pPr>
    </w:p>
    <w:p w14:paraId="56779425" w14:textId="77777777" w:rsidR="005E54AF" w:rsidRPr="0090367E" w:rsidRDefault="005E54AF" w:rsidP="005E54AF">
      <w:pPr>
        <w:pStyle w:val="BodyText5Continued"/>
        <w:spacing w:after="0" w:line="276" w:lineRule="auto"/>
        <w:ind w:left="0"/>
        <w:rPr>
          <w:rFonts w:ascii="Arial" w:hAnsi="Arial" w:cs="Arial"/>
          <w:sz w:val="20"/>
          <w:szCs w:val="20"/>
        </w:rPr>
      </w:pPr>
      <w:r w:rsidRPr="0090367E">
        <w:rPr>
          <w:rFonts w:ascii="Arial" w:hAnsi="Arial" w:cs="Arial"/>
          <w:sz w:val="20"/>
          <w:szCs w:val="20"/>
        </w:rPr>
        <w:t>Specific acceptance criteria will be mutually defined before the beginning of each deliverable. The criteria will be reasonable and consistent with industry standards. Acceptance of the project deliverables will not be unreasonably withheld by Telefonica.</w:t>
      </w:r>
    </w:p>
    <w:p w14:paraId="10838A1A" w14:textId="77777777" w:rsidR="005E54AF" w:rsidRPr="0090367E" w:rsidRDefault="005E54AF" w:rsidP="00987A1D">
      <w:pPr>
        <w:rPr>
          <w:rFonts w:cs="Arial"/>
          <w:szCs w:val="20"/>
        </w:rPr>
      </w:pPr>
    </w:p>
    <w:p w14:paraId="76F651A2" w14:textId="75FF2769" w:rsidR="00107DC1" w:rsidRPr="0090367E" w:rsidRDefault="005E54AF" w:rsidP="00987A1D">
      <w:pPr>
        <w:rPr>
          <w:rFonts w:cs="Arial"/>
          <w:szCs w:val="20"/>
        </w:rPr>
      </w:pPr>
      <w:r w:rsidRPr="0090367E">
        <w:rPr>
          <w:rFonts w:cs="Arial"/>
          <w:szCs w:val="20"/>
        </w:rPr>
        <w:t>The test concept will include</w:t>
      </w:r>
    </w:p>
    <w:p w14:paraId="2B347BD0" w14:textId="77777777" w:rsidR="00107DC1" w:rsidRPr="0090367E" w:rsidRDefault="00107DC1" w:rsidP="009B1518">
      <w:pPr>
        <w:pStyle w:val="ListParagraph"/>
        <w:numPr>
          <w:ilvl w:val="0"/>
          <w:numId w:val="53"/>
        </w:numPr>
        <w:spacing w:before="0" w:line="240" w:lineRule="auto"/>
        <w:rPr>
          <w:rFonts w:cs="Arial"/>
          <w:szCs w:val="20"/>
        </w:rPr>
      </w:pPr>
      <w:r w:rsidRPr="0090367E">
        <w:rPr>
          <w:rFonts w:cs="Arial"/>
          <w:szCs w:val="20"/>
        </w:rPr>
        <w:t>Definition of acceptance criteria's model for the UAT</w:t>
      </w:r>
    </w:p>
    <w:p w14:paraId="177EABDD" w14:textId="20EADABA" w:rsidR="00107DC1" w:rsidRPr="0090367E" w:rsidRDefault="00107DC1" w:rsidP="009B1518">
      <w:pPr>
        <w:pStyle w:val="ListParagraph"/>
        <w:numPr>
          <w:ilvl w:val="0"/>
          <w:numId w:val="53"/>
        </w:numPr>
        <w:spacing w:before="0" w:line="240" w:lineRule="auto"/>
        <w:rPr>
          <w:rFonts w:cs="Arial"/>
          <w:szCs w:val="20"/>
        </w:rPr>
      </w:pPr>
      <w:r w:rsidRPr="0090367E">
        <w:rPr>
          <w:rFonts w:cs="Arial"/>
          <w:szCs w:val="20"/>
        </w:rPr>
        <w:t>De</w:t>
      </w:r>
      <w:r w:rsidR="00C541A9">
        <w:rPr>
          <w:rFonts w:cs="Arial"/>
          <w:szCs w:val="20"/>
        </w:rPr>
        <w:t>finition of the organization,</w:t>
      </w:r>
      <w:r w:rsidRPr="0090367E">
        <w:rPr>
          <w:rFonts w:cs="Arial"/>
          <w:szCs w:val="20"/>
        </w:rPr>
        <w:t xml:space="preserve"> coordination </w:t>
      </w:r>
      <w:r w:rsidR="00C541A9">
        <w:rPr>
          <w:rFonts w:cs="Arial"/>
          <w:szCs w:val="20"/>
        </w:rPr>
        <w:t xml:space="preserve">and user communication </w:t>
      </w:r>
      <w:r w:rsidRPr="0090367E">
        <w:rPr>
          <w:rFonts w:cs="Arial"/>
          <w:szCs w:val="20"/>
        </w:rPr>
        <w:t>of the UAT</w:t>
      </w:r>
    </w:p>
    <w:p w14:paraId="7193F3D5" w14:textId="77777777" w:rsidR="00107DC1" w:rsidRPr="0090367E" w:rsidRDefault="00107DC1" w:rsidP="009B1518">
      <w:pPr>
        <w:pStyle w:val="ListParagraph"/>
        <w:numPr>
          <w:ilvl w:val="0"/>
          <w:numId w:val="53"/>
        </w:numPr>
        <w:spacing w:before="0" w:line="240" w:lineRule="auto"/>
        <w:rPr>
          <w:rFonts w:cs="Arial"/>
          <w:szCs w:val="20"/>
        </w:rPr>
      </w:pPr>
      <w:r w:rsidRPr="0090367E">
        <w:rPr>
          <w:rFonts w:cs="Arial"/>
          <w:szCs w:val="20"/>
        </w:rPr>
        <w:t xml:space="preserve">Acceptance Test Plan </w:t>
      </w:r>
    </w:p>
    <w:p w14:paraId="53FE1535" w14:textId="77777777" w:rsidR="00107DC1" w:rsidRPr="0090367E" w:rsidRDefault="00107DC1" w:rsidP="009B1518">
      <w:pPr>
        <w:pStyle w:val="ListParagraph"/>
        <w:numPr>
          <w:ilvl w:val="0"/>
          <w:numId w:val="53"/>
        </w:numPr>
        <w:spacing w:before="0" w:line="240" w:lineRule="auto"/>
        <w:rPr>
          <w:rFonts w:cs="Arial"/>
          <w:szCs w:val="20"/>
        </w:rPr>
      </w:pPr>
      <w:r w:rsidRPr="0090367E">
        <w:rPr>
          <w:rFonts w:cs="Arial"/>
          <w:szCs w:val="20"/>
        </w:rPr>
        <w:t>Acceptance Test Cases/Checklist</w:t>
      </w:r>
    </w:p>
    <w:p w14:paraId="55808292" w14:textId="63A55012" w:rsidR="00107DC1" w:rsidRPr="0090367E" w:rsidRDefault="00107DC1" w:rsidP="009B1518">
      <w:pPr>
        <w:pStyle w:val="ListParagraph"/>
        <w:numPr>
          <w:ilvl w:val="0"/>
          <w:numId w:val="53"/>
        </w:numPr>
        <w:spacing w:before="0" w:line="240" w:lineRule="auto"/>
        <w:rPr>
          <w:rFonts w:cs="Arial"/>
          <w:szCs w:val="20"/>
        </w:rPr>
      </w:pPr>
      <w:r w:rsidRPr="0090367E">
        <w:rPr>
          <w:rFonts w:cs="Arial"/>
          <w:szCs w:val="20"/>
        </w:rPr>
        <w:t>Definition of a ticket handling process</w:t>
      </w:r>
      <w:r w:rsidR="00C541A9">
        <w:rPr>
          <w:rFonts w:cs="Arial"/>
          <w:szCs w:val="20"/>
        </w:rPr>
        <w:t xml:space="preserve"> - ITSM tool configuration that Telefonica is required to fulfil.</w:t>
      </w:r>
    </w:p>
    <w:p w14:paraId="27D88F63" w14:textId="6899DFED" w:rsidR="00C541A9" w:rsidRPr="0090367E" w:rsidRDefault="00107DC1" w:rsidP="009B1518">
      <w:pPr>
        <w:pStyle w:val="ListParagraph"/>
        <w:numPr>
          <w:ilvl w:val="0"/>
          <w:numId w:val="53"/>
        </w:numPr>
        <w:spacing w:before="0" w:line="240" w:lineRule="auto"/>
        <w:rPr>
          <w:rFonts w:cs="Arial"/>
          <w:szCs w:val="20"/>
        </w:rPr>
      </w:pPr>
      <w:r w:rsidRPr="0090367E">
        <w:rPr>
          <w:rFonts w:cs="Arial"/>
          <w:szCs w:val="20"/>
        </w:rPr>
        <w:t>Automated ticket status reporting</w:t>
      </w:r>
      <w:r w:rsidR="00C541A9">
        <w:rPr>
          <w:rFonts w:cs="Arial"/>
          <w:szCs w:val="20"/>
        </w:rPr>
        <w:t xml:space="preserve"> - ITSM tool configuration to be fulfilled by Telefonica</w:t>
      </w:r>
    </w:p>
    <w:p w14:paraId="6B5814E6" w14:textId="547D451F" w:rsidR="00107DC1" w:rsidRPr="0090367E" w:rsidRDefault="00107DC1" w:rsidP="009B1518">
      <w:pPr>
        <w:pStyle w:val="ListParagraph"/>
        <w:numPr>
          <w:ilvl w:val="0"/>
          <w:numId w:val="53"/>
        </w:numPr>
        <w:spacing w:before="0" w:line="240" w:lineRule="auto"/>
        <w:rPr>
          <w:rFonts w:cs="Arial"/>
          <w:szCs w:val="20"/>
        </w:rPr>
      </w:pPr>
      <w:r w:rsidRPr="0090367E">
        <w:rPr>
          <w:rFonts w:cs="Arial"/>
          <w:szCs w:val="20"/>
        </w:rPr>
        <w:t>Consideration of performance tests</w:t>
      </w:r>
      <w:r w:rsidR="00C541A9">
        <w:rPr>
          <w:rFonts w:cs="Arial"/>
          <w:szCs w:val="20"/>
        </w:rPr>
        <w:t xml:space="preserve"> leveraging </w:t>
      </w:r>
      <w:r w:rsidR="00AC05C1" w:rsidRPr="003E69DD">
        <w:rPr>
          <w:rFonts w:cs="Arial"/>
          <w:szCs w:val="20"/>
        </w:rPr>
        <w:t>Splunk Built in Monitoring console</w:t>
      </w:r>
    </w:p>
    <w:p w14:paraId="627C812C" w14:textId="63DEBD7E" w:rsidR="005E54AF" w:rsidRPr="0090367E" w:rsidRDefault="005E54AF" w:rsidP="005E54AF">
      <w:pPr>
        <w:rPr>
          <w:rFonts w:cs="Arial"/>
          <w:szCs w:val="20"/>
        </w:rPr>
      </w:pPr>
      <w:r w:rsidRPr="0090367E">
        <w:rPr>
          <w:rFonts w:cs="Arial"/>
          <w:szCs w:val="20"/>
        </w:rPr>
        <w:t>The test cases will cover the following areas:</w:t>
      </w:r>
    </w:p>
    <w:p w14:paraId="5D7457AA" w14:textId="0C19023C" w:rsidR="005E54AF" w:rsidRPr="0090367E" w:rsidRDefault="005E54AF" w:rsidP="009B1518">
      <w:pPr>
        <w:pStyle w:val="ListParagraph"/>
        <w:numPr>
          <w:ilvl w:val="0"/>
          <w:numId w:val="53"/>
        </w:numPr>
        <w:spacing w:before="0" w:line="240" w:lineRule="auto"/>
        <w:rPr>
          <w:rFonts w:cs="Arial"/>
          <w:szCs w:val="20"/>
        </w:rPr>
      </w:pPr>
      <w:r w:rsidRPr="0090367E">
        <w:rPr>
          <w:rFonts w:cs="Arial"/>
          <w:szCs w:val="20"/>
        </w:rPr>
        <w:t>Product</w:t>
      </w:r>
      <w:r w:rsidR="00C541A9">
        <w:rPr>
          <w:rFonts w:cs="Arial"/>
          <w:szCs w:val="20"/>
        </w:rPr>
        <w:t xml:space="preserve"> </w:t>
      </w:r>
      <w:r w:rsidR="006C6463">
        <w:rPr>
          <w:rFonts w:cs="Arial"/>
          <w:szCs w:val="20"/>
        </w:rPr>
        <w:t>(Enterprise Security application)</w:t>
      </w:r>
      <w:r w:rsidRPr="0090367E">
        <w:rPr>
          <w:rFonts w:cs="Arial"/>
          <w:szCs w:val="20"/>
        </w:rPr>
        <w:t xml:space="preserve"> functionalities</w:t>
      </w:r>
    </w:p>
    <w:p w14:paraId="5353F710" w14:textId="77777777" w:rsidR="005E54AF" w:rsidRPr="0090367E" w:rsidRDefault="005E54AF" w:rsidP="009B1518">
      <w:pPr>
        <w:pStyle w:val="ListParagraph"/>
        <w:numPr>
          <w:ilvl w:val="0"/>
          <w:numId w:val="53"/>
        </w:numPr>
        <w:spacing w:before="0" w:line="240" w:lineRule="auto"/>
        <w:rPr>
          <w:rFonts w:cs="Arial"/>
          <w:szCs w:val="20"/>
        </w:rPr>
      </w:pPr>
      <w:r w:rsidRPr="0090367E">
        <w:rPr>
          <w:rFonts w:cs="Arial"/>
          <w:szCs w:val="20"/>
        </w:rPr>
        <w:t>Use Cases</w:t>
      </w:r>
    </w:p>
    <w:p w14:paraId="573A06A4" w14:textId="77777777" w:rsidR="005E54AF" w:rsidRPr="0090367E" w:rsidRDefault="005E54AF" w:rsidP="009B1518">
      <w:pPr>
        <w:pStyle w:val="ListParagraph"/>
        <w:numPr>
          <w:ilvl w:val="0"/>
          <w:numId w:val="53"/>
        </w:numPr>
        <w:spacing w:before="0" w:line="240" w:lineRule="auto"/>
        <w:rPr>
          <w:rFonts w:cs="Arial"/>
          <w:szCs w:val="20"/>
        </w:rPr>
      </w:pPr>
      <w:r w:rsidRPr="0090367E">
        <w:rPr>
          <w:rFonts w:cs="Arial"/>
          <w:szCs w:val="20"/>
        </w:rPr>
        <w:t>Interfaces</w:t>
      </w:r>
    </w:p>
    <w:p w14:paraId="5202D380" w14:textId="135ADDB4" w:rsidR="005E54AF" w:rsidRPr="0090367E" w:rsidRDefault="005E54AF" w:rsidP="009B1518">
      <w:pPr>
        <w:pStyle w:val="ListParagraph"/>
        <w:numPr>
          <w:ilvl w:val="0"/>
          <w:numId w:val="53"/>
        </w:numPr>
        <w:spacing w:before="0" w:line="240" w:lineRule="auto"/>
        <w:rPr>
          <w:rFonts w:cs="Arial"/>
          <w:szCs w:val="20"/>
        </w:rPr>
      </w:pPr>
      <w:r w:rsidRPr="0090367E">
        <w:rPr>
          <w:rFonts w:cs="Arial"/>
          <w:szCs w:val="20"/>
        </w:rPr>
        <w:t>Platform Security (platform hardening)</w:t>
      </w:r>
      <w:r w:rsidR="00C541A9">
        <w:rPr>
          <w:rFonts w:cs="Arial"/>
          <w:szCs w:val="20"/>
        </w:rPr>
        <w:t xml:space="preserve"> </w:t>
      </w:r>
    </w:p>
    <w:p w14:paraId="5178B94E" w14:textId="09C6301A" w:rsidR="005E54AF" w:rsidRDefault="005E54AF" w:rsidP="009B1518">
      <w:pPr>
        <w:pStyle w:val="ListParagraph"/>
        <w:numPr>
          <w:ilvl w:val="0"/>
          <w:numId w:val="53"/>
        </w:numPr>
        <w:spacing w:before="0" w:line="240" w:lineRule="auto"/>
        <w:rPr>
          <w:rFonts w:cs="Arial"/>
          <w:szCs w:val="20"/>
        </w:rPr>
      </w:pPr>
      <w:r w:rsidRPr="0090367E">
        <w:rPr>
          <w:rFonts w:cs="Arial"/>
          <w:szCs w:val="20"/>
        </w:rPr>
        <w:t xml:space="preserve">Backup and recovery </w:t>
      </w:r>
    </w:p>
    <w:p w14:paraId="132FF9B7" w14:textId="24CC3D27" w:rsidR="00AC05C1" w:rsidRPr="00AC05C1" w:rsidRDefault="00AC05C1" w:rsidP="00AC05C1">
      <w:pPr>
        <w:spacing w:before="0" w:line="240" w:lineRule="auto"/>
        <w:rPr>
          <w:rFonts w:cs="Arial"/>
          <w:szCs w:val="20"/>
        </w:rPr>
      </w:pPr>
      <w:r w:rsidRPr="00AC05C1">
        <w:rPr>
          <w:rFonts w:cs="Arial"/>
          <w:szCs w:val="20"/>
        </w:rPr>
        <w:t xml:space="preserve">Any dependency on Third party to fulfil the requirement </w:t>
      </w:r>
      <w:r>
        <w:rPr>
          <w:rFonts w:cs="Arial"/>
          <w:szCs w:val="20"/>
        </w:rPr>
        <w:t>of test cases will</w:t>
      </w:r>
      <w:r w:rsidRPr="00AC05C1">
        <w:rPr>
          <w:rFonts w:cs="Arial"/>
          <w:szCs w:val="20"/>
        </w:rPr>
        <w:t xml:space="preserve"> coordinated and closed by Telefonica.</w:t>
      </w:r>
    </w:p>
    <w:p w14:paraId="605FA751" w14:textId="257A23F5" w:rsidR="003E69DD" w:rsidRPr="003E69DD" w:rsidRDefault="003E69DD" w:rsidP="00AC05C1">
      <w:pPr>
        <w:rPr>
          <w:rFonts w:cs="Arial"/>
          <w:szCs w:val="20"/>
        </w:rPr>
      </w:pPr>
      <w:r w:rsidRPr="003E69DD">
        <w:rPr>
          <w:rFonts w:cs="Arial"/>
          <w:szCs w:val="20"/>
        </w:rPr>
        <w:t>Splunk Built in Monitoring console shall be leveraged to measu</w:t>
      </w:r>
      <w:r w:rsidR="00AC05C1">
        <w:rPr>
          <w:rFonts w:cs="Arial"/>
          <w:szCs w:val="20"/>
        </w:rPr>
        <w:t xml:space="preserve">re below performance parameters. Performance tests consideration will be limited to feature set offered by </w:t>
      </w:r>
      <w:r w:rsidR="00AC05C1" w:rsidRPr="003E69DD">
        <w:rPr>
          <w:rFonts w:cs="Arial"/>
          <w:szCs w:val="20"/>
        </w:rPr>
        <w:t>Splunk Built in Monitoring console</w:t>
      </w:r>
    </w:p>
    <w:p w14:paraId="50A2B12E" w14:textId="77777777" w:rsidR="003E69DD" w:rsidRPr="003E69DD" w:rsidRDefault="003E69DD" w:rsidP="00F71AED">
      <w:pPr>
        <w:ind w:left="1440"/>
        <w:rPr>
          <w:rFonts w:cs="Arial"/>
          <w:szCs w:val="20"/>
        </w:rPr>
      </w:pPr>
      <w:r w:rsidRPr="003E69DD">
        <w:rPr>
          <w:rFonts w:cs="Arial"/>
          <w:szCs w:val="20"/>
        </w:rPr>
        <w:t>• search performance and distributed search framework</w:t>
      </w:r>
    </w:p>
    <w:p w14:paraId="0C741AFD" w14:textId="77777777" w:rsidR="003E69DD" w:rsidRPr="003E69DD" w:rsidRDefault="003E69DD" w:rsidP="00F71AED">
      <w:pPr>
        <w:ind w:left="1440"/>
        <w:rPr>
          <w:rFonts w:cs="Arial"/>
          <w:szCs w:val="20"/>
        </w:rPr>
      </w:pPr>
      <w:r w:rsidRPr="003E69DD">
        <w:rPr>
          <w:rFonts w:cs="Arial"/>
          <w:szCs w:val="20"/>
        </w:rPr>
        <w:t>• indexing performance</w:t>
      </w:r>
    </w:p>
    <w:p w14:paraId="5D3C1740" w14:textId="77777777" w:rsidR="003E69DD" w:rsidRPr="003E69DD" w:rsidRDefault="003E69DD" w:rsidP="00F71AED">
      <w:pPr>
        <w:ind w:left="1440"/>
        <w:rPr>
          <w:rFonts w:cs="Arial"/>
          <w:szCs w:val="20"/>
        </w:rPr>
      </w:pPr>
      <w:r w:rsidRPr="003E69DD">
        <w:rPr>
          <w:rFonts w:cs="Arial"/>
          <w:szCs w:val="20"/>
        </w:rPr>
        <w:t>• operating system resource usage</w:t>
      </w:r>
    </w:p>
    <w:p w14:paraId="6554ED0E" w14:textId="77777777" w:rsidR="003E69DD" w:rsidRPr="003E69DD" w:rsidRDefault="003E69DD" w:rsidP="00F71AED">
      <w:pPr>
        <w:ind w:left="1440"/>
        <w:rPr>
          <w:rFonts w:cs="Arial"/>
          <w:szCs w:val="20"/>
        </w:rPr>
      </w:pPr>
      <w:r w:rsidRPr="003E69DD">
        <w:rPr>
          <w:rFonts w:cs="Arial"/>
          <w:szCs w:val="20"/>
        </w:rPr>
        <w:t>• Splunk app key value store performance</w:t>
      </w:r>
    </w:p>
    <w:p w14:paraId="06172721" w14:textId="77777777" w:rsidR="003E69DD" w:rsidRPr="003E69DD" w:rsidRDefault="003E69DD" w:rsidP="00F71AED">
      <w:pPr>
        <w:ind w:left="1440"/>
        <w:rPr>
          <w:rFonts w:cs="Arial"/>
          <w:szCs w:val="20"/>
        </w:rPr>
      </w:pPr>
      <w:r w:rsidRPr="003E69DD">
        <w:rPr>
          <w:rFonts w:cs="Arial"/>
          <w:szCs w:val="20"/>
        </w:rPr>
        <w:t>• search head and indexer clustering</w:t>
      </w:r>
    </w:p>
    <w:p w14:paraId="4144C5D3" w14:textId="77777777" w:rsidR="003E69DD" w:rsidRPr="003E69DD" w:rsidRDefault="003E69DD" w:rsidP="00F71AED">
      <w:pPr>
        <w:ind w:left="1440"/>
        <w:rPr>
          <w:rFonts w:cs="Arial"/>
          <w:szCs w:val="20"/>
        </w:rPr>
      </w:pPr>
      <w:r w:rsidRPr="003E69DD">
        <w:rPr>
          <w:rFonts w:cs="Arial"/>
          <w:szCs w:val="20"/>
        </w:rPr>
        <w:t>• index and volume usage</w:t>
      </w:r>
    </w:p>
    <w:p w14:paraId="06660945" w14:textId="77777777" w:rsidR="003E69DD" w:rsidRPr="003E69DD" w:rsidRDefault="003E69DD" w:rsidP="00F71AED">
      <w:pPr>
        <w:ind w:left="1440"/>
        <w:rPr>
          <w:rFonts w:cs="Arial"/>
          <w:szCs w:val="20"/>
        </w:rPr>
      </w:pPr>
      <w:r w:rsidRPr="003E69DD">
        <w:rPr>
          <w:rFonts w:cs="Arial"/>
          <w:szCs w:val="20"/>
        </w:rPr>
        <w:t>• forwarder connections and Splunk TCP performance</w:t>
      </w:r>
    </w:p>
    <w:p w14:paraId="032D6FCF" w14:textId="77777777" w:rsidR="003E69DD" w:rsidRDefault="003E69DD" w:rsidP="00F71AED">
      <w:pPr>
        <w:ind w:left="1440"/>
        <w:rPr>
          <w:rFonts w:cs="Arial"/>
          <w:szCs w:val="20"/>
        </w:rPr>
      </w:pPr>
      <w:r w:rsidRPr="003E69DD">
        <w:rPr>
          <w:rFonts w:cs="Arial"/>
          <w:szCs w:val="20"/>
        </w:rPr>
        <w:t>• HTTP Event Collector performance</w:t>
      </w:r>
    </w:p>
    <w:p w14:paraId="532866EC" w14:textId="77777777" w:rsidR="003E69DD" w:rsidRDefault="003E69DD" w:rsidP="003E69DD">
      <w:pPr>
        <w:rPr>
          <w:rFonts w:cs="Arial"/>
          <w:szCs w:val="20"/>
        </w:rPr>
      </w:pPr>
    </w:p>
    <w:p w14:paraId="11DE4A3F" w14:textId="796FDAC3" w:rsidR="009C2D01" w:rsidRPr="0090367E" w:rsidRDefault="009C2D01" w:rsidP="003E69DD">
      <w:pPr>
        <w:rPr>
          <w:rFonts w:cs="Arial"/>
          <w:szCs w:val="20"/>
        </w:rPr>
      </w:pPr>
      <w:r w:rsidRPr="0090367E">
        <w:rPr>
          <w:rFonts w:cs="Arial"/>
          <w:szCs w:val="20"/>
        </w:rPr>
        <w:t>Cognizant recommends Telefonica to leverage its Vulnerability Management tool and perform Infrastructural security test.</w:t>
      </w:r>
    </w:p>
    <w:p w14:paraId="460B1357" w14:textId="756CA0EF" w:rsidR="00987A1D" w:rsidRDefault="009C2D01" w:rsidP="009C2D01">
      <w:pPr>
        <w:rPr>
          <w:rFonts w:cs="Arial"/>
          <w:szCs w:val="20"/>
        </w:rPr>
      </w:pPr>
      <w:r w:rsidRPr="0090367E">
        <w:rPr>
          <w:rFonts w:cs="Arial"/>
          <w:szCs w:val="20"/>
        </w:rPr>
        <w:t>Any Vulnerabilities identified will be rectified by Cognizant within the ability of proposed toolset. Where Product Vendor dependency is required Cognizant will provide Product Vendor roadmap to address the Vulnerability based on Product Vendor response.</w:t>
      </w:r>
    </w:p>
    <w:p w14:paraId="6366E663" w14:textId="68AB640F" w:rsidR="00DC4CD9" w:rsidRDefault="00DC4CD9" w:rsidP="009C2D01">
      <w:pPr>
        <w:rPr>
          <w:rFonts w:cs="Arial"/>
          <w:szCs w:val="20"/>
        </w:rPr>
      </w:pPr>
    </w:p>
    <w:p w14:paraId="275B26A9" w14:textId="2CC03048" w:rsidR="00DC4CD9" w:rsidRDefault="00DC4CD9" w:rsidP="00DC4CD9">
      <w:pPr>
        <w:pStyle w:val="Heading2"/>
      </w:pPr>
      <w:bookmarkStart w:id="54" w:name="_Toc525118871"/>
      <w:r>
        <w:t>4.6</w:t>
      </w:r>
      <w:r>
        <w:tab/>
        <w:t>RACI</w:t>
      </w:r>
      <w:bookmarkEnd w:id="54"/>
    </w:p>
    <w:p w14:paraId="6408FF2A" w14:textId="28B791CE" w:rsidR="00992C00" w:rsidRDefault="00992C00" w:rsidP="00992C00"/>
    <w:p w14:paraId="55C4E640" w14:textId="77777777" w:rsidR="00992C00" w:rsidRPr="00992C00" w:rsidRDefault="00992C00" w:rsidP="00992C00">
      <w:pPr>
        <w:rPr>
          <w:rFonts w:cs="Arial"/>
          <w:szCs w:val="20"/>
        </w:rPr>
      </w:pPr>
      <w:r w:rsidRPr="00992C00">
        <w:rPr>
          <w:rFonts w:cs="Arial"/>
          <w:szCs w:val="20"/>
        </w:rPr>
        <w:t>R-&gt; Responsible</w:t>
      </w:r>
    </w:p>
    <w:p w14:paraId="7DC20BC0" w14:textId="77777777" w:rsidR="00992C00" w:rsidRPr="00992C00" w:rsidRDefault="00992C00" w:rsidP="00992C00">
      <w:pPr>
        <w:rPr>
          <w:rFonts w:cs="Arial"/>
          <w:szCs w:val="20"/>
        </w:rPr>
      </w:pPr>
      <w:r w:rsidRPr="00992C00">
        <w:rPr>
          <w:rFonts w:cs="Arial"/>
          <w:szCs w:val="20"/>
        </w:rPr>
        <w:t>A-&gt; Accountable</w:t>
      </w:r>
    </w:p>
    <w:p w14:paraId="1849B12D" w14:textId="77777777" w:rsidR="00992C00" w:rsidRPr="00992C00" w:rsidRDefault="00992C00" w:rsidP="00992C00">
      <w:pPr>
        <w:rPr>
          <w:rFonts w:cs="Arial"/>
          <w:szCs w:val="20"/>
        </w:rPr>
      </w:pPr>
      <w:r w:rsidRPr="00992C00">
        <w:rPr>
          <w:rFonts w:cs="Arial"/>
          <w:szCs w:val="20"/>
        </w:rPr>
        <w:t>C-&gt; Consulted</w:t>
      </w:r>
    </w:p>
    <w:p w14:paraId="5E1EB887" w14:textId="22105D8E" w:rsidR="00992C00" w:rsidRDefault="00992C00" w:rsidP="00992C00">
      <w:pPr>
        <w:rPr>
          <w:rFonts w:cs="Arial"/>
          <w:szCs w:val="20"/>
        </w:rPr>
      </w:pPr>
      <w:r w:rsidRPr="00992C00">
        <w:rPr>
          <w:rFonts w:cs="Arial"/>
          <w:szCs w:val="20"/>
        </w:rPr>
        <w:t xml:space="preserve">I-&gt; Informed </w:t>
      </w:r>
    </w:p>
    <w:p w14:paraId="68E1E2B5" w14:textId="36C0A80F" w:rsidR="00AC05C1" w:rsidRDefault="007C616C" w:rsidP="00992C00">
      <w:pPr>
        <w:rPr>
          <w:rFonts w:cs="Arial"/>
          <w:szCs w:val="20"/>
        </w:rPr>
      </w:pPr>
      <w:r>
        <w:rPr>
          <w:rFonts w:cs="Arial"/>
          <w:szCs w:val="20"/>
        </w:rPr>
        <w:t>F</w:t>
      </w:r>
    </w:p>
    <w:p w14:paraId="703F069A" w14:textId="77777777" w:rsidR="00AC05C1" w:rsidRPr="00992C00" w:rsidRDefault="00AC05C1" w:rsidP="00992C00">
      <w:pPr>
        <w:rPr>
          <w:rFonts w:cs="Arial"/>
          <w:szCs w:val="20"/>
        </w:rPr>
      </w:pPr>
    </w:p>
    <w:tbl>
      <w:tblPr>
        <w:tblW w:w="1017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6300"/>
        <w:gridCol w:w="1463"/>
        <w:gridCol w:w="1417"/>
      </w:tblGrid>
      <w:tr w:rsidR="00992C00" w:rsidRPr="00CC4B44" w14:paraId="06573C0F" w14:textId="77777777" w:rsidTr="0045755E">
        <w:trPr>
          <w:trHeight w:val="20"/>
        </w:trPr>
        <w:tc>
          <w:tcPr>
            <w:tcW w:w="990" w:type="dxa"/>
            <w:shd w:val="clear" w:color="000000" w:fill="C0C0C0"/>
            <w:vAlign w:val="center"/>
            <w:hideMark/>
          </w:tcPr>
          <w:p w14:paraId="4BB6D2DF" w14:textId="77777777" w:rsidR="00992C00" w:rsidRPr="00AC05C1" w:rsidRDefault="00992C00" w:rsidP="0045755E">
            <w:pPr>
              <w:jc w:val="left"/>
              <w:rPr>
                <w:rFonts w:cs="Arial"/>
                <w:b/>
                <w:bCs/>
                <w:szCs w:val="20"/>
              </w:rPr>
            </w:pPr>
            <w:r w:rsidRPr="00AC05C1">
              <w:rPr>
                <w:rFonts w:cs="Arial"/>
                <w:b/>
                <w:bCs/>
                <w:szCs w:val="20"/>
              </w:rPr>
              <w:lastRenderedPageBreak/>
              <w:t>Ref</w:t>
            </w:r>
          </w:p>
        </w:tc>
        <w:tc>
          <w:tcPr>
            <w:tcW w:w="6300" w:type="dxa"/>
            <w:shd w:val="clear" w:color="000000" w:fill="C0C0C0"/>
            <w:vAlign w:val="center"/>
            <w:hideMark/>
          </w:tcPr>
          <w:p w14:paraId="3FC49CF0" w14:textId="3DB072F2" w:rsidR="00992C00" w:rsidRPr="00AC05C1" w:rsidRDefault="00AC05C1" w:rsidP="0045755E">
            <w:pPr>
              <w:jc w:val="center"/>
              <w:rPr>
                <w:rFonts w:cs="Arial"/>
                <w:b/>
                <w:bCs/>
                <w:szCs w:val="20"/>
              </w:rPr>
            </w:pPr>
            <w:r>
              <w:rPr>
                <w:rFonts w:cs="Arial"/>
                <w:b/>
                <w:bCs/>
                <w:szCs w:val="20"/>
              </w:rPr>
              <w:t>Activities</w:t>
            </w:r>
          </w:p>
        </w:tc>
        <w:tc>
          <w:tcPr>
            <w:tcW w:w="1463" w:type="dxa"/>
            <w:shd w:val="clear" w:color="000000" w:fill="C0C0C0"/>
            <w:vAlign w:val="center"/>
            <w:hideMark/>
          </w:tcPr>
          <w:p w14:paraId="74C57A8D" w14:textId="77777777" w:rsidR="00992C00" w:rsidRPr="00AC05C1" w:rsidRDefault="00992C00" w:rsidP="0045755E">
            <w:pPr>
              <w:jc w:val="center"/>
              <w:rPr>
                <w:rFonts w:cs="Arial"/>
                <w:b/>
                <w:bCs/>
                <w:szCs w:val="20"/>
              </w:rPr>
            </w:pPr>
            <w:r w:rsidRPr="00AC05C1">
              <w:rPr>
                <w:rFonts w:cs="Arial"/>
                <w:b/>
                <w:bCs/>
                <w:szCs w:val="20"/>
              </w:rPr>
              <w:t>Vendor (Cognizant)</w:t>
            </w:r>
          </w:p>
        </w:tc>
        <w:tc>
          <w:tcPr>
            <w:tcW w:w="1417" w:type="dxa"/>
            <w:shd w:val="clear" w:color="000000" w:fill="C0C0C0"/>
            <w:noWrap/>
            <w:vAlign w:val="center"/>
            <w:hideMark/>
          </w:tcPr>
          <w:p w14:paraId="56FB6B7B" w14:textId="77777777" w:rsidR="00992C00" w:rsidRPr="00AC05C1" w:rsidRDefault="00992C00" w:rsidP="0045755E">
            <w:pPr>
              <w:jc w:val="center"/>
              <w:rPr>
                <w:rFonts w:cs="Arial"/>
                <w:b/>
                <w:bCs/>
                <w:szCs w:val="20"/>
              </w:rPr>
            </w:pPr>
            <w:r w:rsidRPr="00AC05C1">
              <w:rPr>
                <w:rFonts w:cs="Arial"/>
                <w:b/>
                <w:bCs/>
                <w:szCs w:val="20"/>
              </w:rPr>
              <w:t>CUSTOMER</w:t>
            </w:r>
          </w:p>
        </w:tc>
      </w:tr>
      <w:tr w:rsidR="00992C00" w:rsidRPr="00CC4B44" w14:paraId="1D999080" w14:textId="77777777" w:rsidTr="00992C00">
        <w:trPr>
          <w:trHeight w:val="20"/>
        </w:trPr>
        <w:tc>
          <w:tcPr>
            <w:tcW w:w="990" w:type="dxa"/>
            <w:shd w:val="clear" w:color="auto" w:fill="auto"/>
            <w:vAlign w:val="center"/>
          </w:tcPr>
          <w:p w14:paraId="5BA7ADEA" w14:textId="77777777" w:rsidR="00992C00" w:rsidRPr="00AC05C1" w:rsidRDefault="00992C00"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4AC7D920" w14:textId="25797365" w:rsidR="00992C00" w:rsidRPr="00AC05C1" w:rsidRDefault="00992C00" w:rsidP="00992C00">
            <w:pPr>
              <w:rPr>
                <w:rFonts w:cs="Arial"/>
                <w:b/>
                <w:szCs w:val="20"/>
              </w:rPr>
            </w:pPr>
            <w:r w:rsidRPr="00AC05C1">
              <w:rPr>
                <w:rFonts w:cs="Arial"/>
                <w:szCs w:val="20"/>
              </w:rPr>
              <w:t>Strategy, Policy guidance</w:t>
            </w:r>
          </w:p>
        </w:tc>
        <w:tc>
          <w:tcPr>
            <w:tcW w:w="1463" w:type="dxa"/>
            <w:shd w:val="clear" w:color="auto" w:fill="auto"/>
          </w:tcPr>
          <w:p w14:paraId="6FE188C6" w14:textId="6EFF8F01" w:rsidR="00992C00" w:rsidRPr="00AC05C1" w:rsidRDefault="00992C00" w:rsidP="00992C00">
            <w:pPr>
              <w:rPr>
                <w:rFonts w:cs="Arial"/>
                <w:b/>
                <w:szCs w:val="20"/>
              </w:rPr>
            </w:pPr>
            <w:r w:rsidRPr="00AC05C1">
              <w:rPr>
                <w:rFonts w:cs="Arial"/>
                <w:szCs w:val="20"/>
              </w:rPr>
              <w:t>C,I</w:t>
            </w:r>
          </w:p>
        </w:tc>
        <w:tc>
          <w:tcPr>
            <w:tcW w:w="1417" w:type="dxa"/>
            <w:shd w:val="clear" w:color="auto" w:fill="auto"/>
          </w:tcPr>
          <w:p w14:paraId="3A490034" w14:textId="5D1DFF1D" w:rsidR="00992C00" w:rsidRPr="00AC05C1" w:rsidRDefault="00992C00" w:rsidP="00992C00">
            <w:pPr>
              <w:rPr>
                <w:rFonts w:cs="Arial"/>
                <w:b/>
                <w:szCs w:val="20"/>
              </w:rPr>
            </w:pPr>
            <w:r w:rsidRPr="00AC05C1">
              <w:rPr>
                <w:rFonts w:cs="Arial"/>
                <w:szCs w:val="20"/>
              </w:rPr>
              <w:t>R,A</w:t>
            </w:r>
          </w:p>
        </w:tc>
      </w:tr>
      <w:tr w:rsidR="00310542" w:rsidRPr="00CC4B44" w14:paraId="3A6466E0" w14:textId="77777777" w:rsidTr="00992C00">
        <w:trPr>
          <w:trHeight w:val="20"/>
        </w:trPr>
        <w:tc>
          <w:tcPr>
            <w:tcW w:w="990" w:type="dxa"/>
            <w:shd w:val="clear" w:color="auto" w:fill="auto"/>
            <w:vAlign w:val="center"/>
          </w:tcPr>
          <w:p w14:paraId="6A6F9681"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55EDB10C" w14:textId="7F613445" w:rsidR="00310542" w:rsidRPr="00AC05C1" w:rsidRDefault="00310542" w:rsidP="00310542">
            <w:pPr>
              <w:rPr>
                <w:rFonts w:cs="Arial"/>
                <w:b/>
                <w:szCs w:val="20"/>
              </w:rPr>
            </w:pPr>
            <w:r w:rsidRPr="00AC05C1">
              <w:rPr>
                <w:rFonts w:cs="Arial"/>
                <w:color w:val="000000"/>
                <w:szCs w:val="20"/>
              </w:rPr>
              <w:t>Nominate one single-point-of-contact for interfacing with Cognizant for all project related activities</w:t>
            </w:r>
          </w:p>
        </w:tc>
        <w:tc>
          <w:tcPr>
            <w:tcW w:w="1463" w:type="dxa"/>
            <w:shd w:val="clear" w:color="auto" w:fill="auto"/>
          </w:tcPr>
          <w:p w14:paraId="1AADFF90" w14:textId="33AF6C68" w:rsidR="00310542" w:rsidRPr="00AC05C1" w:rsidRDefault="00310542" w:rsidP="00310542">
            <w:pPr>
              <w:rPr>
                <w:rFonts w:cs="Arial"/>
                <w:b/>
                <w:szCs w:val="20"/>
              </w:rPr>
            </w:pPr>
            <w:r w:rsidRPr="00AC05C1">
              <w:rPr>
                <w:rFonts w:cs="Arial"/>
                <w:szCs w:val="20"/>
              </w:rPr>
              <w:t>C,I</w:t>
            </w:r>
          </w:p>
        </w:tc>
        <w:tc>
          <w:tcPr>
            <w:tcW w:w="1417" w:type="dxa"/>
            <w:shd w:val="clear" w:color="auto" w:fill="auto"/>
          </w:tcPr>
          <w:p w14:paraId="203207DD" w14:textId="6BDE95E4" w:rsidR="00310542" w:rsidRPr="00AC05C1" w:rsidRDefault="00310542" w:rsidP="00310542">
            <w:pPr>
              <w:rPr>
                <w:rFonts w:cs="Arial"/>
                <w:b/>
                <w:szCs w:val="20"/>
              </w:rPr>
            </w:pPr>
            <w:r w:rsidRPr="00AC05C1">
              <w:rPr>
                <w:rFonts w:cs="Arial"/>
                <w:szCs w:val="20"/>
              </w:rPr>
              <w:t>R,A</w:t>
            </w:r>
          </w:p>
        </w:tc>
      </w:tr>
      <w:tr w:rsidR="00310542" w:rsidRPr="00CC4B44" w14:paraId="221DD22A" w14:textId="77777777" w:rsidTr="00992C00">
        <w:trPr>
          <w:trHeight w:val="20"/>
        </w:trPr>
        <w:tc>
          <w:tcPr>
            <w:tcW w:w="990" w:type="dxa"/>
            <w:shd w:val="clear" w:color="auto" w:fill="auto"/>
            <w:vAlign w:val="center"/>
          </w:tcPr>
          <w:p w14:paraId="6F5D594D"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6B37E278" w14:textId="7AE1782D" w:rsidR="00310542" w:rsidRPr="00AC05C1" w:rsidRDefault="00310542" w:rsidP="00310542">
            <w:pPr>
              <w:rPr>
                <w:rFonts w:cs="Arial"/>
                <w:szCs w:val="20"/>
              </w:rPr>
            </w:pPr>
            <w:r w:rsidRPr="00AC05C1">
              <w:rPr>
                <w:rFonts w:cs="Arial"/>
                <w:szCs w:val="20"/>
              </w:rPr>
              <w:t>Coordinate Requirement Workshops</w:t>
            </w:r>
          </w:p>
        </w:tc>
        <w:tc>
          <w:tcPr>
            <w:tcW w:w="1463" w:type="dxa"/>
            <w:shd w:val="clear" w:color="auto" w:fill="auto"/>
          </w:tcPr>
          <w:p w14:paraId="59F80D67" w14:textId="552929F0" w:rsidR="00310542" w:rsidRPr="00AC05C1" w:rsidRDefault="00310542" w:rsidP="00310542">
            <w:pPr>
              <w:rPr>
                <w:rFonts w:cs="Arial"/>
                <w:b/>
                <w:szCs w:val="20"/>
              </w:rPr>
            </w:pPr>
            <w:r w:rsidRPr="00AC05C1">
              <w:rPr>
                <w:rFonts w:cs="Arial"/>
                <w:szCs w:val="20"/>
              </w:rPr>
              <w:t>C,I</w:t>
            </w:r>
          </w:p>
        </w:tc>
        <w:tc>
          <w:tcPr>
            <w:tcW w:w="1417" w:type="dxa"/>
            <w:shd w:val="clear" w:color="auto" w:fill="auto"/>
          </w:tcPr>
          <w:p w14:paraId="1C271358" w14:textId="273ABB6C" w:rsidR="00310542" w:rsidRPr="00AC05C1" w:rsidRDefault="00310542" w:rsidP="00310542">
            <w:pPr>
              <w:rPr>
                <w:rFonts w:cs="Arial"/>
                <w:b/>
                <w:szCs w:val="20"/>
              </w:rPr>
            </w:pPr>
            <w:r w:rsidRPr="00AC05C1">
              <w:rPr>
                <w:rFonts w:cs="Arial"/>
                <w:szCs w:val="20"/>
              </w:rPr>
              <w:t>R,A</w:t>
            </w:r>
          </w:p>
        </w:tc>
      </w:tr>
      <w:tr w:rsidR="00310542" w:rsidRPr="00CC4B44" w14:paraId="79C189E2" w14:textId="77777777" w:rsidTr="00992C00">
        <w:trPr>
          <w:trHeight w:val="20"/>
        </w:trPr>
        <w:tc>
          <w:tcPr>
            <w:tcW w:w="990" w:type="dxa"/>
            <w:shd w:val="clear" w:color="auto" w:fill="auto"/>
            <w:vAlign w:val="center"/>
          </w:tcPr>
          <w:p w14:paraId="10D0660C"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25E78B4A" w14:textId="2D49D419" w:rsidR="00310542" w:rsidRPr="00AC05C1" w:rsidRDefault="00AC05C1" w:rsidP="00310542">
            <w:pPr>
              <w:rPr>
                <w:rFonts w:cs="Arial"/>
                <w:szCs w:val="20"/>
              </w:rPr>
            </w:pPr>
            <w:r w:rsidRPr="00AC05C1">
              <w:rPr>
                <w:rFonts w:cs="Arial"/>
                <w:szCs w:val="20"/>
              </w:rPr>
              <w:t>Analyse</w:t>
            </w:r>
            <w:r w:rsidR="00310542" w:rsidRPr="00AC05C1">
              <w:rPr>
                <w:rFonts w:cs="Arial"/>
                <w:szCs w:val="20"/>
              </w:rPr>
              <w:t xml:space="preserve"> Requirements - Conduct technical assessment, Create requirements list</w:t>
            </w:r>
          </w:p>
        </w:tc>
        <w:tc>
          <w:tcPr>
            <w:tcW w:w="1463" w:type="dxa"/>
            <w:shd w:val="clear" w:color="auto" w:fill="auto"/>
          </w:tcPr>
          <w:p w14:paraId="3ED760D0" w14:textId="0A726AE6" w:rsidR="00310542" w:rsidRPr="00AC05C1" w:rsidRDefault="00310542" w:rsidP="00310542">
            <w:pPr>
              <w:rPr>
                <w:rFonts w:cs="Arial"/>
                <w:b/>
                <w:szCs w:val="20"/>
              </w:rPr>
            </w:pPr>
            <w:r w:rsidRPr="00AC05C1">
              <w:rPr>
                <w:rFonts w:cs="Arial"/>
                <w:szCs w:val="20"/>
              </w:rPr>
              <w:t>R,A</w:t>
            </w:r>
          </w:p>
        </w:tc>
        <w:tc>
          <w:tcPr>
            <w:tcW w:w="1417" w:type="dxa"/>
            <w:shd w:val="clear" w:color="auto" w:fill="auto"/>
          </w:tcPr>
          <w:p w14:paraId="67A9D79D" w14:textId="69BECE0B" w:rsidR="00310542" w:rsidRPr="00AC05C1" w:rsidRDefault="00310542" w:rsidP="00310542">
            <w:pPr>
              <w:rPr>
                <w:rFonts w:cs="Arial"/>
                <w:b/>
                <w:szCs w:val="20"/>
              </w:rPr>
            </w:pPr>
            <w:r w:rsidRPr="00AC05C1">
              <w:rPr>
                <w:rFonts w:cs="Arial"/>
                <w:szCs w:val="20"/>
              </w:rPr>
              <w:t>C,I</w:t>
            </w:r>
          </w:p>
        </w:tc>
      </w:tr>
      <w:tr w:rsidR="00310542" w:rsidRPr="00CC4B44" w14:paraId="4A868DE4" w14:textId="77777777" w:rsidTr="00992C00">
        <w:trPr>
          <w:trHeight w:val="20"/>
        </w:trPr>
        <w:tc>
          <w:tcPr>
            <w:tcW w:w="990" w:type="dxa"/>
            <w:shd w:val="clear" w:color="auto" w:fill="auto"/>
            <w:vAlign w:val="center"/>
          </w:tcPr>
          <w:p w14:paraId="1464DD31"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7C864A4F" w14:textId="0AE67FD1" w:rsidR="00310542" w:rsidRPr="00AC05C1" w:rsidRDefault="00310542" w:rsidP="00310542">
            <w:pPr>
              <w:rPr>
                <w:rFonts w:cs="Arial"/>
                <w:szCs w:val="20"/>
              </w:rPr>
            </w:pPr>
            <w:r w:rsidRPr="00AC05C1">
              <w:rPr>
                <w:rFonts w:cs="Arial"/>
                <w:szCs w:val="20"/>
              </w:rPr>
              <w:t xml:space="preserve">Design Final SIEM Architecture </w:t>
            </w:r>
          </w:p>
        </w:tc>
        <w:tc>
          <w:tcPr>
            <w:tcW w:w="1463" w:type="dxa"/>
            <w:shd w:val="clear" w:color="auto" w:fill="auto"/>
          </w:tcPr>
          <w:p w14:paraId="46DDAAAA" w14:textId="49433409" w:rsidR="00310542" w:rsidRPr="00AC05C1" w:rsidRDefault="00310542" w:rsidP="00310542">
            <w:pPr>
              <w:rPr>
                <w:rFonts w:cs="Arial"/>
                <w:b/>
                <w:szCs w:val="20"/>
              </w:rPr>
            </w:pPr>
            <w:r w:rsidRPr="00AC05C1">
              <w:rPr>
                <w:rFonts w:cs="Arial"/>
                <w:szCs w:val="20"/>
              </w:rPr>
              <w:t>R,A</w:t>
            </w:r>
          </w:p>
        </w:tc>
        <w:tc>
          <w:tcPr>
            <w:tcW w:w="1417" w:type="dxa"/>
            <w:shd w:val="clear" w:color="auto" w:fill="auto"/>
          </w:tcPr>
          <w:p w14:paraId="40E9203D" w14:textId="323028CB" w:rsidR="00310542" w:rsidRPr="00AC05C1" w:rsidRDefault="00310542" w:rsidP="00310542">
            <w:pPr>
              <w:rPr>
                <w:rFonts w:cs="Arial"/>
                <w:b/>
                <w:szCs w:val="20"/>
              </w:rPr>
            </w:pPr>
            <w:r w:rsidRPr="00AC05C1">
              <w:rPr>
                <w:rFonts w:cs="Arial"/>
                <w:szCs w:val="20"/>
              </w:rPr>
              <w:t>C,I</w:t>
            </w:r>
          </w:p>
        </w:tc>
      </w:tr>
      <w:tr w:rsidR="00310542" w:rsidRPr="00CC4B44" w14:paraId="7853DBEF" w14:textId="77777777" w:rsidTr="00992C00">
        <w:trPr>
          <w:trHeight w:val="20"/>
        </w:trPr>
        <w:tc>
          <w:tcPr>
            <w:tcW w:w="990" w:type="dxa"/>
            <w:shd w:val="clear" w:color="auto" w:fill="auto"/>
            <w:vAlign w:val="center"/>
          </w:tcPr>
          <w:p w14:paraId="361EAFD1"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524BC715" w14:textId="2FD3C04B" w:rsidR="00310542" w:rsidRPr="00AC05C1" w:rsidRDefault="00310542" w:rsidP="00310542">
            <w:pPr>
              <w:rPr>
                <w:rFonts w:cs="Arial"/>
                <w:szCs w:val="20"/>
              </w:rPr>
            </w:pPr>
            <w:r w:rsidRPr="00AC05C1">
              <w:rPr>
                <w:rFonts w:cs="Arial"/>
                <w:szCs w:val="20"/>
              </w:rPr>
              <w:t>Develop and share Virtual Machine, Network and Storage Infrastructure requirement</w:t>
            </w:r>
          </w:p>
        </w:tc>
        <w:tc>
          <w:tcPr>
            <w:tcW w:w="1463" w:type="dxa"/>
            <w:shd w:val="clear" w:color="auto" w:fill="auto"/>
          </w:tcPr>
          <w:p w14:paraId="40214885" w14:textId="7C99C052" w:rsidR="00310542" w:rsidRPr="00AC05C1" w:rsidRDefault="00310542" w:rsidP="00310542">
            <w:pPr>
              <w:rPr>
                <w:rFonts w:cs="Arial"/>
                <w:b/>
                <w:szCs w:val="20"/>
              </w:rPr>
            </w:pPr>
            <w:r w:rsidRPr="00AC05C1">
              <w:rPr>
                <w:rFonts w:cs="Arial"/>
                <w:szCs w:val="20"/>
              </w:rPr>
              <w:t>R,A</w:t>
            </w:r>
          </w:p>
        </w:tc>
        <w:tc>
          <w:tcPr>
            <w:tcW w:w="1417" w:type="dxa"/>
            <w:shd w:val="clear" w:color="auto" w:fill="auto"/>
          </w:tcPr>
          <w:p w14:paraId="57E7F2A0" w14:textId="3173FC0E" w:rsidR="00310542" w:rsidRPr="00AC05C1" w:rsidRDefault="00310542" w:rsidP="00310542">
            <w:pPr>
              <w:rPr>
                <w:rFonts w:cs="Arial"/>
                <w:b/>
                <w:szCs w:val="20"/>
              </w:rPr>
            </w:pPr>
            <w:r w:rsidRPr="00AC05C1">
              <w:rPr>
                <w:rFonts w:cs="Arial"/>
                <w:szCs w:val="20"/>
              </w:rPr>
              <w:t>C,I</w:t>
            </w:r>
          </w:p>
        </w:tc>
      </w:tr>
      <w:tr w:rsidR="00310542" w:rsidRPr="00CC4B44" w14:paraId="7742683A" w14:textId="77777777" w:rsidTr="00992C00">
        <w:trPr>
          <w:trHeight w:val="20"/>
        </w:trPr>
        <w:tc>
          <w:tcPr>
            <w:tcW w:w="990" w:type="dxa"/>
            <w:shd w:val="clear" w:color="auto" w:fill="auto"/>
            <w:vAlign w:val="center"/>
          </w:tcPr>
          <w:p w14:paraId="27EAB2F3"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71DFCCEC" w14:textId="288292C7" w:rsidR="00310542" w:rsidRPr="00AC05C1" w:rsidRDefault="00310542" w:rsidP="00310542">
            <w:pPr>
              <w:rPr>
                <w:rFonts w:cs="Arial"/>
                <w:szCs w:val="20"/>
              </w:rPr>
            </w:pPr>
            <w:r w:rsidRPr="00AC05C1">
              <w:rPr>
                <w:rFonts w:cs="Arial"/>
                <w:szCs w:val="20"/>
              </w:rPr>
              <w:t>Develop Project, Implementation and test plan</w:t>
            </w:r>
          </w:p>
        </w:tc>
        <w:tc>
          <w:tcPr>
            <w:tcW w:w="1463" w:type="dxa"/>
            <w:shd w:val="clear" w:color="auto" w:fill="auto"/>
          </w:tcPr>
          <w:p w14:paraId="31C55FDD" w14:textId="49997F13" w:rsidR="00310542" w:rsidRPr="00AC05C1" w:rsidRDefault="00310542" w:rsidP="00310542">
            <w:pPr>
              <w:rPr>
                <w:rFonts w:cs="Arial"/>
                <w:b/>
                <w:szCs w:val="20"/>
              </w:rPr>
            </w:pPr>
            <w:r w:rsidRPr="00AC05C1">
              <w:rPr>
                <w:rFonts w:cs="Arial"/>
                <w:szCs w:val="20"/>
              </w:rPr>
              <w:t>R,A</w:t>
            </w:r>
          </w:p>
        </w:tc>
        <w:tc>
          <w:tcPr>
            <w:tcW w:w="1417" w:type="dxa"/>
            <w:shd w:val="clear" w:color="auto" w:fill="auto"/>
          </w:tcPr>
          <w:p w14:paraId="7BFB6AF0" w14:textId="20ACDB83" w:rsidR="00310542" w:rsidRPr="00AC05C1" w:rsidRDefault="00310542" w:rsidP="00310542">
            <w:pPr>
              <w:rPr>
                <w:rFonts w:cs="Arial"/>
                <w:b/>
                <w:szCs w:val="20"/>
              </w:rPr>
            </w:pPr>
            <w:r w:rsidRPr="00AC05C1">
              <w:rPr>
                <w:rFonts w:cs="Arial"/>
                <w:szCs w:val="20"/>
              </w:rPr>
              <w:t>C,I</w:t>
            </w:r>
          </w:p>
        </w:tc>
      </w:tr>
      <w:tr w:rsidR="00310542" w:rsidRPr="00CC4B44" w14:paraId="071D698F" w14:textId="77777777" w:rsidTr="00992C00">
        <w:trPr>
          <w:trHeight w:val="20"/>
        </w:trPr>
        <w:tc>
          <w:tcPr>
            <w:tcW w:w="990" w:type="dxa"/>
            <w:shd w:val="clear" w:color="auto" w:fill="auto"/>
            <w:vAlign w:val="center"/>
          </w:tcPr>
          <w:p w14:paraId="5FB206A3"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4BB57CB2" w14:textId="55AC0755" w:rsidR="00310542" w:rsidRPr="00AC05C1" w:rsidRDefault="00310542" w:rsidP="00310542">
            <w:pPr>
              <w:rPr>
                <w:rFonts w:cs="Arial"/>
                <w:color w:val="000000"/>
                <w:szCs w:val="20"/>
              </w:rPr>
            </w:pPr>
            <w:r w:rsidRPr="00AC05C1">
              <w:rPr>
                <w:rFonts w:cs="Arial"/>
                <w:color w:val="000000"/>
                <w:szCs w:val="20"/>
              </w:rPr>
              <w:t xml:space="preserve">Review and Sign off on Architecture, </w:t>
            </w:r>
            <w:r w:rsidRPr="00AC05C1">
              <w:rPr>
                <w:rFonts w:cs="Arial"/>
                <w:szCs w:val="20"/>
              </w:rPr>
              <w:t>Project, Implementation and test plan</w:t>
            </w:r>
          </w:p>
        </w:tc>
        <w:tc>
          <w:tcPr>
            <w:tcW w:w="1463" w:type="dxa"/>
            <w:shd w:val="clear" w:color="auto" w:fill="auto"/>
          </w:tcPr>
          <w:p w14:paraId="0C7D9E92" w14:textId="240409B3" w:rsidR="00310542" w:rsidRPr="00AC05C1" w:rsidRDefault="00310542" w:rsidP="00310542">
            <w:pPr>
              <w:rPr>
                <w:rFonts w:cs="Arial"/>
                <w:b/>
                <w:szCs w:val="20"/>
              </w:rPr>
            </w:pPr>
            <w:r w:rsidRPr="00AC05C1">
              <w:rPr>
                <w:rFonts w:cs="Arial"/>
                <w:szCs w:val="20"/>
              </w:rPr>
              <w:t>C,I</w:t>
            </w:r>
          </w:p>
        </w:tc>
        <w:tc>
          <w:tcPr>
            <w:tcW w:w="1417" w:type="dxa"/>
            <w:shd w:val="clear" w:color="auto" w:fill="auto"/>
          </w:tcPr>
          <w:p w14:paraId="4A38FBB7" w14:textId="49F4EBB9" w:rsidR="00310542" w:rsidRPr="00AC05C1" w:rsidRDefault="00310542" w:rsidP="00310542">
            <w:pPr>
              <w:rPr>
                <w:rFonts w:cs="Arial"/>
                <w:b/>
                <w:szCs w:val="20"/>
              </w:rPr>
            </w:pPr>
            <w:r w:rsidRPr="00AC05C1">
              <w:rPr>
                <w:rFonts w:cs="Arial"/>
                <w:szCs w:val="20"/>
              </w:rPr>
              <w:t>R,A</w:t>
            </w:r>
          </w:p>
        </w:tc>
      </w:tr>
      <w:tr w:rsidR="00310542" w:rsidRPr="00CC4B44" w14:paraId="59B0ED58" w14:textId="77777777" w:rsidTr="00992C00">
        <w:trPr>
          <w:trHeight w:val="20"/>
        </w:trPr>
        <w:tc>
          <w:tcPr>
            <w:tcW w:w="990" w:type="dxa"/>
            <w:shd w:val="clear" w:color="auto" w:fill="auto"/>
            <w:vAlign w:val="center"/>
          </w:tcPr>
          <w:p w14:paraId="40F81315"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0800E114" w14:textId="52C2766C" w:rsidR="00310542" w:rsidRPr="00AC05C1" w:rsidRDefault="00310542" w:rsidP="00310542">
            <w:pPr>
              <w:rPr>
                <w:rFonts w:cs="Arial"/>
                <w:color w:val="000000"/>
                <w:szCs w:val="20"/>
              </w:rPr>
            </w:pPr>
            <w:r w:rsidRPr="00AC05C1">
              <w:rPr>
                <w:rFonts w:cs="Arial"/>
                <w:color w:val="000000"/>
                <w:szCs w:val="20"/>
              </w:rPr>
              <w:t>Provide timely approval</w:t>
            </w:r>
          </w:p>
        </w:tc>
        <w:tc>
          <w:tcPr>
            <w:tcW w:w="1463" w:type="dxa"/>
            <w:shd w:val="clear" w:color="auto" w:fill="auto"/>
          </w:tcPr>
          <w:p w14:paraId="24C76494" w14:textId="6EF04335" w:rsidR="00310542" w:rsidRPr="00AC05C1" w:rsidRDefault="00310542" w:rsidP="00310542">
            <w:pPr>
              <w:rPr>
                <w:rFonts w:cs="Arial"/>
                <w:b/>
                <w:szCs w:val="20"/>
              </w:rPr>
            </w:pPr>
            <w:r w:rsidRPr="00AC05C1">
              <w:rPr>
                <w:rFonts w:cs="Arial"/>
                <w:szCs w:val="20"/>
              </w:rPr>
              <w:t>C,I</w:t>
            </w:r>
          </w:p>
        </w:tc>
        <w:tc>
          <w:tcPr>
            <w:tcW w:w="1417" w:type="dxa"/>
            <w:shd w:val="clear" w:color="auto" w:fill="auto"/>
          </w:tcPr>
          <w:p w14:paraId="106A50F8" w14:textId="124F31AE" w:rsidR="00310542" w:rsidRPr="00AC05C1" w:rsidRDefault="00310542" w:rsidP="00310542">
            <w:pPr>
              <w:rPr>
                <w:rFonts w:cs="Arial"/>
                <w:b/>
                <w:szCs w:val="20"/>
              </w:rPr>
            </w:pPr>
            <w:r w:rsidRPr="00AC05C1">
              <w:rPr>
                <w:rFonts w:cs="Arial"/>
                <w:szCs w:val="20"/>
              </w:rPr>
              <w:t>R,A</w:t>
            </w:r>
          </w:p>
        </w:tc>
      </w:tr>
      <w:tr w:rsidR="00310542" w:rsidRPr="00CC4B44" w14:paraId="57D47C3A" w14:textId="77777777" w:rsidTr="00992C00">
        <w:trPr>
          <w:trHeight w:val="20"/>
        </w:trPr>
        <w:tc>
          <w:tcPr>
            <w:tcW w:w="990" w:type="dxa"/>
            <w:shd w:val="clear" w:color="auto" w:fill="auto"/>
            <w:vAlign w:val="center"/>
          </w:tcPr>
          <w:p w14:paraId="2EDF9511"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52668032" w14:textId="3C5AB1C0" w:rsidR="00310542" w:rsidRPr="00AC05C1" w:rsidRDefault="00310542" w:rsidP="00310542">
            <w:pPr>
              <w:rPr>
                <w:rFonts w:cs="Arial"/>
                <w:color w:val="000000"/>
                <w:szCs w:val="20"/>
              </w:rPr>
            </w:pPr>
            <w:r w:rsidRPr="00AC05C1">
              <w:rPr>
                <w:rFonts w:cs="Arial"/>
                <w:color w:val="000000"/>
                <w:szCs w:val="20"/>
              </w:rPr>
              <w:t>Develop HLD and LLD for SIEM solution</w:t>
            </w:r>
          </w:p>
        </w:tc>
        <w:tc>
          <w:tcPr>
            <w:tcW w:w="1463" w:type="dxa"/>
            <w:shd w:val="clear" w:color="auto" w:fill="auto"/>
          </w:tcPr>
          <w:p w14:paraId="4150E1E5" w14:textId="353003EE" w:rsidR="00310542" w:rsidRPr="00AC05C1" w:rsidRDefault="00310542" w:rsidP="00310542">
            <w:pPr>
              <w:rPr>
                <w:rFonts w:cs="Arial"/>
                <w:b/>
                <w:szCs w:val="20"/>
              </w:rPr>
            </w:pPr>
            <w:r w:rsidRPr="00AC05C1">
              <w:rPr>
                <w:rFonts w:cs="Arial"/>
                <w:szCs w:val="20"/>
              </w:rPr>
              <w:t>R,A</w:t>
            </w:r>
          </w:p>
        </w:tc>
        <w:tc>
          <w:tcPr>
            <w:tcW w:w="1417" w:type="dxa"/>
            <w:shd w:val="clear" w:color="auto" w:fill="auto"/>
          </w:tcPr>
          <w:p w14:paraId="56F6DEF7" w14:textId="0E139336" w:rsidR="00310542" w:rsidRPr="00AC05C1" w:rsidRDefault="00310542" w:rsidP="00310542">
            <w:pPr>
              <w:rPr>
                <w:rFonts w:cs="Arial"/>
                <w:b/>
                <w:szCs w:val="20"/>
              </w:rPr>
            </w:pPr>
            <w:r w:rsidRPr="00AC05C1">
              <w:rPr>
                <w:rFonts w:cs="Arial"/>
                <w:szCs w:val="20"/>
              </w:rPr>
              <w:t>C,I</w:t>
            </w:r>
          </w:p>
        </w:tc>
      </w:tr>
      <w:tr w:rsidR="00310542" w:rsidRPr="00CC4B44" w14:paraId="175F20D6" w14:textId="77777777" w:rsidTr="00992C00">
        <w:trPr>
          <w:trHeight w:val="20"/>
        </w:trPr>
        <w:tc>
          <w:tcPr>
            <w:tcW w:w="990" w:type="dxa"/>
            <w:shd w:val="clear" w:color="auto" w:fill="auto"/>
            <w:vAlign w:val="center"/>
          </w:tcPr>
          <w:p w14:paraId="568C0C62"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55C3E630" w14:textId="7E61F13B" w:rsidR="00310542" w:rsidRPr="00AC05C1" w:rsidRDefault="00310542" w:rsidP="00310542">
            <w:pPr>
              <w:rPr>
                <w:rFonts w:cs="Arial"/>
                <w:color w:val="000000"/>
                <w:szCs w:val="20"/>
              </w:rPr>
            </w:pPr>
            <w:r w:rsidRPr="00AC05C1">
              <w:rPr>
                <w:rFonts w:cs="Arial"/>
                <w:color w:val="000000"/>
                <w:szCs w:val="20"/>
              </w:rPr>
              <w:t>Build and Deploy Virtual Machine and Network Infrastructure</w:t>
            </w:r>
          </w:p>
        </w:tc>
        <w:tc>
          <w:tcPr>
            <w:tcW w:w="1463" w:type="dxa"/>
            <w:shd w:val="clear" w:color="auto" w:fill="auto"/>
          </w:tcPr>
          <w:p w14:paraId="5762B06E" w14:textId="772A827A" w:rsidR="00310542" w:rsidRPr="00AC05C1" w:rsidRDefault="00310542" w:rsidP="00310542">
            <w:pPr>
              <w:rPr>
                <w:rFonts w:cs="Arial"/>
                <w:b/>
                <w:szCs w:val="20"/>
              </w:rPr>
            </w:pPr>
            <w:r w:rsidRPr="00AC05C1">
              <w:rPr>
                <w:rFonts w:cs="Arial"/>
                <w:szCs w:val="20"/>
              </w:rPr>
              <w:t>C,I</w:t>
            </w:r>
          </w:p>
        </w:tc>
        <w:tc>
          <w:tcPr>
            <w:tcW w:w="1417" w:type="dxa"/>
            <w:shd w:val="clear" w:color="auto" w:fill="auto"/>
          </w:tcPr>
          <w:p w14:paraId="00174282" w14:textId="34DC86F2" w:rsidR="00310542" w:rsidRPr="00AC05C1" w:rsidRDefault="00310542" w:rsidP="00310542">
            <w:pPr>
              <w:rPr>
                <w:rFonts w:cs="Arial"/>
                <w:b/>
                <w:szCs w:val="20"/>
              </w:rPr>
            </w:pPr>
            <w:r w:rsidRPr="00AC05C1">
              <w:rPr>
                <w:rFonts w:cs="Arial"/>
                <w:szCs w:val="20"/>
              </w:rPr>
              <w:t>R,A</w:t>
            </w:r>
          </w:p>
        </w:tc>
      </w:tr>
      <w:tr w:rsidR="00310542" w:rsidRPr="00CC4B44" w14:paraId="2A5E7CD9" w14:textId="77777777" w:rsidTr="00992C00">
        <w:trPr>
          <w:trHeight w:val="20"/>
        </w:trPr>
        <w:tc>
          <w:tcPr>
            <w:tcW w:w="990" w:type="dxa"/>
            <w:shd w:val="clear" w:color="auto" w:fill="auto"/>
            <w:vAlign w:val="center"/>
          </w:tcPr>
          <w:p w14:paraId="1CD37042"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768651CA" w14:textId="0E706683" w:rsidR="00310542" w:rsidRPr="00AC05C1" w:rsidRDefault="00310542" w:rsidP="00310542">
            <w:pPr>
              <w:rPr>
                <w:rFonts w:cs="Arial"/>
                <w:color w:val="000000"/>
                <w:szCs w:val="20"/>
              </w:rPr>
            </w:pPr>
            <w:r w:rsidRPr="00AC05C1">
              <w:rPr>
                <w:rFonts w:cs="Arial"/>
                <w:color w:val="000000"/>
                <w:szCs w:val="20"/>
              </w:rPr>
              <w:t>Deploy and configure Backup Tools</w:t>
            </w:r>
          </w:p>
        </w:tc>
        <w:tc>
          <w:tcPr>
            <w:tcW w:w="1463" w:type="dxa"/>
            <w:shd w:val="clear" w:color="auto" w:fill="auto"/>
          </w:tcPr>
          <w:p w14:paraId="19FCACF8" w14:textId="0B31B8E0" w:rsidR="00310542" w:rsidRPr="00AC05C1" w:rsidRDefault="00310542" w:rsidP="00310542">
            <w:pPr>
              <w:rPr>
                <w:rFonts w:cs="Arial"/>
                <w:b/>
                <w:szCs w:val="20"/>
              </w:rPr>
            </w:pPr>
            <w:r w:rsidRPr="00AC05C1">
              <w:rPr>
                <w:rFonts w:cs="Arial"/>
                <w:szCs w:val="20"/>
              </w:rPr>
              <w:t>C,I</w:t>
            </w:r>
          </w:p>
        </w:tc>
        <w:tc>
          <w:tcPr>
            <w:tcW w:w="1417" w:type="dxa"/>
            <w:shd w:val="clear" w:color="auto" w:fill="auto"/>
          </w:tcPr>
          <w:p w14:paraId="0D845FDE" w14:textId="0D8E1D61" w:rsidR="00310542" w:rsidRPr="00AC05C1" w:rsidRDefault="00310542" w:rsidP="00310542">
            <w:pPr>
              <w:rPr>
                <w:rFonts w:cs="Arial"/>
                <w:b/>
                <w:szCs w:val="20"/>
              </w:rPr>
            </w:pPr>
            <w:r w:rsidRPr="00AC05C1">
              <w:rPr>
                <w:rFonts w:cs="Arial"/>
                <w:szCs w:val="20"/>
              </w:rPr>
              <w:t>R,A</w:t>
            </w:r>
          </w:p>
        </w:tc>
      </w:tr>
      <w:tr w:rsidR="00310542" w:rsidRPr="00CC4B44" w14:paraId="181EEDB7" w14:textId="77777777" w:rsidTr="00992C00">
        <w:trPr>
          <w:trHeight w:val="20"/>
        </w:trPr>
        <w:tc>
          <w:tcPr>
            <w:tcW w:w="990" w:type="dxa"/>
            <w:shd w:val="clear" w:color="auto" w:fill="auto"/>
            <w:vAlign w:val="center"/>
          </w:tcPr>
          <w:p w14:paraId="4C2082E0"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1649B10E" w14:textId="6D937398" w:rsidR="00310542" w:rsidRPr="00AC05C1" w:rsidRDefault="00310542" w:rsidP="00310542">
            <w:pPr>
              <w:rPr>
                <w:rFonts w:cs="Arial"/>
                <w:color w:val="000000"/>
                <w:szCs w:val="20"/>
              </w:rPr>
            </w:pPr>
            <w:r w:rsidRPr="00AC05C1">
              <w:rPr>
                <w:rFonts w:cs="Arial"/>
                <w:color w:val="000000"/>
                <w:szCs w:val="20"/>
              </w:rPr>
              <w:t>Install Splunk Components</w:t>
            </w:r>
          </w:p>
        </w:tc>
        <w:tc>
          <w:tcPr>
            <w:tcW w:w="1463" w:type="dxa"/>
            <w:shd w:val="clear" w:color="auto" w:fill="auto"/>
          </w:tcPr>
          <w:p w14:paraId="241A2C39" w14:textId="0B6E2D76" w:rsidR="00310542" w:rsidRPr="00AC05C1" w:rsidRDefault="00310542" w:rsidP="00310542">
            <w:pPr>
              <w:rPr>
                <w:rFonts w:cs="Arial"/>
                <w:b/>
                <w:szCs w:val="20"/>
              </w:rPr>
            </w:pPr>
            <w:r w:rsidRPr="00AC05C1">
              <w:rPr>
                <w:rFonts w:cs="Arial"/>
                <w:szCs w:val="20"/>
              </w:rPr>
              <w:t>R,A</w:t>
            </w:r>
          </w:p>
        </w:tc>
        <w:tc>
          <w:tcPr>
            <w:tcW w:w="1417" w:type="dxa"/>
            <w:shd w:val="clear" w:color="auto" w:fill="auto"/>
          </w:tcPr>
          <w:p w14:paraId="1B1F3AC9" w14:textId="1CD2B55A" w:rsidR="00310542" w:rsidRPr="00AC05C1" w:rsidRDefault="00310542" w:rsidP="00310542">
            <w:pPr>
              <w:rPr>
                <w:rFonts w:cs="Arial"/>
                <w:b/>
                <w:szCs w:val="20"/>
              </w:rPr>
            </w:pPr>
            <w:r w:rsidRPr="00AC05C1">
              <w:rPr>
                <w:rFonts w:cs="Arial"/>
                <w:szCs w:val="20"/>
              </w:rPr>
              <w:t>C,I</w:t>
            </w:r>
          </w:p>
        </w:tc>
      </w:tr>
      <w:tr w:rsidR="00310542" w:rsidRPr="00CC4B44" w14:paraId="7529CC4C" w14:textId="77777777" w:rsidTr="00992C00">
        <w:trPr>
          <w:trHeight w:val="20"/>
        </w:trPr>
        <w:tc>
          <w:tcPr>
            <w:tcW w:w="990" w:type="dxa"/>
            <w:shd w:val="clear" w:color="auto" w:fill="auto"/>
            <w:vAlign w:val="center"/>
          </w:tcPr>
          <w:p w14:paraId="55BDB77F"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6A3562D1" w14:textId="5E52B82F" w:rsidR="00310542" w:rsidRPr="00AC05C1" w:rsidRDefault="00310542" w:rsidP="00310542">
            <w:pPr>
              <w:rPr>
                <w:rFonts w:cs="Arial"/>
                <w:color w:val="000000"/>
                <w:szCs w:val="20"/>
              </w:rPr>
            </w:pPr>
            <w:r w:rsidRPr="00AC05C1">
              <w:rPr>
                <w:rFonts w:cs="Arial"/>
                <w:color w:val="000000"/>
                <w:szCs w:val="20"/>
              </w:rPr>
              <w:t>Onboard Log Sources on Splunk</w:t>
            </w:r>
          </w:p>
        </w:tc>
        <w:tc>
          <w:tcPr>
            <w:tcW w:w="1463" w:type="dxa"/>
            <w:shd w:val="clear" w:color="auto" w:fill="auto"/>
          </w:tcPr>
          <w:p w14:paraId="1D1CEA68" w14:textId="5A83FAFC" w:rsidR="00310542" w:rsidRPr="00AC05C1" w:rsidRDefault="00310542" w:rsidP="00310542">
            <w:pPr>
              <w:rPr>
                <w:rFonts w:cs="Arial"/>
                <w:b/>
                <w:szCs w:val="20"/>
              </w:rPr>
            </w:pPr>
            <w:r w:rsidRPr="00AC05C1">
              <w:rPr>
                <w:rFonts w:cs="Arial"/>
                <w:szCs w:val="20"/>
              </w:rPr>
              <w:t>R,A</w:t>
            </w:r>
          </w:p>
        </w:tc>
        <w:tc>
          <w:tcPr>
            <w:tcW w:w="1417" w:type="dxa"/>
            <w:shd w:val="clear" w:color="auto" w:fill="auto"/>
          </w:tcPr>
          <w:p w14:paraId="795962A2" w14:textId="144085B8" w:rsidR="00310542" w:rsidRPr="00AC05C1" w:rsidRDefault="00310542" w:rsidP="00310542">
            <w:pPr>
              <w:rPr>
                <w:rFonts w:cs="Arial"/>
                <w:b/>
                <w:szCs w:val="20"/>
              </w:rPr>
            </w:pPr>
            <w:r w:rsidRPr="00AC05C1">
              <w:rPr>
                <w:rFonts w:cs="Arial"/>
                <w:szCs w:val="20"/>
              </w:rPr>
              <w:t>C,I</w:t>
            </w:r>
          </w:p>
        </w:tc>
      </w:tr>
      <w:tr w:rsidR="00310542" w:rsidRPr="00CC4B44" w14:paraId="7B564391" w14:textId="77777777" w:rsidTr="00992C00">
        <w:trPr>
          <w:trHeight w:val="20"/>
        </w:trPr>
        <w:tc>
          <w:tcPr>
            <w:tcW w:w="990" w:type="dxa"/>
            <w:shd w:val="clear" w:color="auto" w:fill="auto"/>
            <w:vAlign w:val="center"/>
          </w:tcPr>
          <w:p w14:paraId="40CC60B4"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7BA6B912" w14:textId="21A6838F" w:rsidR="00310542" w:rsidRPr="00AC05C1" w:rsidRDefault="00310542" w:rsidP="00310542">
            <w:pPr>
              <w:rPr>
                <w:rFonts w:cs="Arial"/>
                <w:color w:val="000000"/>
                <w:szCs w:val="20"/>
              </w:rPr>
            </w:pPr>
            <w:r w:rsidRPr="00AC05C1">
              <w:rPr>
                <w:rFonts w:cs="Arial"/>
                <w:color w:val="000000"/>
                <w:szCs w:val="20"/>
              </w:rPr>
              <w:t>Configuration on Log sources to enable logging and forward as per requirement</w:t>
            </w:r>
          </w:p>
        </w:tc>
        <w:tc>
          <w:tcPr>
            <w:tcW w:w="1463" w:type="dxa"/>
            <w:shd w:val="clear" w:color="auto" w:fill="auto"/>
          </w:tcPr>
          <w:p w14:paraId="4616E605" w14:textId="626E9AF1" w:rsidR="00310542" w:rsidRPr="00AC05C1" w:rsidRDefault="00310542" w:rsidP="00310542">
            <w:pPr>
              <w:rPr>
                <w:rFonts w:cs="Arial"/>
                <w:b/>
                <w:szCs w:val="20"/>
              </w:rPr>
            </w:pPr>
            <w:r w:rsidRPr="00AC05C1">
              <w:rPr>
                <w:rFonts w:cs="Arial"/>
                <w:szCs w:val="20"/>
              </w:rPr>
              <w:t>C,I</w:t>
            </w:r>
          </w:p>
        </w:tc>
        <w:tc>
          <w:tcPr>
            <w:tcW w:w="1417" w:type="dxa"/>
            <w:shd w:val="clear" w:color="auto" w:fill="auto"/>
          </w:tcPr>
          <w:p w14:paraId="778318AB" w14:textId="483AEC16" w:rsidR="00310542" w:rsidRPr="00AC05C1" w:rsidRDefault="00310542" w:rsidP="00310542">
            <w:pPr>
              <w:rPr>
                <w:rFonts w:cs="Arial"/>
                <w:b/>
                <w:szCs w:val="20"/>
              </w:rPr>
            </w:pPr>
            <w:r w:rsidRPr="00AC05C1">
              <w:rPr>
                <w:rFonts w:cs="Arial"/>
                <w:szCs w:val="20"/>
              </w:rPr>
              <w:t>R,A</w:t>
            </w:r>
          </w:p>
        </w:tc>
      </w:tr>
      <w:tr w:rsidR="00310542" w:rsidRPr="00CC4B44" w14:paraId="074DFEAC" w14:textId="77777777" w:rsidTr="00992C00">
        <w:trPr>
          <w:trHeight w:val="20"/>
        </w:trPr>
        <w:tc>
          <w:tcPr>
            <w:tcW w:w="990" w:type="dxa"/>
            <w:shd w:val="clear" w:color="auto" w:fill="auto"/>
            <w:vAlign w:val="center"/>
          </w:tcPr>
          <w:p w14:paraId="33AB3F8F" w14:textId="77777777" w:rsidR="00310542" w:rsidRPr="00AC05C1" w:rsidRDefault="00310542"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4BB21DE6" w14:textId="2C6894E9" w:rsidR="00310542" w:rsidRPr="00AC05C1" w:rsidRDefault="00857323" w:rsidP="00310542">
            <w:pPr>
              <w:rPr>
                <w:rFonts w:cs="Arial"/>
                <w:color w:val="000000"/>
                <w:szCs w:val="20"/>
              </w:rPr>
            </w:pPr>
            <w:r w:rsidRPr="00AC05C1">
              <w:rPr>
                <w:rFonts w:cs="Arial"/>
                <w:color w:val="000000"/>
                <w:szCs w:val="20"/>
              </w:rPr>
              <w:t>Build Dashboard and Reports on Splunk</w:t>
            </w:r>
          </w:p>
        </w:tc>
        <w:tc>
          <w:tcPr>
            <w:tcW w:w="1463" w:type="dxa"/>
            <w:shd w:val="clear" w:color="auto" w:fill="auto"/>
          </w:tcPr>
          <w:p w14:paraId="0B31EF4D" w14:textId="1658DF32" w:rsidR="00310542" w:rsidRPr="00AC05C1" w:rsidRDefault="00310542" w:rsidP="00310542">
            <w:pPr>
              <w:rPr>
                <w:rFonts w:cs="Arial"/>
                <w:b/>
                <w:szCs w:val="20"/>
              </w:rPr>
            </w:pPr>
            <w:r w:rsidRPr="00AC05C1">
              <w:rPr>
                <w:rFonts w:cs="Arial"/>
                <w:szCs w:val="20"/>
              </w:rPr>
              <w:t>R,A</w:t>
            </w:r>
          </w:p>
        </w:tc>
        <w:tc>
          <w:tcPr>
            <w:tcW w:w="1417" w:type="dxa"/>
            <w:shd w:val="clear" w:color="auto" w:fill="auto"/>
          </w:tcPr>
          <w:p w14:paraId="15B62249" w14:textId="6A774738" w:rsidR="00310542" w:rsidRPr="00AC05C1" w:rsidRDefault="00310542" w:rsidP="00310542">
            <w:pPr>
              <w:rPr>
                <w:rFonts w:cs="Arial"/>
                <w:b/>
                <w:szCs w:val="20"/>
              </w:rPr>
            </w:pPr>
            <w:r w:rsidRPr="00AC05C1">
              <w:rPr>
                <w:rFonts w:cs="Arial"/>
                <w:szCs w:val="20"/>
              </w:rPr>
              <w:t>C,I</w:t>
            </w:r>
          </w:p>
        </w:tc>
      </w:tr>
      <w:tr w:rsidR="00857323" w:rsidRPr="00CC4B44" w14:paraId="1ECE60B0" w14:textId="77777777" w:rsidTr="00992C00">
        <w:trPr>
          <w:trHeight w:val="20"/>
        </w:trPr>
        <w:tc>
          <w:tcPr>
            <w:tcW w:w="990" w:type="dxa"/>
            <w:shd w:val="clear" w:color="auto" w:fill="auto"/>
            <w:vAlign w:val="center"/>
          </w:tcPr>
          <w:p w14:paraId="02D0480A" w14:textId="77777777" w:rsidR="00857323" w:rsidRPr="00AC05C1" w:rsidRDefault="00857323"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0B686766" w14:textId="28751D57" w:rsidR="00857323" w:rsidRPr="00AC05C1" w:rsidRDefault="00857323" w:rsidP="00857323">
            <w:pPr>
              <w:rPr>
                <w:rFonts w:cs="Arial"/>
                <w:color w:val="000000"/>
                <w:szCs w:val="20"/>
              </w:rPr>
            </w:pPr>
            <w:r w:rsidRPr="00AC05C1">
              <w:rPr>
                <w:rFonts w:cs="Arial"/>
                <w:color w:val="000000"/>
                <w:szCs w:val="20"/>
              </w:rPr>
              <w:t xml:space="preserve">Configure Console Performance Monitoring </w:t>
            </w:r>
          </w:p>
        </w:tc>
        <w:tc>
          <w:tcPr>
            <w:tcW w:w="1463" w:type="dxa"/>
            <w:shd w:val="clear" w:color="auto" w:fill="auto"/>
          </w:tcPr>
          <w:p w14:paraId="3F537DA3" w14:textId="34299EAF" w:rsidR="00857323" w:rsidRPr="00AC05C1" w:rsidRDefault="00857323" w:rsidP="00857323">
            <w:pPr>
              <w:rPr>
                <w:rFonts w:cs="Arial"/>
                <w:b/>
                <w:szCs w:val="20"/>
              </w:rPr>
            </w:pPr>
            <w:r w:rsidRPr="00AC05C1">
              <w:rPr>
                <w:rFonts w:cs="Arial"/>
                <w:szCs w:val="20"/>
              </w:rPr>
              <w:t>R,A</w:t>
            </w:r>
          </w:p>
        </w:tc>
        <w:tc>
          <w:tcPr>
            <w:tcW w:w="1417" w:type="dxa"/>
            <w:shd w:val="clear" w:color="auto" w:fill="auto"/>
          </w:tcPr>
          <w:p w14:paraId="0107AEED" w14:textId="3BB97465" w:rsidR="00857323" w:rsidRPr="00AC05C1" w:rsidRDefault="00857323" w:rsidP="00857323">
            <w:pPr>
              <w:rPr>
                <w:rFonts w:cs="Arial"/>
                <w:b/>
                <w:szCs w:val="20"/>
              </w:rPr>
            </w:pPr>
            <w:r w:rsidRPr="00AC05C1">
              <w:rPr>
                <w:rFonts w:cs="Arial"/>
                <w:szCs w:val="20"/>
              </w:rPr>
              <w:t>C,I</w:t>
            </w:r>
          </w:p>
        </w:tc>
      </w:tr>
      <w:tr w:rsidR="00857323" w:rsidRPr="00CC4B44" w14:paraId="61BB0D2C" w14:textId="77777777" w:rsidTr="00992C00">
        <w:trPr>
          <w:trHeight w:val="20"/>
        </w:trPr>
        <w:tc>
          <w:tcPr>
            <w:tcW w:w="990" w:type="dxa"/>
            <w:shd w:val="clear" w:color="auto" w:fill="auto"/>
            <w:vAlign w:val="center"/>
          </w:tcPr>
          <w:p w14:paraId="689CBCB6" w14:textId="77777777" w:rsidR="00857323" w:rsidRPr="00AC05C1" w:rsidRDefault="00857323"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6000710D" w14:textId="3E76ECBA" w:rsidR="00857323" w:rsidRPr="00AC05C1" w:rsidRDefault="00857323" w:rsidP="00857323">
            <w:pPr>
              <w:rPr>
                <w:rFonts w:cs="Arial"/>
                <w:color w:val="000000"/>
                <w:szCs w:val="20"/>
              </w:rPr>
            </w:pPr>
            <w:r w:rsidRPr="00AC05C1">
              <w:rPr>
                <w:rFonts w:cs="Arial"/>
                <w:color w:val="000000"/>
                <w:szCs w:val="20"/>
              </w:rPr>
              <w:t>Configure Splunk for Integration with ITSM Tool</w:t>
            </w:r>
          </w:p>
        </w:tc>
        <w:tc>
          <w:tcPr>
            <w:tcW w:w="1463" w:type="dxa"/>
            <w:shd w:val="clear" w:color="auto" w:fill="auto"/>
          </w:tcPr>
          <w:p w14:paraId="0BFDDEE3" w14:textId="559289E8" w:rsidR="00857323" w:rsidRPr="00AC05C1" w:rsidRDefault="00857323" w:rsidP="00857323">
            <w:pPr>
              <w:rPr>
                <w:rFonts w:cs="Arial"/>
                <w:b/>
                <w:szCs w:val="20"/>
              </w:rPr>
            </w:pPr>
            <w:r w:rsidRPr="00AC05C1">
              <w:rPr>
                <w:rFonts w:cs="Arial"/>
                <w:szCs w:val="20"/>
              </w:rPr>
              <w:t>R,A</w:t>
            </w:r>
          </w:p>
        </w:tc>
        <w:tc>
          <w:tcPr>
            <w:tcW w:w="1417" w:type="dxa"/>
            <w:shd w:val="clear" w:color="auto" w:fill="auto"/>
          </w:tcPr>
          <w:p w14:paraId="255C51CE" w14:textId="71C160CB" w:rsidR="00857323" w:rsidRPr="00AC05C1" w:rsidRDefault="00857323" w:rsidP="00857323">
            <w:pPr>
              <w:rPr>
                <w:rFonts w:cs="Arial"/>
                <w:b/>
                <w:szCs w:val="20"/>
              </w:rPr>
            </w:pPr>
            <w:r w:rsidRPr="00AC05C1">
              <w:rPr>
                <w:rFonts w:cs="Arial"/>
                <w:szCs w:val="20"/>
              </w:rPr>
              <w:t>C,I</w:t>
            </w:r>
          </w:p>
        </w:tc>
      </w:tr>
      <w:tr w:rsidR="00857323" w:rsidRPr="00CC4B44" w14:paraId="699EB8B6" w14:textId="77777777" w:rsidTr="00992C00">
        <w:trPr>
          <w:trHeight w:val="20"/>
        </w:trPr>
        <w:tc>
          <w:tcPr>
            <w:tcW w:w="990" w:type="dxa"/>
            <w:shd w:val="clear" w:color="auto" w:fill="auto"/>
            <w:vAlign w:val="center"/>
          </w:tcPr>
          <w:p w14:paraId="600C1E45" w14:textId="77777777" w:rsidR="00857323" w:rsidRPr="00AC05C1" w:rsidRDefault="00857323"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4BF226A4" w14:textId="4E754637" w:rsidR="00857323" w:rsidRPr="00AC05C1" w:rsidRDefault="00857323" w:rsidP="00857323">
            <w:pPr>
              <w:rPr>
                <w:rFonts w:cs="Arial"/>
                <w:color w:val="000000"/>
                <w:szCs w:val="20"/>
              </w:rPr>
            </w:pPr>
            <w:r w:rsidRPr="00AC05C1">
              <w:rPr>
                <w:rFonts w:cs="Arial"/>
                <w:color w:val="000000"/>
                <w:szCs w:val="20"/>
              </w:rPr>
              <w:t>ITSM tool Configuration</w:t>
            </w:r>
          </w:p>
        </w:tc>
        <w:tc>
          <w:tcPr>
            <w:tcW w:w="1463" w:type="dxa"/>
            <w:shd w:val="clear" w:color="auto" w:fill="auto"/>
          </w:tcPr>
          <w:p w14:paraId="23C138CC" w14:textId="6F92FD9E" w:rsidR="00857323" w:rsidRPr="00AC05C1" w:rsidRDefault="00857323" w:rsidP="00857323">
            <w:pPr>
              <w:rPr>
                <w:rFonts w:cs="Arial"/>
                <w:b/>
                <w:szCs w:val="20"/>
              </w:rPr>
            </w:pPr>
            <w:r w:rsidRPr="00AC05C1">
              <w:rPr>
                <w:rFonts w:cs="Arial"/>
                <w:szCs w:val="20"/>
              </w:rPr>
              <w:t>C,I</w:t>
            </w:r>
          </w:p>
        </w:tc>
        <w:tc>
          <w:tcPr>
            <w:tcW w:w="1417" w:type="dxa"/>
            <w:shd w:val="clear" w:color="auto" w:fill="auto"/>
          </w:tcPr>
          <w:p w14:paraId="46ACAE12" w14:textId="6E82E6AA" w:rsidR="00857323" w:rsidRPr="00AC05C1" w:rsidRDefault="00857323" w:rsidP="00857323">
            <w:pPr>
              <w:rPr>
                <w:rFonts w:cs="Arial"/>
                <w:b/>
                <w:szCs w:val="20"/>
              </w:rPr>
            </w:pPr>
            <w:r w:rsidRPr="00AC05C1">
              <w:rPr>
                <w:rFonts w:cs="Arial"/>
                <w:szCs w:val="20"/>
              </w:rPr>
              <w:t>R,A</w:t>
            </w:r>
          </w:p>
        </w:tc>
      </w:tr>
      <w:tr w:rsidR="00857323" w:rsidRPr="00CC4B44" w14:paraId="26ECC090" w14:textId="77777777" w:rsidTr="00992C00">
        <w:trPr>
          <w:trHeight w:val="20"/>
        </w:trPr>
        <w:tc>
          <w:tcPr>
            <w:tcW w:w="990" w:type="dxa"/>
            <w:shd w:val="clear" w:color="auto" w:fill="auto"/>
            <w:vAlign w:val="center"/>
          </w:tcPr>
          <w:p w14:paraId="44331258" w14:textId="77777777" w:rsidR="00857323" w:rsidRPr="00AC05C1" w:rsidRDefault="00857323"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7653A364" w14:textId="29CBBAFF" w:rsidR="00857323" w:rsidRPr="00AC05C1" w:rsidRDefault="00857323" w:rsidP="00857323">
            <w:pPr>
              <w:rPr>
                <w:rFonts w:cs="Arial"/>
                <w:color w:val="000000"/>
                <w:szCs w:val="20"/>
              </w:rPr>
            </w:pPr>
            <w:r w:rsidRPr="00AC05C1">
              <w:rPr>
                <w:rFonts w:cs="Arial"/>
                <w:color w:val="000000"/>
                <w:szCs w:val="20"/>
              </w:rPr>
              <w:t>Validate as per Test Plan</w:t>
            </w:r>
          </w:p>
        </w:tc>
        <w:tc>
          <w:tcPr>
            <w:tcW w:w="1463" w:type="dxa"/>
            <w:shd w:val="clear" w:color="auto" w:fill="auto"/>
          </w:tcPr>
          <w:p w14:paraId="01B022FA" w14:textId="1525295B" w:rsidR="00857323" w:rsidRPr="00AC05C1" w:rsidRDefault="00857323" w:rsidP="00857323">
            <w:pPr>
              <w:rPr>
                <w:rFonts w:cs="Arial"/>
                <w:b/>
                <w:szCs w:val="20"/>
              </w:rPr>
            </w:pPr>
            <w:r w:rsidRPr="00AC05C1">
              <w:rPr>
                <w:rFonts w:cs="Arial"/>
                <w:szCs w:val="20"/>
              </w:rPr>
              <w:t>R,A</w:t>
            </w:r>
          </w:p>
        </w:tc>
        <w:tc>
          <w:tcPr>
            <w:tcW w:w="1417" w:type="dxa"/>
            <w:shd w:val="clear" w:color="auto" w:fill="auto"/>
          </w:tcPr>
          <w:p w14:paraId="5D3A76CF" w14:textId="7CD1C979" w:rsidR="00857323" w:rsidRPr="00AC05C1" w:rsidRDefault="00857323" w:rsidP="00857323">
            <w:pPr>
              <w:rPr>
                <w:rFonts w:cs="Arial"/>
                <w:b/>
                <w:szCs w:val="20"/>
              </w:rPr>
            </w:pPr>
            <w:r w:rsidRPr="00AC05C1">
              <w:rPr>
                <w:rFonts w:cs="Arial"/>
                <w:szCs w:val="20"/>
              </w:rPr>
              <w:t>C,I</w:t>
            </w:r>
          </w:p>
        </w:tc>
      </w:tr>
      <w:tr w:rsidR="00857323" w:rsidRPr="00CC4B44" w14:paraId="1CE41C48" w14:textId="77777777" w:rsidTr="00992C00">
        <w:trPr>
          <w:trHeight w:val="20"/>
        </w:trPr>
        <w:tc>
          <w:tcPr>
            <w:tcW w:w="990" w:type="dxa"/>
            <w:shd w:val="clear" w:color="auto" w:fill="auto"/>
            <w:vAlign w:val="center"/>
          </w:tcPr>
          <w:p w14:paraId="234EBEB3" w14:textId="77777777" w:rsidR="00857323" w:rsidRPr="00AC05C1" w:rsidRDefault="00857323" w:rsidP="009B1518">
            <w:pPr>
              <w:pStyle w:val="ListParagraph"/>
              <w:numPr>
                <w:ilvl w:val="0"/>
                <w:numId w:val="64"/>
              </w:numPr>
              <w:spacing w:before="0" w:after="0" w:line="240" w:lineRule="auto"/>
              <w:ind w:left="0" w:firstLine="0"/>
              <w:jc w:val="center"/>
              <w:rPr>
                <w:rFonts w:cs="Arial"/>
                <w:b/>
                <w:szCs w:val="20"/>
              </w:rPr>
            </w:pPr>
          </w:p>
        </w:tc>
        <w:tc>
          <w:tcPr>
            <w:tcW w:w="6300" w:type="dxa"/>
            <w:shd w:val="clear" w:color="auto" w:fill="auto"/>
          </w:tcPr>
          <w:p w14:paraId="1EF6A7DB" w14:textId="237DE73B" w:rsidR="00857323" w:rsidRPr="00AC05C1" w:rsidRDefault="00857323" w:rsidP="00857323">
            <w:pPr>
              <w:rPr>
                <w:rFonts w:cs="Arial"/>
                <w:color w:val="000000"/>
                <w:szCs w:val="20"/>
              </w:rPr>
            </w:pPr>
            <w:r w:rsidRPr="00AC05C1">
              <w:rPr>
                <w:rFonts w:cs="Arial"/>
                <w:color w:val="000000"/>
                <w:szCs w:val="20"/>
              </w:rPr>
              <w:t>Review and Sign off on Implementation</w:t>
            </w:r>
          </w:p>
        </w:tc>
        <w:tc>
          <w:tcPr>
            <w:tcW w:w="1463" w:type="dxa"/>
            <w:shd w:val="clear" w:color="auto" w:fill="auto"/>
          </w:tcPr>
          <w:p w14:paraId="77923354" w14:textId="67A5BFEA" w:rsidR="00857323" w:rsidRPr="00AC05C1" w:rsidRDefault="00857323" w:rsidP="00857323">
            <w:pPr>
              <w:rPr>
                <w:rFonts w:cs="Arial"/>
                <w:b/>
                <w:szCs w:val="20"/>
              </w:rPr>
            </w:pPr>
            <w:r w:rsidRPr="00AC05C1">
              <w:rPr>
                <w:rFonts w:cs="Arial"/>
                <w:szCs w:val="20"/>
              </w:rPr>
              <w:t>C,I</w:t>
            </w:r>
          </w:p>
        </w:tc>
        <w:tc>
          <w:tcPr>
            <w:tcW w:w="1417" w:type="dxa"/>
            <w:shd w:val="clear" w:color="auto" w:fill="auto"/>
          </w:tcPr>
          <w:p w14:paraId="3EC81540" w14:textId="5CC05AA8" w:rsidR="00857323" w:rsidRPr="00AC05C1" w:rsidRDefault="00857323" w:rsidP="00857323">
            <w:pPr>
              <w:rPr>
                <w:rFonts w:cs="Arial"/>
                <w:b/>
                <w:szCs w:val="20"/>
              </w:rPr>
            </w:pPr>
            <w:r w:rsidRPr="00AC05C1">
              <w:rPr>
                <w:rFonts w:cs="Arial"/>
                <w:szCs w:val="20"/>
              </w:rPr>
              <w:t>R,A</w:t>
            </w:r>
          </w:p>
        </w:tc>
      </w:tr>
    </w:tbl>
    <w:p w14:paraId="1A590DE2" w14:textId="77777777" w:rsidR="00341F2B" w:rsidRPr="00341F2B" w:rsidRDefault="00341F2B" w:rsidP="00341F2B"/>
    <w:p w14:paraId="42CCF3C9" w14:textId="77777777" w:rsidR="0090367E" w:rsidRPr="0090367E" w:rsidRDefault="0090367E" w:rsidP="009C2D01">
      <w:pPr>
        <w:rPr>
          <w:rFonts w:cs="Arial"/>
          <w:szCs w:val="20"/>
        </w:rPr>
      </w:pPr>
    </w:p>
    <w:p w14:paraId="4B688103" w14:textId="09D08EF5" w:rsidR="003F73C8" w:rsidRPr="00CF0FF7" w:rsidRDefault="00D718D1" w:rsidP="00DC5149">
      <w:pPr>
        <w:pStyle w:val="Heading1"/>
      </w:pPr>
      <w:bookmarkStart w:id="55" w:name="_Toc525118872"/>
      <w:r w:rsidRPr="00821299">
        <w:lastRenderedPageBreak/>
        <w:t>5.0</w:t>
      </w:r>
      <w:r w:rsidRPr="00821299">
        <w:tab/>
      </w:r>
      <w:r w:rsidR="003F73C8" w:rsidRPr="00821299">
        <w:t xml:space="preserve">Support and Maintenance for SIEM </w:t>
      </w:r>
      <w:r w:rsidR="004D298D" w:rsidRPr="00821299">
        <w:t>Tool</w:t>
      </w:r>
      <w:bookmarkEnd w:id="55"/>
    </w:p>
    <w:p w14:paraId="383E3D15" w14:textId="73AC4E5F" w:rsidR="007A667A" w:rsidRDefault="003F73C8" w:rsidP="009C2D01">
      <w:pPr>
        <w:spacing w:before="165" w:after="165" w:line="252" w:lineRule="auto"/>
        <w:ind w:left="360"/>
        <w:jc w:val="left"/>
        <w:rPr>
          <w:rFonts w:cs="Arial"/>
        </w:rPr>
      </w:pPr>
      <w:r w:rsidRPr="00CF0FF7">
        <w:rPr>
          <w:rFonts w:cs="Arial"/>
        </w:rPr>
        <w:t>C</w:t>
      </w:r>
      <w:r w:rsidR="007A667A" w:rsidRPr="00CF0FF7">
        <w:rPr>
          <w:rFonts w:cs="Arial"/>
        </w:rPr>
        <w:t>ognizant proposes</w:t>
      </w:r>
      <w:r w:rsidRPr="00CF0FF7">
        <w:rPr>
          <w:rFonts w:cs="Arial"/>
        </w:rPr>
        <w:t xml:space="preserve"> SIEM Infrastructure support and maintenance based on the </w:t>
      </w:r>
      <w:r w:rsidR="007A667A" w:rsidRPr="00CF0FF7">
        <w:rPr>
          <w:rFonts w:cs="Arial"/>
        </w:rPr>
        <w:t>RFP requirement</w:t>
      </w:r>
      <w:r w:rsidRPr="00CF0FF7">
        <w:rPr>
          <w:rFonts w:cs="Arial"/>
        </w:rPr>
        <w:t xml:space="preserve"> from Telefonica. We understand that Telefonica has an existing Run team (SOC) and assume that the team will provide 24x7 SIEM monitoring services that include Monitor, </w:t>
      </w:r>
      <w:r w:rsidR="007A667A" w:rsidRPr="00CF0FF7">
        <w:rPr>
          <w:rFonts w:cs="Arial"/>
        </w:rPr>
        <w:t>analyse</w:t>
      </w:r>
      <w:r w:rsidRPr="00CF0FF7">
        <w:rPr>
          <w:rFonts w:cs="Arial"/>
        </w:rPr>
        <w:t xml:space="preserve"> triage and alerting services</w:t>
      </w:r>
      <w:r w:rsidR="009C2D01">
        <w:rPr>
          <w:rFonts w:cs="Arial"/>
        </w:rPr>
        <w:t>.</w:t>
      </w:r>
    </w:p>
    <w:p w14:paraId="34C03B18" w14:textId="07502D5E" w:rsidR="007C616C" w:rsidRPr="00CF0FF7" w:rsidRDefault="00821299" w:rsidP="00695B3F">
      <w:pPr>
        <w:ind w:left="360"/>
        <w:rPr>
          <w:rFonts w:cs="Arial"/>
        </w:rPr>
      </w:pPr>
      <w:r>
        <w:rPr>
          <w:rFonts w:cs="Arial"/>
        </w:rPr>
        <w:t xml:space="preserve">Cognizant proposes </w:t>
      </w:r>
      <w:r w:rsidRPr="00821299">
        <w:rPr>
          <w:rFonts w:cs="Arial"/>
        </w:rPr>
        <w:t>Post Deployment 8x5 SIEM Application components 2nd Level Maintenance &amp; Support</w:t>
      </w:r>
      <w:r w:rsidR="007C616C">
        <w:rPr>
          <w:rFonts w:cs="Arial"/>
        </w:rPr>
        <w:t>.</w:t>
      </w:r>
      <w:r w:rsidR="007C616C" w:rsidRPr="007C616C">
        <w:rPr>
          <w:rFonts w:cs="Arial"/>
        </w:rPr>
        <w:t xml:space="preserve"> </w:t>
      </w:r>
      <w:r w:rsidR="007C616C" w:rsidRPr="00821299">
        <w:rPr>
          <w:rFonts w:cs="Arial"/>
        </w:rPr>
        <w:t>Post Deployment 8x5 SIEM Application components 2nd Level Maintenance &amp; Support</w:t>
      </w:r>
      <w:r w:rsidR="007C616C">
        <w:rPr>
          <w:rFonts w:cs="Arial"/>
        </w:rPr>
        <w:t xml:space="preserve"> services will be limited to Splunk Enterprise and Enterprise Security Application platform related issues. This excludes </w:t>
      </w:r>
      <w:r w:rsidR="007C616C" w:rsidRPr="0045755E">
        <w:rPr>
          <w:rFonts w:cs="Arial"/>
        </w:rPr>
        <w:t>VM/Backup/Network</w:t>
      </w:r>
      <w:r w:rsidR="00695B3F">
        <w:rPr>
          <w:rFonts w:cs="Arial"/>
        </w:rPr>
        <w:t>/Storage/any Hardware</w:t>
      </w:r>
      <w:r w:rsidR="007C616C" w:rsidRPr="0045755E">
        <w:rPr>
          <w:rFonts w:cs="Arial"/>
        </w:rPr>
        <w:t xml:space="preserve"> Infra</w:t>
      </w:r>
      <w:r w:rsidR="007C616C">
        <w:rPr>
          <w:rFonts w:cs="Arial"/>
        </w:rPr>
        <w:t>structure</w:t>
      </w:r>
      <w:r w:rsidR="007C616C" w:rsidRPr="0045755E">
        <w:rPr>
          <w:rFonts w:cs="Arial"/>
        </w:rPr>
        <w:t xml:space="preserve"> Platform </w:t>
      </w:r>
    </w:p>
    <w:p w14:paraId="264EC3B9" w14:textId="468BAC7A" w:rsidR="007A667A" w:rsidRDefault="007A667A" w:rsidP="00695B3F">
      <w:pPr>
        <w:ind w:left="360"/>
        <w:rPr>
          <w:rFonts w:cs="Arial"/>
        </w:rPr>
      </w:pPr>
      <w:r w:rsidRPr="00CF0FF7">
        <w:rPr>
          <w:rFonts w:cs="Arial"/>
        </w:rPr>
        <w:t>Two dedicated Security Analysts with Splunk SIEM experience will be deployed at Onsite, Germany with 8x5 EST coverage</w:t>
      </w:r>
      <w:r w:rsidR="00695B3F">
        <w:rPr>
          <w:rFonts w:cs="Arial"/>
        </w:rPr>
        <w:t xml:space="preserve">. Below are the roles and responsibilities of Splunk </w:t>
      </w:r>
    </w:p>
    <w:p w14:paraId="3CBE31BB" w14:textId="77777777" w:rsidR="00F86FF6" w:rsidRDefault="00F86FF6" w:rsidP="00F86FF6">
      <w:pPr>
        <w:ind w:left="360"/>
        <w:rPr>
          <w:rFonts w:cs="Arial"/>
          <w:lang w:val="en-US"/>
        </w:rPr>
      </w:pPr>
      <w:r>
        <w:rPr>
          <w:rFonts w:cs="Arial"/>
          <w:lang w:val="en-US"/>
        </w:rPr>
        <w:t>Resource 1:</w:t>
      </w:r>
    </w:p>
    <w:p w14:paraId="0338BC73" w14:textId="10B90053" w:rsidR="00F86FF6" w:rsidRPr="00F86FF6" w:rsidRDefault="00F86FF6" w:rsidP="000D05B3">
      <w:pPr>
        <w:ind w:left="720"/>
        <w:rPr>
          <w:rFonts w:cs="Arial"/>
          <w:lang w:val="en-US"/>
        </w:rPr>
      </w:pPr>
      <w:r w:rsidRPr="00F86FF6">
        <w:rPr>
          <w:rFonts w:cs="Arial"/>
          <w:lang w:val="en-US"/>
        </w:rPr>
        <w:t xml:space="preserve">Primary Roles/Responsibilities: Architecture, SIEM app Platform Incident Management, Problem Management &amp; Maintenance </w:t>
      </w:r>
    </w:p>
    <w:p w14:paraId="32A2418D" w14:textId="77777777" w:rsidR="00F86FF6" w:rsidRPr="00F86FF6" w:rsidRDefault="00F86FF6" w:rsidP="000D05B3">
      <w:pPr>
        <w:ind w:left="720"/>
        <w:rPr>
          <w:rFonts w:cs="Arial"/>
          <w:lang w:val="en-US"/>
        </w:rPr>
      </w:pPr>
      <w:r w:rsidRPr="00F86FF6">
        <w:rPr>
          <w:rFonts w:cs="Arial"/>
          <w:lang w:val="en-US"/>
        </w:rPr>
        <w:t>Secondary Roles/Responsibilities: SIEM Platform Health Checkup</w:t>
      </w:r>
    </w:p>
    <w:p w14:paraId="347C7E42" w14:textId="053C027E" w:rsidR="00F86FF6" w:rsidRDefault="00F86FF6" w:rsidP="00F86FF6">
      <w:pPr>
        <w:ind w:left="360"/>
        <w:rPr>
          <w:rFonts w:cs="Arial"/>
          <w:lang w:val="en-US"/>
        </w:rPr>
      </w:pPr>
      <w:r>
        <w:rPr>
          <w:rFonts w:cs="Arial"/>
          <w:lang w:val="en-US"/>
        </w:rPr>
        <w:t>Resource 2:</w:t>
      </w:r>
    </w:p>
    <w:p w14:paraId="15B98A6C" w14:textId="0AA69A5C" w:rsidR="00F86FF6" w:rsidRPr="00F86FF6" w:rsidRDefault="00F86FF6" w:rsidP="000D05B3">
      <w:pPr>
        <w:ind w:left="720"/>
        <w:rPr>
          <w:rFonts w:cs="Arial"/>
          <w:lang w:val="en-US"/>
        </w:rPr>
      </w:pPr>
      <w:r w:rsidRPr="00F86FF6">
        <w:rPr>
          <w:rFonts w:cs="Arial"/>
          <w:lang w:val="en-US"/>
        </w:rPr>
        <w:t xml:space="preserve">Primary Roles/Responsibilities: SIEM Platform Health Checkup, SIEM app Platform Incident Management, Parser Development [Phython, Regex] </w:t>
      </w:r>
    </w:p>
    <w:p w14:paraId="0A001905" w14:textId="77777777" w:rsidR="00F86FF6" w:rsidRPr="00F86FF6" w:rsidRDefault="00F86FF6" w:rsidP="000D05B3">
      <w:pPr>
        <w:ind w:left="720"/>
        <w:rPr>
          <w:rFonts w:cs="Arial"/>
          <w:lang w:val="en-US"/>
        </w:rPr>
      </w:pPr>
      <w:r w:rsidRPr="00F86FF6">
        <w:rPr>
          <w:rFonts w:cs="Arial"/>
          <w:lang w:val="en-US"/>
        </w:rPr>
        <w:t xml:space="preserve">Secondary Roles/Responsibilities: Architectural Understanding; SIEM app Platform Problem Management &amp; Maintenance </w:t>
      </w:r>
    </w:p>
    <w:p w14:paraId="0C504EB3" w14:textId="60666222" w:rsidR="00695B3F" w:rsidRDefault="00695B3F" w:rsidP="00695B3F">
      <w:pPr>
        <w:spacing w:before="165" w:after="165" w:line="252" w:lineRule="auto"/>
        <w:ind w:left="360"/>
        <w:jc w:val="left"/>
        <w:rPr>
          <w:rFonts w:cs="Arial"/>
        </w:rPr>
      </w:pPr>
      <w:r>
        <w:rPr>
          <w:rFonts w:cs="Arial"/>
        </w:rPr>
        <w:t>In-Scope Activities for Support phase includes.</w:t>
      </w:r>
    </w:p>
    <w:p w14:paraId="367ECFD2" w14:textId="77777777" w:rsidR="00695B3F" w:rsidRPr="00695B3F" w:rsidRDefault="00695B3F" w:rsidP="009B1518">
      <w:pPr>
        <w:pStyle w:val="ListParagraph"/>
        <w:numPr>
          <w:ilvl w:val="0"/>
          <w:numId w:val="83"/>
        </w:numPr>
        <w:ind w:left="1080"/>
        <w:rPr>
          <w:rFonts w:cs="Arial"/>
        </w:rPr>
      </w:pPr>
      <w:r w:rsidRPr="00695B3F">
        <w:rPr>
          <w:rFonts w:cs="Arial"/>
        </w:rPr>
        <w:t>Incident management:</w:t>
      </w:r>
    </w:p>
    <w:p w14:paraId="7FE7DD06" w14:textId="62E46F72" w:rsidR="00695B3F" w:rsidRPr="00695B3F" w:rsidRDefault="00695B3F" w:rsidP="009B1518">
      <w:pPr>
        <w:pStyle w:val="ListParagraph"/>
        <w:numPr>
          <w:ilvl w:val="1"/>
          <w:numId w:val="83"/>
        </w:numPr>
        <w:spacing w:before="165" w:after="165" w:line="252" w:lineRule="auto"/>
        <w:ind w:left="2160"/>
        <w:jc w:val="left"/>
        <w:rPr>
          <w:rFonts w:cs="Arial"/>
        </w:rPr>
      </w:pPr>
      <w:r w:rsidRPr="00695B3F">
        <w:rPr>
          <w:rFonts w:cs="Arial"/>
        </w:rPr>
        <w:t>Incident management (ticket resolution, ticket tracking)- Reaction &amp; resolution to incident tickets in given SLA time frame</w:t>
      </w:r>
    </w:p>
    <w:p w14:paraId="7D1731A0" w14:textId="087AE341" w:rsidR="00695B3F" w:rsidRPr="00695B3F" w:rsidRDefault="00695B3F" w:rsidP="009B1518">
      <w:pPr>
        <w:pStyle w:val="ListParagraph"/>
        <w:numPr>
          <w:ilvl w:val="1"/>
          <w:numId w:val="83"/>
        </w:numPr>
        <w:spacing w:before="165" w:after="165" w:line="252" w:lineRule="auto"/>
        <w:ind w:left="2160"/>
        <w:jc w:val="left"/>
        <w:rPr>
          <w:rFonts w:cs="Arial"/>
        </w:rPr>
      </w:pPr>
      <w:r w:rsidRPr="00695B3F">
        <w:rPr>
          <w:rFonts w:cs="Arial"/>
        </w:rPr>
        <w:t>Incident and ticket reports - Ticket processing along the Telefonica processes, Documentation of taken actions in the UTS ticketing tool or other appointed Telefonica tools</w:t>
      </w:r>
    </w:p>
    <w:p w14:paraId="7DD7D077" w14:textId="373DF290" w:rsidR="00695B3F" w:rsidRPr="00695B3F" w:rsidRDefault="00695B3F" w:rsidP="009B1518">
      <w:pPr>
        <w:pStyle w:val="ListParagraph"/>
        <w:numPr>
          <w:ilvl w:val="1"/>
          <w:numId w:val="83"/>
        </w:numPr>
        <w:spacing w:before="165" w:after="165" w:line="252" w:lineRule="auto"/>
        <w:ind w:left="2160"/>
        <w:jc w:val="left"/>
        <w:rPr>
          <w:rFonts w:cs="Arial"/>
        </w:rPr>
      </w:pPr>
      <w:r w:rsidRPr="00695B3F">
        <w:rPr>
          <w:rFonts w:cs="Arial"/>
        </w:rPr>
        <w:t>SLA and KPI reporting leveraging Telefonica ITSM Tool</w:t>
      </w:r>
    </w:p>
    <w:p w14:paraId="5B65637C" w14:textId="717AAC09" w:rsidR="00695B3F" w:rsidRPr="00695B3F" w:rsidRDefault="00695B3F" w:rsidP="009B1518">
      <w:pPr>
        <w:pStyle w:val="ListParagraph"/>
        <w:numPr>
          <w:ilvl w:val="0"/>
          <w:numId w:val="83"/>
        </w:numPr>
        <w:ind w:left="1080"/>
        <w:rPr>
          <w:rFonts w:cs="Arial"/>
        </w:rPr>
      </w:pPr>
      <w:r w:rsidRPr="00695B3F">
        <w:rPr>
          <w:rFonts w:cs="Arial"/>
        </w:rPr>
        <w:t>Problem management</w:t>
      </w:r>
    </w:p>
    <w:p w14:paraId="2B920250" w14:textId="025F0422" w:rsidR="00695B3F" w:rsidRPr="00CF0FF7" w:rsidRDefault="00695B3F" w:rsidP="009B1518">
      <w:pPr>
        <w:pStyle w:val="ListParagraph"/>
        <w:numPr>
          <w:ilvl w:val="1"/>
          <w:numId w:val="83"/>
        </w:numPr>
        <w:spacing w:before="165" w:after="165" w:line="252" w:lineRule="auto"/>
        <w:ind w:left="2160"/>
        <w:jc w:val="left"/>
        <w:rPr>
          <w:rFonts w:cs="Arial"/>
        </w:rPr>
      </w:pPr>
      <w:r w:rsidRPr="00CF0FF7">
        <w:rPr>
          <w:rFonts w:cs="Arial"/>
        </w:rPr>
        <w:t>Analysis of repeated systematic errors or issues</w:t>
      </w:r>
    </w:p>
    <w:p w14:paraId="1B6F8E35" w14:textId="6B8C58DF" w:rsidR="00695B3F" w:rsidRPr="00CF0FF7" w:rsidRDefault="00695B3F" w:rsidP="009B1518">
      <w:pPr>
        <w:pStyle w:val="ListParagraph"/>
        <w:numPr>
          <w:ilvl w:val="1"/>
          <w:numId w:val="83"/>
        </w:numPr>
        <w:spacing w:before="165" w:after="165" w:line="252" w:lineRule="auto"/>
        <w:ind w:left="2160"/>
        <w:jc w:val="left"/>
        <w:rPr>
          <w:rFonts w:cs="Arial"/>
        </w:rPr>
      </w:pPr>
      <w:r w:rsidRPr="00CF0FF7">
        <w:rPr>
          <w:rFonts w:cs="Arial"/>
        </w:rPr>
        <w:t>Identification of workarounds for problems</w:t>
      </w:r>
    </w:p>
    <w:p w14:paraId="21AF443F" w14:textId="0728F923" w:rsidR="00695B3F" w:rsidRPr="00CF0FF7" w:rsidRDefault="00695B3F" w:rsidP="009B1518">
      <w:pPr>
        <w:pStyle w:val="ListParagraph"/>
        <w:numPr>
          <w:ilvl w:val="1"/>
          <w:numId w:val="83"/>
        </w:numPr>
        <w:spacing w:before="165" w:after="165" w:line="252" w:lineRule="auto"/>
        <w:ind w:left="2160"/>
        <w:jc w:val="left"/>
        <w:rPr>
          <w:rFonts w:cs="Arial"/>
        </w:rPr>
      </w:pPr>
      <w:r w:rsidRPr="00CF0FF7">
        <w:rPr>
          <w:rFonts w:cs="Arial"/>
        </w:rPr>
        <w:t>Identification of problem areas and their solutions</w:t>
      </w:r>
    </w:p>
    <w:p w14:paraId="5BD9F92E" w14:textId="66287546" w:rsidR="00695B3F" w:rsidRPr="00CF0FF7" w:rsidRDefault="00695B3F" w:rsidP="009B1518">
      <w:pPr>
        <w:pStyle w:val="ListParagraph"/>
        <w:numPr>
          <w:ilvl w:val="1"/>
          <w:numId w:val="83"/>
        </w:numPr>
        <w:spacing w:before="165" w:after="165" w:line="252" w:lineRule="auto"/>
        <w:ind w:left="2160"/>
        <w:jc w:val="left"/>
        <w:rPr>
          <w:rFonts w:cs="Arial"/>
        </w:rPr>
      </w:pPr>
      <w:r w:rsidRPr="00CF0FF7">
        <w:rPr>
          <w:rFonts w:cs="Arial"/>
        </w:rPr>
        <w:t>Implement measures of preventive maintenance</w:t>
      </w:r>
    </w:p>
    <w:p w14:paraId="5BA6686F" w14:textId="6A278608" w:rsidR="00695B3F" w:rsidRPr="00695B3F" w:rsidRDefault="00695B3F" w:rsidP="009B1518">
      <w:pPr>
        <w:pStyle w:val="ListParagraph"/>
        <w:numPr>
          <w:ilvl w:val="0"/>
          <w:numId w:val="83"/>
        </w:numPr>
        <w:spacing w:before="165" w:after="165" w:line="252" w:lineRule="auto"/>
        <w:ind w:left="1080"/>
        <w:jc w:val="left"/>
        <w:rPr>
          <w:rFonts w:cs="Arial"/>
        </w:rPr>
      </w:pPr>
      <w:r w:rsidRPr="00695B3F">
        <w:rPr>
          <w:rFonts w:cs="Arial"/>
        </w:rPr>
        <w:t>Change request handling</w:t>
      </w:r>
    </w:p>
    <w:p w14:paraId="1A0142BE" w14:textId="03DC4D2F" w:rsidR="00695B3F" w:rsidRPr="00695B3F" w:rsidRDefault="00695B3F" w:rsidP="009B1518">
      <w:pPr>
        <w:pStyle w:val="ListParagraph"/>
        <w:numPr>
          <w:ilvl w:val="0"/>
          <w:numId w:val="83"/>
        </w:numPr>
        <w:spacing w:before="165" w:after="165" w:line="252" w:lineRule="auto"/>
        <w:ind w:left="1080"/>
        <w:jc w:val="left"/>
        <w:rPr>
          <w:rFonts w:cs="Arial"/>
        </w:rPr>
      </w:pPr>
      <w:r w:rsidRPr="00695B3F">
        <w:rPr>
          <w:rFonts w:cs="Arial"/>
        </w:rPr>
        <w:t xml:space="preserve">Monitoring (e. g. application and data flows) on Splunk Monitoring Console. </w:t>
      </w:r>
    </w:p>
    <w:p w14:paraId="3D6A3363" w14:textId="063C4B31" w:rsidR="00695B3F" w:rsidRPr="00695B3F" w:rsidRDefault="00695B3F" w:rsidP="009B1518">
      <w:pPr>
        <w:pStyle w:val="ListParagraph"/>
        <w:numPr>
          <w:ilvl w:val="0"/>
          <w:numId w:val="83"/>
        </w:numPr>
        <w:spacing w:before="165" w:after="165" w:line="252" w:lineRule="auto"/>
        <w:ind w:left="1080"/>
        <w:jc w:val="left"/>
        <w:rPr>
          <w:rFonts w:cs="Arial"/>
        </w:rPr>
      </w:pPr>
      <w:r w:rsidRPr="00695B3F">
        <w:rPr>
          <w:rFonts w:cs="Arial"/>
        </w:rPr>
        <w:t>Preventive Maintenance, House Keeping &amp; Proactive system maintenance</w:t>
      </w:r>
    </w:p>
    <w:p w14:paraId="5650D6C6" w14:textId="77777777" w:rsidR="00695B3F" w:rsidRPr="00695B3F" w:rsidRDefault="00695B3F" w:rsidP="009B1518">
      <w:pPr>
        <w:pStyle w:val="ListParagraph"/>
        <w:numPr>
          <w:ilvl w:val="1"/>
          <w:numId w:val="83"/>
        </w:numPr>
        <w:ind w:left="2160"/>
        <w:rPr>
          <w:rFonts w:cs="Arial"/>
        </w:rPr>
      </w:pPr>
      <w:r w:rsidRPr="00695B3F">
        <w:rPr>
          <w:rFonts w:cs="Arial"/>
        </w:rPr>
        <w:t>Development and continuous improvement of solutions/tools (scripts, etc.) for system and application landscape health checks</w:t>
      </w:r>
    </w:p>
    <w:p w14:paraId="764C4E1B" w14:textId="13B5B597" w:rsidR="00695B3F" w:rsidRPr="00695B3F" w:rsidRDefault="00695B3F" w:rsidP="009B1518">
      <w:pPr>
        <w:pStyle w:val="ListParagraph"/>
        <w:numPr>
          <w:ilvl w:val="1"/>
          <w:numId w:val="83"/>
        </w:numPr>
        <w:ind w:left="2160"/>
        <w:rPr>
          <w:rFonts w:cs="Arial"/>
        </w:rPr>
      </w:pPr>
      <w:r w:rsidRPr="00695B3F">
        <w:rPr>
          <w:rFonts w:cs="Arial"/>
        </w:rPr>
        <w:t>Run regular (daily, weekly, monthly, on-demand) health checks and housekeeping activities in order to ensure error free and performant operation of system and application</w:t>
      </w:r>
    </w:p>
    <w:p w14:paraId="685D5C64" w14:textId="3ED484F1" w:rsidR="00695B3F" w:rsidRPr="00695B3F" w:rsidRDefault="00695B3F" w:rsidP="009B1518">
      <w:pPr>
        <w:pStyle w:val="ListParagraph"/>
        <w:numPr>
          <w:ilvl w:val="1"/>
          <w:numId w:val="83"/>
        </w:numPr>
        <w:ind w:left="2160"/>
        <w:rPr>
          <w:rFonts w:cs="Arial"/>
        </w:rPr>
      </w:pPr>
      <w:r w:rsidRPr="00695B3F">
        <w:rPr>
          <w:rFonts w:cs="Arial"/>
        </w:rPr>
        <w:t>Creation of system/application state and health reports and joint evaluation with Telefonica application owner</w:t>
      </w:r>
    </w:p>
    <w:p w14:paraId="60AE4876" w14:textId="0D92E669" w:rsidR="00695B3F" w:rsidRPr="00695B3F" w:rsidRDefault="00695B3F" w:rsidP="009B1518">
      <w:pPr>
        <w:pStyle w:val="ListParagraph"/>
        <w:numPr>
          <w:ilvl w:val="1"/>
          <w:numId w:val="83"/>
        </w:numPr>
        <w:ind w:left="2160"/>
        <w:rPr>
          <w:rFonts w:cs="Arial"/>
        </w:rPr>
      </w:pPr>
      <w:r w:rsidRPr="00695B3F">
        <w:rPr>
          <w:rFonts w:cs="Arial"/>
        </w:rPr>
        <w:t>Proactive resolution of system and application problems</w:t>
      </w:r>
    </w:p>
    <w:p w14:paraId="7D8BF0A9" w14:textId="04718871" w:rsidR="00695B3F" w:rsidRPr="00695B3F" w:rsidRDefault="00695B3F" w:rsidP="009B1518">
      <w:pPr>
        <w:pStyle w:val="ListParagraph"/>
        <w:numPr>
          <w:ilvl w:val="0"/>
          <w:numId w:val="83"/>
        </w:numPr>
        <w:spacing w:before="165" w:after="165" w:line="252" w:lineRule="auto"/>
        <w:ind w:left="1080"/>
        <w:jc w:val="left"/>
        <w:rPr>
          <w:rFonts w:cs="Arial"/>
        </w:rPr>
      </w:pPr>
      <w:r w:rsidRPr="00695B3F">
        <w:rPr>
          <w:rFonts w:cs="Arial"/>
        </w:rPr>
        <w:t>Software Updates</w:t>
      </w:r>
      <w:r>
        <w:rPr>
          <w:rFonts w:cs="Arial"/>
        </w:rPr>
        <w:t xml:space="preserve"> - </w:t>
      </w:r>
      <w:r w:rsidRPr="00695B3F">
        <w:rPr>
          <w:rFonts w:cs="Arial"/>
        </w:rPr>
        <w:t>Coordination with 3rd level support partners and developers to prepare hot-fixes, Updates and Upgrades</w:t>
      </w:r>
    </w:p>
    <w:p w14:paraId="7C9C8D69" w14:textId="51ACEE34" w:rsidR="00695B3F" w:rsidRPr="00695B3F" w:rsidRDefault="00695B3F" w:rsidP="009B1518">
      <w:pPr>
        <w:pStyle w:val="ListParagraph"/>
        <w:numPr>
          <w:ilvl w:val="0"/>
          <w:numId w:val="83"/>
        </w:numPr>
        <w:spacing w:before="165" w:after="165" w:line="252" w:lineRule="auto"/>
        <w:ind w:left="1080"/>
        <w:jc w:val="left"/>
        <w:rPr>
          <w:rFonts w:cs="Arial"/>
        </w:rPr>
      </w:pPr>
      <w:r w:rsidRPr="00695B3F">
        <w:rPr>
          <w:rFonts w:cs="Arial"/>
        </w:rPr>
        <w:t>Software patches</w:t>
      </w:r>
      <w:r>
        <w:rPr>
          <w:rFonts w:cs="Arial"/>
        </w:rPr>
        <w:t xml:space="preserve"> - </w:t>
      </w:r>
      <w:r w:rsidRPr="00695B3F">
        <w:rPr>
          <w:rFonts w:cs="Arial"/>
        </w:rPr>
        <w:t xml:space="preserve">Coordination of timing for patches to production </w:t>
      </w:r>
      <w:r>
        <w:rPr>
          <w:rFonts w:cs="Arial"/>
        </w:rPr>
        <w:t>as per</w:t>
      </w:r>
      <w:r w:rsidRPr="00695B3F">
        <w:rPr>
          <w:rFonts w:cs="Arial"/>
        </w:rPr>
        <w:t xml:space="preserve"> Telefónica change management process</w:t>
      </w:r>
    </w:p>
    <w:p w14:paraId="1CE9E577" w14:textId="571CC9AB" w:rsidR="00695B3F" w:rsidRPr="00695B3F" w:rsidRDefault="00695B3F" w:rsidP="009B1518">
      <w:pPr>
        <w:pStyle w:val="ListParagraph"/>
        <w:numPr>
          <w:ilvl w:val="0"/>
          <w:numId w:val="83"/>
        </w:numPr>
        <w:spacing w:before="165" w:after="165" w:line="252" w:lineRule="auto"/>
        <w:ind w:left="1080"/>
        <w:jc w:val="left"/>
        <w:rPr>
          <w:rFonts w:cs="Arial"/>
        </w:rPr>
      </w:pPr>
      <w:r w:rsidRPr="00695B3F">
        <w:rPr>
          <w:rFonts w:cs="Arial"/>
        </w:rPr>
        <w:t>System configuration as per Telefonica’s inputs</w:t>
      </w:r>
    </w:p>
    <w:p w14:paraId="579B1793" w14:textId="07BC7734" w:rsidR="00695B3F" w:rsidRDefault="00695B3F" w:rsidP="009B1518">
      <w:pPr>
        <w:pStyle w:val="ListParagraph"/>
        <w:numPr>
          <w:ilvl w:val="0"/>
          <w:numId w:val="83"/>
        </w:numPr>
        <w:spacing w:before="165" w:after="165" w:line="252" w:lineRule="auto"/>
        <w:ind w:left="1080"/>
        <w:jc w:val="left"/>
        <w:rPr>
          <w:rFonts w:cs="Arial"/>
        </w:rPr>
      </w:pPr>
      <w:r w:rsidRPr="00695B3F">
        <w:rPr>
          <w:rFonts w:cs="Arial"/>
        </w:rPr>
        <w:t xml:space="preserve">Rollout of feature requests – Cognizant will assess feature rollout request on case to case basis, validate efforts required to deliver features and if existing resource has bandwidth to deliver the </w:t>
      </w:r>
      <w:r w:rsidRPr="00695B3F">
        <w:rPr>
          <w:rFonts w:cs="Arial"/>
        </w:rPr>
        <w:lastRenderedPageBreak/>
        <w:t>ask along with validating license requirement and other pre-requisite.</w:t>
      </w:r>
      <w:r>
        <w:rPr>
          <w:rFonts w:cs="Arial"/>
        </w:rPr>
        <w:t xml:space="preserve"> If additional resource or effort is required, then this will be serviced through a new change order process.</w:t>
      </w:r>
    </w:p>
    <w:p w14:paraId="0FA0A80B" w14:textId="70F3E4BD" w:rsidR="007A667A" w:rsidRPr="00695B3F" w:rsidRDefault="007A667A" w:rsidP="009B1518">
      <w:pPr>
        <w:pStyle w:val="ListParagraph"/>
        <w:numPr>
          <w:ilvl w:val="0"/>
          <w:numId w:val="83"/>
        </w:numPr>
        <w:spacing w:before="165" w:after="165" w:line="252" w:lineRule="auto"/>
        <w:ind w:left="1080"/>
        <w:jc w:val="left"/>
        <w:rPr>
          <w:rFonts w:cs="Arial"/>
        </w:rPr>
      </w:pPr>
      <w:r w:rsidRPr="00695B3F">
        <w:rPr>
          <w:rFonts w:cs="Arial"/>
        </w:rPr>
        <w:t>Communication:</w:t>
      </w:r>
    </w:p>
    <w:p w14:paraId="215B58A2" w14:textId="019144D6" w:rsidR="007A667A" w:rsidRPr="00CF0FF7" w:rsidRDefault="007A667A" w:rsidP="00695B3F">
      <w:pPr>
        <w:ind w:left="1080"/>
        <w:rPr>
          <w:rFonts w:cs="Arial"/>
        </w:rPr>
      </w:pPr>
      <w:r w:rsidRPr="00CF0FF7">
        <w:rPr>
          <w:rFonts w:cs="Arial"/>
        </w:rPr>
        <w:t>a.</w:t>
      </w:r>
      <w:r w:rsidRPr="00CF0FF7">
        <w:rPr>
          <w:rFonts w:cs="Arial"/>
        </w:rPr>
        <w:tab/>
        <w:t xml:space="preserve">Deliver communication content relevant for all impacted organizational units within </w:t>
      </w:r>
      <w:r w:rsidR="00670D09" w:rsidRPr="00CF0FF7">
        <w:rPr>
          <w:rFonts w:cs="Arial"/>
        </w:rPr>
        <w:t>Telefonica</w:t>
      </w:r>
      <w:r w:rsidRPr="00CF0FF7">
        <w:rPr>
          <w:rFonts w:cs="Arial"/>
        </w:rPr>
        <w:t xml:space="preserve"> and external partners</w:t>
      </w:r>
    </w:p>
    <w:p w14:paraId="4863FFE4" w14:textId="77777777" w:rsidR="007A667A" w:rsidRPr="00CF0FF7" w:rsidRDefault="007A667A" w:rsidP="00695B3F">
      <w:pPr>
        <w:ind w:left="1080"/>
        <w:rPr>
          <w:rFonts w:cs="Arial"/>
        </w:rPr>
      </w:pPr>
      <w:r w:rsidRPr="00CF0FF7">
        <w:rPr>
          <w:rFonts w:cs="Arial"/>
        </w:rPr>
        <w:t>b.</w:t>
      </w:r>
      <w:r w:rsidRPr="00CF0FF7">
        <w:rPr>
          <w:rFonts w:cs="Arial"/>
        </w:rPr>
        <w:tab/>
        <w:t>Synchronization of communication content with NT Service Desk</w:t>
      </w:r>
    </w:p>
    <w:p w14:paraId="3F5C9AC8" w14:textId="77777777" w:rsidR="007A667A" w:rsidRPr="00CF0FF7" w:rsidRDefault="007A667A" w:rsidP="00695B3F">
      <w:pPr>
        <w:ind w:left="1080"/>
        <w:rPr>
          <w:rFonts w:cs="Arial"/>
        </w:rPr>
      </w:pPr>
      <w:r w:rsidRPr="00CF0FF7">
        <w:rPr>
          <w:rFonts w:cs="Arial"/>
        </w:rPr>
        <w:t>c.</w:t>
      </w:r>
      <w:r w:rsidRPr="00CF0FF7">
        <w:rPr>
          <w:rFonts w:cs="Arial"/>
        </w:rPr>
        <w:tab/>
        <w:t>Proactive information to NT Operations management and NT Service desk with regard to planned downtimes and maintenance windows</w:t>
      </w:r>
    </w:p>
    <w:p w14:paraId="5EAAB309" w14:textId="77777777" w:rsidR="007A667A" w:rsidRPr="00CF0FF7" w:rsidRDefault="007A667A" w:rsidP="007A667A">
      <w:pPr>
        <w:rPr>
          <w:rFonts w:cs="Arial"/>
        </w:rPr>
      </w:pPr>
    </w:p>
    <w:p w14:paraId="27B41FDF" w14:textId="202772E9" w:rsidR="00530295" w:rsidRPr="00992C00" w:rsidRDefault="00530295" w:rsidP="00530295">
      <w:pPr>
        <w:pStyle w:val="Heading2"/>
      </w:pPr>
      <w:bookmarkStart w:id="56" w:name="_Toc525118873"/>
      <w:r>
        <w:t>RACI</w:t>
      </w:r>
      <w:bookmarkEnd w:id="56"/>
      <w:r w:rsidRPr="00992C00">
        <w:t xml:space="preserve"> </w:t>
      </w:r>
    </w:p>
    <w:tbl>
      <w:tblPr>
        <w:tblW w:w="1017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6300"/>
        <w:gridCol w:w="1463"/>
        <w:gridCol w:w="1417"/>
      </w:tblGrid>
      <w:tr w:rsidR="00530295" w:rsidRPr="00CC4B44" w14:paraId="7122C70A" w14:textId="77777777" w:rsidTr="00530295">
        <w:trPr>
          <w:trHeight w:val="20"/>
        </w:trPr>
        <w:tc>
          <w:tcPr>
            <w:tcW w:w="990" w:type="dxa"/>
            <w:shd w:val="clear" w:color="000000" w:fill="C0C0C0"/>
            <w:vAlign w:val="center"/>
            <w:hideMark/>
          </w:tcPr>
          <w:p w14:paraId="443771BF" w14:textId="77777777" w:rsidR="00530295" w:rsidRPr="00CC4B44" w:rsidRDefault="00530295" w:rsidP="00530295">
            <w:pPr>
              <w:jc w:val="left"/>
              <w:rPr>
                <w:rFonts w:cs="Arial"/>
                <w:b/>
              </w:rPr>
            </w:pPr>
          </w:p>
        </w:tc>
        <w:tc>
          <w:tcPr>
            <w:tcW w:w="6300" w:type="dxa"/>
            <w:shd w:val="clear" w:color="000000" w:fill="C0C0C0"/>
            <w:vAlign w:val="center"/>
            <w:hideMark/>
          </w:tcPr>
          <w:p w14:paraId="1E138E05" w14:textId="77777777" w:rsidR="00530295" w:rsidRPr="00CC4B44" w:rsidRDefault="00530295" w:rsidP="00530295">
            <w:pPr>
              <w:ind w:firstLineChars="200" w:firstLine="400"/>
              <w:jc w:val="left"/>
              <w:rPr>
                <w:rFonts w:cs="Arial"/>
                <w:b/>
                <w:bCs/>
              </w:rPr>
            </w:pPr>
            <w:r w:rsidRPr="00CC4B44">
              <w:rPr>
                <w:rFonts w:cs="Arial"/>
                <w:b/>
                <w:bCs/>
              </w:rPr>
              <w:t> </w:t>
            </w:r>
          </w:p>
        </w:tc>
        <w:tc>
          <w:tcPr>
            <w:tcW w:w="2880" w:type="dxa"/>
            <w:gridSpan w:val="2"/>
            <w:shd w:val="clear" w:color="000000" w:fill="C0C0C0"/>
            <w:noWrap/>
            <w:vAlign w:val="center"/>
            <w:hideMark/>
          </w:tcPr>
          <w:p w14:paraId="6F3C234A" w14:textId="77777777" w:rsidR="00530295" w:rsidRPr="00CC4B44" w:rsidRDefault="00530295" w:rsidP="00530295">
            <w:pPr>
              <w:jc w:val="center"/>
              <w:rPr>
                <w:rFonts w:cs="Arial"/>
                <w:b/>
                <w:bCs/>
              </w:rPr>
            </w:pPr>
            <w:r w:rsidRPr="00CC4B44">
              <w:rPr>
                <w:rFonts w:cs="Arial"/>
                <w:b/>
                <w:bCs/>
              </w:rPr>
              <w:t>Responsible Party</w:t>
            </w:r>
          </w:p>
        </w:tc>
      </w:tr>
      <w:tr w:rsidR="00530295" w:rsidRPr="00CC4B44" w14:paraId="47417DBD" w14:textId="77777777" w:rsidTr="00530295">
        <w:trPr>
          <w:trHeight w:val="20"/>
        </w:trPr>
        <w:tc>
          <w:tcPr>
            <w:tcW w:w="990" w:type="dxa"/>
            <w:shd w:val="clear" w:color="000000" w:fill="C0C0C0"/>
            <w:vAlign w:val="center"/>
            <w:hideMark/>
          </w:tcPr>
          <w:p w14:paraId="5E3ABFE5" w14:textId="77777777" w:rsidR="00530295" w:rsidRPr="00CC4B44" w:rsidRDefault="00530295" w:rsidP="00530295">
            <w:pPr>
              <w:jc w:val="left"/>
              <w:rPr>
                <w:rFonts w:cs="Arial"/>
                <w:b/>
                <w:bCs/>
              </w:rPr>
            </w:pPr>
            <w:r w:rsidRPr="00CC4B44">
              <w:rPr>
                <w:rFonts w:cs="Arial"/>
                <w:b/>
                <w:bCs/>
              </w:rPr>
              <w:t>Ref</w:t>
            </w:r>
          </w:p>
        </w:tc>
        <w:tc>
          <w:tcPr>
            <w:tcW w:w="6300" w:type="dxa"/>
            <w:shd w:val="clear" w:color="000000" w:fill="C0C0C0"/>
            <w:vAlign w:val="center"/>
            <w:hideMark/>
          </w:tcPr>
          <w:p w14:paraId="0EE09860" w14:textId="77777777" w:rsidR="00530295" w:rsidRPr="00CC4B44" w:rsidRDefault="00530295" w:rsidP="00530295">
            <w:pPr>
              <w:jc w:val="center"/>
              <w:rPr>
                <w:rFonts w:cs="Arial"/>
                <w:b/>
                <w:bCs/>
              </w:rPr>
            </w:pPr>
            <w:r w:rsidRPr="00CC4B44">
              <w:rPr>
                <w:rFonts w:cs="Arial"/>
                <w:b/>
                <w:bCs/>
              </w:rPr>
              <w:t>Tower/Process/Sub-Process/Activity</w:t>
            </w:r>
          </w:p>
        </w:tc>
        <w:tc>
          <w:tcPr>
            <w:tcW w:w="1463" w:type="dxa"/>
            <w:shd w:val="clear" w:color="000000" w:fill="C0C0C0"/>
            <w:vAlign w:val="center"/>
            <w:hideMark/>
          </w:tcPr>
          <w:p w14:paraId="594248BB" w14:textId="77777777" w:rsidR="00530295" w:rsidRPr="00CC4B44" w:rsidRDefault="00530295" w:rsidP="00530295">
            <w:pPr>
              <w:jc w:val="center"/>
              <w:rPr>
                <w:rFonts w:cs="Arial"/>
                <w:b/>
                <w:bCs/>
              </w:rPr>
            </w:pPr>
            <w:r w:rsidRPr="00CC4B44">
              <w:rPr>
                <w:rFonts w:cs="Arial"/>
                <w:b/>
                <w:bCs/>
              </w:rPr>
              <w:t>Vendor (Cognizant)</w:t>
            </w:r>
          </w:p>
        </w:tc>
        <w:tc>
          <w:tcPr>
            <w:tcW w:w="1417" w:type="dxa"/>
            <w:shd w:val="clear" w:color="000000" w:fill="C0C0C0"/>
            <w:noWrap/>
            <w:vAlign w:val="center"/>
            <w:hideMark/>
          </w:tcPr>
          <w:p w14:paraId="5EED0E11" w14:textId="77777777" w:rsidR="00530295" w:rsidRPr="00CC4B44" w:rsidRDefault="00530295" w:rsidP="00530295">
            <w:pPr>
              <w:jc w:val="center"/>
              <w:rPr>
                <w:rFonts w:cs="Arial"/>
                <w:b/>
                <w:bCs/>
              </w:rPr>
            </w:pPr>
            <w:r w:rsidRPr="00CC4B44">
              <w:rPr>
                <w:rFonts w:cs="Arial"/>
                <w:b/>
                <w:bCs/>
              </w:rPr>
              <w:t>CUSTOMER</w:t>
            </w:r>
          </w:p>
        </w:tc>
      </w:tr>
      <w:tr w:rsidR="00530295" w:rsidRPr="00CC4B44" w14:paraId="3BF6B78E" w14:textId="77777777" w:rsidTr="00530295">
        <w:trPr>
          <w:trHeight w:val="20"/>
        </w:trPr>
        <w:tc>
          <w:tcPr>
            <w:tcW w:w="990" w:type="dxa"/>
            <w:shd w:val="clear" w:color="auto" w:fill="auto"/>
            <w:vAlign w:val="center"/>
          </w:tcPr>
          <w:p w14:paraId="36819427" w14:textId="77777777" w:rsidR="00530295" w:rsidRPr="00CC4B44" w:rsidRDefault="00530295" w:rsidP="009B1518">
            <w:pPr>
              <w:pStyle w:val="ListParagraph"/>
              <w:numPr>
                <w:ilvl w:val="0"/>
                <w:numId w:val="65"/>
              </w:numPr>
              <w:spacing w:before="0" w:after="0" w:line="240" w:lineRule="auto"/>
              <w:jc w:val="center"/>
              <w:rPr>
                <w:rFonts w:cs="Arial"/>
                <w:b/>
              </w:rPr>
            </w:pPr>
          </w:p>
        </w:tc>
        <w:tc>
          <w:tcPr>
            <w:tcW w:w="6300" w:type="dxa"/>
            <w:shd w:val="clear" w:color="auto" w:fill="auto"/>
          </w:tcPr>
          <w:p w14:paraId="241D6380" w14:textId="77777777" w:rsidR="00530295" w:rsidRPr="00CC4B44" w:rsidRDefault="00530295" w:rsidP="00530295">
            <w:pPr>
              <w:rPr>
                <w:rFonts w:cs="Arial"/>
                <w:b/>
              </w:rPr>
            </w:pPr>
            <w:r w:rsidRPr="00CC4B44">
              <w:rPr>
                <w:rFonts w:ascii="Calibri" w:hAnsi="Calibri"/>
              </w:rPr>
              <w:t>Strategy, Policy guidance</w:t>
            </w:r>
          </w:p>
        </w:tc>
        <w:tc>
          <w:tcPr>
            <w:tcW w:w="1463" w:type="dxa"/>
            <w:shd w:val="clear" w:color="auto" w:fill="auto"/>
          </w:tcPr>
          <w:p w14:paraId="167EFC58" w14:textId="77777777" w:rsidR="00530295" w:rsidRPr="00CC4B44" w:rsidRDefault="00530295" w:rsidP="00530295">
            <w:pPr>
              <w:rPr>
                <w:rFonts w:cs="Arial"/>
                <w:b/>
              </w:rPr>
            </w:pPr>
            <w:r w:rsidRPr="00CC4B44">
              <w:rPr>
                <w:rFonts w:cs="Arial"/>
              </w:rPr>
              <w:t>C,I</w:t>
            </w:r>
          </w:p>
        </w:tc>
        <w:tc>
          <w:tcPr>
            <w:tcW w:w="1417" w:type="dxa"/>
            <w:shd w:val="clear" w:color="auto" w:fill="auto"/>
          </w:tcPr>
          <w:p w14:paraId="20A38374" w14:textId="77777777" w:rsidR="00530295" w:rsidRPr="00CC4B44" w:rsidRDefault="00530295" w:rsidP="00530295">
            <w:pPr>
              <w:rPr>
                <w:rFonts w:cs="Arial"/>
                <w:b/>
              </w:rPr>
            </w:pPr>
            <w:r w:rsidRPr="00CC4B44">
              <w:rPr>
                <w:rFonts w:cs="Arial"/>
              </w:rPr>
              <w:t>R,A</w:t>
            </w:r>
          </w:p>
        </w:tc>
      </w:tr>
      <w:tr w:rsidR="00530295" w:rsidRPr="00CC4B44" w14:paraId="46A66BEA" w14:textId="77777777" w:rsidTr="00530295">
        <w:trPr>
          <w:trHeight w:val="20"/>
        </w:trPr>
        <w:tc>
          <w:tcPr>
            <w:tcW w:w="990" w:type="dxa"/>
            <w:shd w:val="clear" w:color="auto" w:fill="auto"/>
            <w:vAlign w:val="center"/>
          </w:tcPr>
          <w:p w14:paraId="02ECA831" w14:textId="77777777" w:rsidR="00530295" w:rsidRPr="00CC4B44" w:rsidRDefault="00530295"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4BFD1EF7" w14:textId="6384EE22" w:rsidR="00530295" w:rsidRPr="00CC4B44" w:rsidRDefault="00530295" w:rsidP="00530295">
            <w:pPr>
              <w:rPr>
                <w:rFonts w:cs="Arial"/>
                <w:b/>
              </w:rPr>
            </w:pPr>
            <w:r w:rsidRPr="00CE1BCB">
              <w:rPr>
                <w:rFonts w:ascii="Times New Roman" w:hAnsi="Times New Roman"/>
                <w:color w:val="000000"/>
              </w:rPr>
              <w:t xml:space="preserve">Nominate one single-point-of-contact for interfacing with Cognizant for all </w:t>
            </w:r>
            <w:r>
              <w:rPr>
                <w:rFonts w:ascii="Times New Roman" w:hAnsi="Times New Roman"/>
                <w:color w:val="000000"/>
              </w:rPr>
              <w:t>support</w:t>
            </w:r>
            <w:r w:rsidRPr="00CE1BCB">
              <w:rPr>
                <w:rFonts w:ascii="Times New Roman" w:hAnsi="Times New Roman"/>
                <w:color w:val="000000"/>
              </w:rPr>
              <w:t xml:space="preserve"> related activities</w:t>
            </w:r>
          </w:p>
        </w:tc>
        <w:tc>
          <w:tcPr>
            <w:tcW w:w="1463" w:type="dxa"/>
            <w:shd w:val="clear" w:color="auto" w:fill="auto"/>
          </w:tcPr>
          <w:p w14:paraId="4899C84B" w14:textId="77777777" w:rsidR="00530295" w:rsidRPr="00CC4B44" w:rsidRDefault="00530295" w:rsidP="00530295">
            <w:pPr>
              <w:rPr>
                <w:rFonts w:cs="Arial"/>
                <w:b/>
              </w:rPr>
            </w:pPr>
            <w:r w:rsidRPr="00CC4B44">
              <w:rPr>
                <w:rFonts w:cs="Arial"/>
              </w:rPr>
              <w:t>C,I</w:t>
            </w:r>
          </w:p>
        </w:tc>
        <w:tc>
          <w:tcPr>
            <w:tcW w:w="1417" w:type="dxa"/>
            <w:shd w:val="clear" w:color="auto" w:fill="auto"/>
          </w:tcPr>
          <w:p w14:paraId="4EA5B891" w14:textId="77777777" w:rsidR="00530295" w:rsidRPr="00CC4B44" w:rsidRDefault="00530295" w:rsidP="00530295">
            <w:pPr>
              <w:rPr>
                <w:rFonts w:cs="Arial"/>
                <w:b/>
              </w:rPr>
            </w:pPr>
            <w:r w:rsidRPr="00CC4B44">
              <w:rPr>
                <w:rFonts w:cs="Arial"/>
              </w:rPr>
              <w:t>R,A</w:t>
            </w:r>
          </w:p>
        </w:tc>
      </w:tr>
      <w:tr w:rsidR="00530295" w:rsidRPr="00CC4B44" w14:paraId="6DEBADD8" w14:textId="77777777" w:rsidTr="00530295">
        <w:trPr>
          <w:trHeight w:val="20"/>
        </w:trPr>
        <w:tc>
          <w:tcPr>
            <w:tcW w:w="990" w:type="dxa"/>
            <w:shd w:val="clear" w:color="auto" w:fill="auto"/>
            <w:vAlign w:val="center"/>
          </w:tcPr>
          <w:p w14:paraId="7986D6A8" w14:textId="77777777" w:rsidR="00530295" w:rsidRPr="00CC4B44" w:rsidRDefault="00530295"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44E5E564" w14:textId="53B6D11F" w:rsidR="00530295" w:rsidRPr="00310542" w:rsidRDefault="00530295" w:rsidP="00530295">
            <w:pPr>
              <w:rPr>
                <w:rFonts w:cs="Arial"/>
              </w:rPr>
            </w:pPr>
            <w:r w:rsidRPr="00821299">
              <w:rPr>
                <w:rFonts w:cs="Arial"/>
              </w:rPr>
              <w:t>2nd Level Maintenance &amp; Support</w:t>
            </w:r>
            <w:r>
              <w:rPr>
                <w:rFonts w:cs="Arial"/>
              </w:rPr>
              <w:t xml:space="preserve"> services limited to Splunk Enterprise and Enterprise Security Application platform related issues – Incident management</w:t>
            </w:r>
          </w:p>
        </w:tc>
        <w:tc>
          <w:tcPr>
            <w:tcW w:w="1463" w:type="dxa"/>
            <w:shd w:val="clear" w:color="auto" w:fill="auto"/>
          </w:tcPr>
          <w:p w14:paraId="429DF8A2" w14:textId="4A08DEEC" w:rsidR="00530295" w:rsidRPr="00CC4B44" w:rsidRDefault="00530295" w:rsidP="00530295">
            <w:pPr>
              <w:rPr>
                <w:rFonts w:cs="Arial"/>
                <w:b/>
              </w:rPr>
            </w:pPr>
            <w:r w:rsidRPr="00CC4B44">
              <w:rPr>
                <w:rFonts w:cs="Arial"/>
              </w:rPr>
              <w:t>R,A</w:t>
            </w:r>
          </w:p>
        </w:tc>
        <w:tc>
          <w:tcPr>
            <w:tcW w:w="1417" w:type="dxa"/>
            <w:shd w:val="clear" w:color="auto" w:fill="auto"/>
          </w:tcPr>
          <w:p w14:paraId="41582762" w14:textId="2F1ABD22" w:rsidR="00530295" w:rsidRPr="00CC4B44" w:rsidRDefault="00530295" w:rsidP="00530295">
            <w:pPr>
              <w:rPr>
                <w:rFonts w:cs="Arial"/>
                <w:b/>
              </w:rPr>
            </w:pPr>
            <w:r w:rsidRPr="00CC4B44">
              <w:rPr>
                <w:rFonts w:cs="Arial"/>
              </w:rPr>
              <w:t>C,I</w:t>
            </w:r>
          </w:p>
        </w:tc>
      </w:tr>
      <w:tr w:rsidR="00530295" w:rsidRPr="00CC4B44" w14:paraId="32549E42" w14:textId="77777777" w:rsidTr="00530295">
        <w:trPr>
          <w:trHeight w:val="20"/>
        </w:trPr>
        <w:tc>
          <w:tcPr>
            <w:tcW w:w="990" w:type="dxa"/>
            <w:shd w:val="clear" w:color="auto" w:fill="auto"/>
            <w:vAlign w:val="center"/>
          </w:tcPr>
          <w:p w14:paraId="0579301B" w14:textId="77777777" w:rsidR="00530295" w:rsidRPr="00CC4B44" w:rsidRDefault="00530295"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1537405F" w14:textId="6D2B96FA" w:rsidR="00530295" w:rsidRPr="00310542" w:rsidRDefault="00530295" w:rsidP="00530295">
            <w:pPr>
              <w:rPr>
                <w:rFonts w:cs="Arial"/>
              </w:rPr>
            </w:pPr>
            <w:r>
              <w:rPr>
                <w:rFonts w:cs="Arial"/>
              </w:rPr>
              <w:t>Splunk Enterprise and Enterprise Security Application related Problem Management</w:t>
            </w:r>
          </w:p>
        </w:tc>
        <w:tc>
          <w:tcPr>
            <w:tcW w:w="1463" w:type="dxa"/>
            <w:shd w:val="clear" w:color="auto" w:fill="auto"/>
          </w:tcPr>
          <w:p w14:paraId="03AD37B6" w14:textId="73669DBB" w:rsidR="00530295" w:rsidRPr="00CC4B44" w:rsidRDefault="00530295" w:rsidP="00530295">
            <w:pPr>
              <w:rPr>
                <w:rFonts w:cs="Arial"/>
                <w:b/>
              </w:rPr>
            </w:pPr>
            <w:r w:rsidRPr="00CC4B44">
              <w:rPr>
                <w:rFonts w:cs="Arial"/>
              </w:rPr>
              <w:t>R,A</w:t>
            </w:r>
          </w:p>
        </w:tc>
        <w:tc>
          <w:tcPr>
            <w:tcW w:w="1417" w:type="dxa"/>
            <w:shd w:val="clear" w:color="auto" w:fill="auto"/>
          </w:tcPr>
          <w:p w14:paraId="273EE143" w14:textId="42BE1129" w:rsidR="00530295" w:rsidRPr="00CC4B44" w:rsidRDefault="00530295" w:rsidP="00530295">
            <w:pPr>
              <w:rPr>
                <w:rFonts w:cs="Arial"/>
                <w:b/>
              </w:rPr>
            </w:pPr>
            <w:r w:rsidRPr="00CC4B44">
              <w:rPr>
                <w:rFonts w:cs="Arial"/>
              </w:rPr>
              <w:t>C,I</w:t>
            </w:r>
          </w:p>
        </w:tc>
      </w:tr>
      <w:tr w:rsidR="00F51C59" w:rsidRPr="00CC4B44" w14:paraId="2C4F972C" w14:textId="77777777" w:rsidTr="00530295">
        <w:trPr>
          <w:trHeight w:val="20"/>
        </w:trPr>
        <w:tc>
          <w:tcPr>
            <w:tcW w:w="990" w:type="dxa"/>
            <w:shd w:val="clear" w:color="auto" w:fill="auto"/>
            <w:vAlign w:val="center"/>
          </w:tcPr>
          <w:p w14:paraId="7348186C" w14:textId="77777777" w:rsidR="00F51C59" w:rsidRPr="00CC4B44" w:rsidRDefault="00F51C59"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2FDDEE42" w14:textId="2A5D92F9" w:rsidR="00F51C59" w:rsidRPr="00310542" w:rsidRDefault="00F51C59" w:rsidP="00F51C59">
            <w:pPr>
              <w:rPr>
                <w:rFonts w:cs="Arial"/>
              </w:rPr>
            </w:pPr>
            <w:r>
              <w:rPr>
                <w:rFonts w:cs="Arial"/>
              </w:rPr>
              <w:t xml:space="preserve">Splunk Enterprise and Enterprise Security Application: </w:t>
            </w:r>
            <w:r w:rsidRPr="00CF0FF7">
              <w:rPr>
                <w:rFonts w:cs="Arial"/>
              </w:rPr>
              <w:t>Preventi</w:t>
            </w:r>
            <w:r>
              <w:rPr>
                <w:rFonts w:cs="Arial"/>
              </w:rPr>
              <w:t>ve Maintenance &amp; Health Checks</w:t>
            </w:r>
          </w:p>
        </w:tc>
        <w:tc>
          <w:tcPr>
            <w:tcW w:w="1463" w:type="dxa"/>
            <w:shd w:val="clear" w:color="auto" w:fill="auto"/>
          </w:tcPr>
          <w:p w14:paraId="700A19BD" w14:textId="0BADF64F" w:rsidR="00F51C59" w:rsidRPr="00CC4B44" w:rsidRDefault="00F51C59" w:rsidP="00F51C59">
            <w:pPr>
              <w:rPr>
                <w:rFonts w:cs="Arial"/>
                <w:b/>
              </w:rPr>
            </w:pPr>
            <w:r w:rsidRPr="00CC4B44">
              <w:rPr>
                <w:rFonts w:cs="Arial"/>
              </w:rPr>
              <w:t>R,A</w:t>
            </w:r>
          </w:p>
        </w:tc>
        <w:tc>
          <w:tcPr>
            <w:tcW w:w="1417" w:type="dxa"/>
            <w:shd w:val="clear" w:color="auto" w:fill="auto"/>
          </w:tcPr>
          <w:p w14:paraId="4E8A579A" w14:textId="2BCEEB53" w:rsidR="00F51C59" w:rsidRPr="00CC4B44" w:rsidRDefault="00F51C59" w:rsidP="00F51C59">
            <w:pPr>
              <w:rPr>
                <w:rFonts w:cs="Arial"/>
                <w:b/>
              </w:rPr>
            </w:pPr>
            <w:r w:rsidRPr="00CC4B44">
              <w:rPr>
                <w:rFonts w:cs="Arial"/>
              </w:rPr>
              <w:t>C,I</w:t>
            </w:r>
          </w:p>
        </w:tc>
      </w:tr>
      <w:tr w:rsidR="00F51C59" w:rsidRPr="00CC4B44" w14:paraId="19C16133" w14:textId="77777777" w:rsidTr="00530295">
        <w:trPr>
          <w:trHeight w:val="20"/>
        </w:trPr>
        <w:tc>
          <w:tcPr>
            <w:tcW w:w="990" w:type="dxa"/>
            <w:shd w:val="clear" w:color="auto" w:fill="auto"/>
            <w:vAlign w:val="center"/>
          </w:tcPr>
          <w:p w14:paraId="04673FDD" w14:textId="77777777" w:rsidR="00F51C59" w:rsidRPr="00CC4B44" w:rsidRDefault="00F51C59"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0809C2B4" w14:textId="35BA1477" w:rsidR="00F51C59" w:rsidRPr="00310542" w:rsidRDefault="00F51C59" w:rsidP="00F51C59">
            <w:pPr>
              <w:rPr>
                <w:rFonts w:cs="Arial"/>
              </w:rPr>
            </w:pPr>
            <w:r w:rsidRPr="0045755E">
              <w:rPr>
                <w:rFonts w:cs="Arial"/>
              </w:rPr>
              <w:t>VM/Backup/Network Infra</w:t>
            </w:r>
            <w:r>
              <w:rPr>
                <w:rFonts w:cs="Arial"/>
              </w:rPr>
              <w:t>structure</w:t>
            </w:r>
            <w:r w:rsidRPr="0045755E">
              <w:rPr>
                <w:rFonts w:cs="Arial"/>
              </w:rPr>
              <w:t xml:space="preserve"> Platform</w:t>
            </w:r>
            <w:r>
              <w:rPr>
                <w:rFonts w:cs="Arial"/>
              </w:rPr>
              <w:t xml:space="preserve"> Maintenance</w:t>
            </w:r>
          </w:p>
        </w:tc>
        <w:tc>
          <w:tcPr>
            <w:tcW w:w="1463" w:type="dxa"/>
            <w:shd w:val="clear" w:color="auto" w:fill="auto"/>
          </w:tcPr>
          <w:p w14:paraId="797F1674" w14:textId="3EAFE4C2" w:rsidR="00F51C59" w:rsidRPr="00CC4B44" w:rsidRDefault="00F51C59" w:rsidP="00F51C59">
            <w:pPr>
              <w:rPr>
                <w:rFonts w:cs="Arial"/>
                <w:b/>
              </w:rPr>
            </w:pPr>
            <w:r w:rsidRPr="00CC4B44">
              <w:rPr>
                <w:rFonts w:cs="Arial"/>
              </w:rPr>
              <w:t>C,I</w:t>
            </w:r>
          </w:p>
        </w:tc>
        <w:tc>
          <w:tcPr>
            <w:tcW w:w="1417" w:type="dxa"/>
            <w:shd w:val="clear" w:color="auto" w:fill="auto"/>
          </w:tcPr>
          <w:p w14:paraId="1B8D60A5" w14:textId="7CE7C3E9" w:rsidR="00F51C59" w:rsidRPr="00CC4B44" w:rsidRDefault="00F51C59" w:rsidP="00F51C59">
            <w:pPr>
              <w:rPr>
                <w:rFonts w:cs="Arial"/>
                <w:b/>
              </w:rPr>
            </w:pPr>
            <w:r w:rsidRPr="00CC4B44">
              <w:rPr>
                <w:rFonts w:cs="Arial"/>
              </w:rPr>
              <w:t>R,A</w:t>
            </w:r>
          </w:p>
        </w:tc>
      </w:tr>
      <w:tr w:rsidR="00F51C59" w:rsidRPr="00CC4B44" w14:paraId="1D5A345E" w14:textId="77777777" w:rsidTr="00530295">
        <w:trPr>
          <w:trHeight w:val="20"/>
        </w:trPr>
        <w:tc>
          <w:tcPr>
            <w:tcW w:w="990" w:type="dxa"/>
            <w:shd w:val="clear" w:color="auto" w:fill="auto"/>
            <w:vAlign w:val="center"/>
          </w:tcPr>
          <w:p w14:paraId="2ABAB167" w14:textId="77777777" w:rsidR="00F51C59" w:rsidRPr="00CC4B44" w:rsidRDefault="00F51C59"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57348805" w14:textId="572E1DA8" w:rsidR="00F51C59" w:rsidRPr="00310542" w:rsidRDefault="00F51C59" w:rsidP="00F51C59">
            <w:pPr>
              <w:rPr>
                <w:rFonts w:cs="Arial"/>
              </w:rPr>
            </w:pPr>
            <w:r>
              <w:rPr>
                <w:rFonts w:cs="Arial"/>
              </w:rPr>
              <w:t>Backup as per Schedule</w:t>
            </w:r>
          </w:p>
        </w:tc>
        <w:tc>
          <w:tcPr>
            <w:tcW w:w="1463" w:type="dxa"/>
            <w:shd w:val="clear" w:color="auto" w:fill="auto"/>
          </w:tcPr>
          <w:p w14:paraId="15530C39" w14:textId="088E65D7" w:rsidR="00F51C59" w:rsidRPr="00CC4B44" w:rsidRDefault="00F51C59" w:rsidP="00F51C59">
            <w:pPr>
              <w:rPr>
                <w:rFonts w:cs="Arial"/>
                <w:b/>
              </w:rPr>
            </w:pPr>
            <w:r w:rsidRPr="00CC4B44">
              <w:rPr>
                <w:rFonts w:cs="Arial"/>
              </w:rPr>
              <w:t>C,I</w:t>
            </w:r>
          </w:p>
        </w:tc>
        <w:tc>
          <w:tcPr>
            <w:tcW w:w="1417" w:type="dxa"/>
            <w:shd w:val="clear" w:color="auto" w:fill="auto"/>
          </w:tcPr>
          <w:p w14:paraId="2E08A978" w14:textId="59E5A772" w:rsidR="00F51C59" w:rsidRPr="00CC4B44" w:rsidRDefault="00F51C59" w:rsidP="00F51C59">
            <w:pPr>
              <w:rPr>
                <w:rFonts w:cs="Arial"/>
                <w:b/>
              </w:rPr>
            </w:pPr>
            <w:r w:rsidRPr="00CC4B44">
              <w:rPr>
                <w:rFonts w:cs="Arial"/>
              </w:rPr>
              <w:t>R,A</w:t>
            </w:r>
          </w:p>
        </w:tc>
      </w:tr>
      <w:tr w:rsidR="006045DD" w:rsidRPr="00CC4B44" w14:paraId="4AE46658" w14:textId="77777777" w:rsidTr="00530295">
        <w:trPr>
          <w:trHeight w:val="20"/>
        </w:trPr>
        <w:tc>
          <w:tcPr>
            <w:tcW w:w="990" w:type="dxa"/>
            <w:shd w:val="clear" w:color="auto" w:fill="auto"/>
            <w:vAlign w:val="center"/>
          </w:tcPr>
          <w:p w14:paraId="2897B079" w14:textId="77777777" w:rsidR="006045DD" w:rsidRPr="00CC4B44" w:rsidRDefault="006045DD"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5E59DFE2" w14:textId="18F78778" w:rsidR="006045DD" w:rsidRPr="00310542" w:rsidRDefault="006045DD" w:rsidP="006045DD">
            <w:pPr>
              <w:rPr>
                <w:rFonts w:cs="Arial"/>
              </w:rPr>
            </w:pPr>
            <w:r>
              <w:rPr>
                <w:rFonts w:cs="Arial"/>
              </w:rPr>
              <w:t>Security Event Monitoring and Response</w:t>
            </w:r>
          </w:p>
        </w:tc>
        <w:tc>
          <w:tcPr>
            <w:tcW w:w="1463" w:type="dxa"/>
            <w:shd w:val="clear" w:color="auto" w:fill="auto"/>
          </w:tcPr>
          <w:p w14:paraId="38EEB758" w14:textId="4F7D90F7" w:rsidR="006045DD" w:rsidRPr="00CC4B44" w:rsidRDefault="006045DD" w:rsidP="006045DD">
            <w:pPr>
              <w:rPr>
                <w:rFonts w:cs="Arial"/>
                <w:b/>
              </w:rPr>
            </w:pPr>
            <w:r w:rsidRPr="00CC4B44">
              <w:rPr>
                <w:rFonts w:cs="Arial"/>
              </w:rPr>
              <w:t>C,I</w:t>
            </w:r>
          </w:p>
        </w:tc>
        <w:tc>
          <w:tcPr>
            <w:tcW w:w="1417" w:type="dxa"/>
            <w:shd w:val="clear" w:color="auto" w:fill="auto"/>
          </w:tcPr>
          <w:p w14:paraId="38FC876E" w14:textId="6F759166" w:rsidR="006045DD" w:rsidRPr="00CC4B44" w:rsidRDefault="006045DD" w:rsidP="006045DD">
            <w:pPr>
              <w:rPr>
                <w:rFonts w:cs="Arial"/>
                <w:b/>
              </w:rPr>
            </w:pPr>
            <w:r w:rsidRPr="00CC4B44">
              <w:rPr>
                <w:rFonts w:cs="Arial"/>
              </w:rPr>
              <w:t>R,A</w:t>
            </w:r>
          </w:p>
        </w:tc>
      </w:tr>
      <w:tr w:rsidR="006045DD" w:rsidRPr="00CC4B44" w14:paraId="35C15060" w14:textId="77777777" w:rsidTr="00530295">
        <w:trPr>
          <w:trHeight w:val="20"/>
        </w:trPr>
        <w:tc>
          <w:tcPr>
            <w:tcW w:w="990" w:type="dxa"/>
            <w:shd w:val="clear" w:color="auto" w:fill="auto"/>
            <w:vAlign w:val="center"/>
          </w:tcPr>
          <w:p w14:paraId="454797B2" w14:textId="77777777" w:rsidR="006045DD" w:rsidRPr="00CC4B44" w:rsidRDefault="006045DD"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66935D88" w14:textId="4077A89D" w:rsidR="006045DD" w:rsidRPr="00924242" w:rsidRDefault="006045DD" w:rsidP="00924242">
            <w:pPr>
              <w:rPr>
                <w:rFonts w:cs="Arial"/>
              </w:rPr>
            </w:pPr>
            <w:r w:rsidRPr="00924242">
              <w:rPr>
                <w:rFonts w:cs="Arial"/>
              </w:rPr>
              <w:t xml:space="preserve">Fine Tune Policies/Correlation searches </w:t>
            </w:r>
          </w:p>
        </w:tc>
        <w:tc>
          <w:tcPr>
            <w:tcW w:w="1463" w:type="dxa"/>
            <w:shd w:val="clear" w:color="auto" w:fill="auto"/>
          </w:tcPr>
          <w:p w14:paraId="3E780A64" w14:textId="77BC8F60" w:rsidR="006045DD" w:rsidRPr="00CC4B44" w:rsidRDefault="006045DD" w:rsidP="006045DD">
            <w:pPr>
              <w:rPr>
                <w:rFonts w:cs="Arial"/>
                <w:b/>
              </w:rPr>
            </w:pPr>
            <w:r w:rsidRPr="00CC4B44">
              <w:rPr>
                <w:rFonts w:cs="Arial"/>
              </w:rPr>
              <w:t>C,I</w:t>
            </w:r>
          </w:p>
        </w:tc>
        <w:tc>
          <w:tcPr>
            <w:tcW w:w="1417" w:type="dxa"/>
            <w:shd w:val="clear" w:color="auto" w:fill="auto"/>
          </w:tcPr>
          <w:p w14:paraId="1E336BF5" w14:textId="6BCA6C3D" w:rsidR="006045DD" w:rsidRPr="00CC4B44" w:rsidRDefault="006045DD" w:rsidP="006045DD">
            <w:pPr>
              <w:rPr>
                <w:rFonts w:cs="Arial"/>
                <w:b/>
              </w:rPr>
            </w:pPr>
            <w:r w:rsidRPr="00CC4B44">
              <w:rPr>
                <w:rFonts w:cs="Arial"/>
              </w:rPr>
              <w:t>R,A</w:t>
            </w:r>
          </w:p>
        </w:tc>
      </w:tr>
      <w:tr w:rsidR="00924242" w:rsidRPr="00CC4B44" w14:paraId="3202E918" w14:textId="77777777" w:rsidTr="00530295">
        <w:trPr>
          <w:trHeight w:val="20"/>
        </w:trPr>
        <w:tc>
          <w:tcPr>
            <w:tcW w:w="990" w:type="dxa"/>
            <w:shd w:val="clear" w:color="auto" w:fill="auto"/>
            <w:vAlign w:val="center"/>
          </w:tcPr>
          <w:p w14:paraId="63E6D58C" w14:textId="77777777" w:rsidR="00924242" w:rsidRPr="00CC4B44" w:rsidRDefault="00924242"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299B50AD" w14:textId="549CC1A2" w:rsidR="00924242" w:rsidRPr="00924242" w:rsidRDefault="00924242" w:rsidP="00924242">
            <w:pPr>
              <w:rPr>
                <w:rFonts w:cs="Arial"/>
              </w:rPr>
            </w:pPr>
            <w:r w:rsidRPr="00924242">
              <w:rPr>
                <w:rFonts w:cs="Arial"/>
              </w:rPr>
              <w:t>Provide second level configuration support during maintenance phase based on change request initiated by Telefonica SOC team</w:t>
            </w:r>
          </w:p>
        </w:tc>
        <w:tc>
          <w:tcPr>
            <w:tcW w:w="1463" w:type="dxa"/>
            <w:shd w:val="clear" w:color="auto" w:fill="auto"/>
          </w:tcPr>
          <w:p w14:paraId="4672B724" w14:textId="20C8192E" w:rsidR="00924242" w:rsidRPr="00CC4B44" w:rsidRDefault="00924242" w:rsidP="00924242">
            <w:pPr>
              <w:rPr>
                <w:rFonts w:cs="Arial"/>
              </w:rPr>
            </w:pPr>
            <w:r w:rsidRPr="00CC4B44">
              <w:rPr>
                <w:rFonts w:cs="Arial"/>
              </w:rPr>
              <w:t>R,A</w:t>
            </w:r>
          </w:p>
        </w:tc>
        <w:tc>
          <w:tcPr>
            <w:tcW w:w="1417" w:type="dxa"/>
            <w:shd w:val="clear" w:color="auto" w:fill="auto"/>
          </w:tcPr>
          <w:p w14:paraId="39E8C60E" w14:textId="377ACC48" w:rsidR="00924242" w:rsidRPr="00CC4B44" w:rsidRDefault="00924242" w:rsidP="00924242">
            <w:pPr>
              <w:rPr>
                <w:rFonts w:cs="Arial"/>
              </w:rPr>
            </w:pPr>
            <w:r w:rsidRPr="00CC4B44">
              <w:rPr>
                <w:rFonts w:cs="Arial"/>
              </w:rPr>
              <w:t>C,I</w:t>
            </w:r>
          </w:p>
        </w:tc>
      </w:tr>
      <w:tr w:rsidR="00924242" w:rsidRPr="00CC4B44" w14:paraId="3B215E90" w14:textId="77777777" w:rsidTr="00530295">
        <w:trPr>
          <w:trHeight w:val="20"/>
        </w:trPr>
        <w:tc>
          <w:tcPr>
            <w:tcW w:w="990" w:type="dxa"/>
            <w:shd w:val="clear" w:color="auto" w:fill="auto"/>
            <w:vAlign w:val="center"/>
          </w:tcPr>
          <w:p w14:paraId="013D4F77" w14:textId="77777777" w:rsidR="00924242" w:rsidRPr="00CC4B44" w:rsidRDefault="00924242"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281E4333" w14:textId="13ED5301" w:rsidR="00924242" w:rsidRPr="00924242" w:rsidRDefault="00924242" w:rsidP="00924242">
            <w:pPr>
              <w:rPr>
                <w:rFonts w:cs="Arial"/>
              </w:rPr>
            </w:pPr>
            <w:r w:rsidRPr="00924242">
              <w:rPr>
                <w:rFonts w:cs="Arial"/>
              </w:rPr>
              <w:t>Use Case Management</w:t>
            </w:r>
          </w:p>
        </w:tc>
        <w:tc>
          <w:tcPr>
            <w:tcW w:w="1463" w:type="dxa"/>
            <w:shd w:val="clear" w:color="auto" w:fill="auto"/>
          </w:tcPr>
          <w:p w14:paraId="2C04D37F" w14:textId="5FFB260E" w:rsidR="00924242" w:rsidRPr="00CC4B44" w:rsidRDefault="00924242" w:rsidP="00924242">
            <w:pPr>
              <w:rPr>
                <w:rFonts w:cs="Arial"/>
              </w:rPr>
            </w:pPr>
            <w:r w:rsidRPr="00CC4B44">
              <w:rPr>
                <w:rFonts w:cs="Arial"/>
              </w:rPr>
              <w:t>C,I</w:t>
            </w:r>
          </w:p>
        </w:tc>
        <w:tc>
          <w:tcPr>
            <w:tcW w:w="1417" w:type="dxa"/>
            <w:shd w:val="clear" w:color="auto" w:fill="auto"/>
          </w:tcPr>
          <w:p w14:paraId="5032778E" w14:textId="4B051C09" w:rsidR="00924242" w:rsidRPr="00CC4B44" w:rsidRDefault="00924242" w:rsidP="00924242">
            <w:pPr>
              <w:rPr>
                <w:rFonts w:cs="Arial"/>
              </w:rPr>
            </w:pPr>
            <w:r w:rsidRPr="00CC4B44">
              <w:rPr>
                <w:rFonts w:cs="Arial"/>
              </w:rPr>
              <w:t>R,A</w:t>
            </w:r>
          </w:p>
        </w:tc>
      </w:tr>
      <w:tr w:rsidR="00924242" w:rsidRPr="00CC4B44" w14:paraId="38ACBB7F" w14:textId="77777777" w:rsidTr="00530295">
        <w:trPr>
          <w:trHeight w:val="20"/>
        </w:trPr>
        <w:tc>
          <w:tcPr>
            <w:tcW w:w="990" w:type="dxa"/>
            <w:shd w:val="clear" w:color="auto" w:fill="auto"/>
            <w:vAlign w:val="center"/>
          </w:tcPr>
          <w:p w14:paraId="670A3787" w14:textId="77777777" w:rsidR="00924242" w:rsidRPr="00CC4B44" w:rsidRDefault="00924242" w:rsidP="009B1518">
            <w:pPr>
              <w:pStyle w:val="ListParagraph"/>
              <w:numPr>
                <w:ilvl w:val="0"/>
                <w:numId w:val="65"/>
              </w:numPr>
              <w:spacing w:before="0" w:after="0" w:line="240" w:lineRule="auto"/>
              <w:ind w:left="0" w:firstLine="0"/>
              <w:jc w:val="center"/>
              <w:rPr>
                <w:rFonts w:cs="Arial"/>
                <w:b/>
              </w:rPr>
            </w:pPr>
          </w:p>
        </w:tc>
        <w:tc>
          <w:tcPr>
            <w:tcW w:w="6300" w:type="dxa"/>
            <w:shd w:val="clear" w:color="auto" w:fill="auto"/>
          </w:tcPr>
          <w:p w14:paraId="0E0127B6" w14:textId="1BC701C6" w:rsidR="00924242" w:rsidRPr="00924242" w:rsidRDefault="00924242" w:rsidP="00924242">
            <w:pPr>
              <w:rPr>
                <w:rFonts w:cs="Arial"/>
              </w:rPr>
            </w:pPr>
            <w:r w:rsidRPr="00924242">
              <w:rPr>
                <w:rFonts w:cs="Arial"/>
              </w:rPr>
              <w:t>ITSM tool Management</w:t>
            </w:r>
          </w:p>
        </w:tc>
        <w:tc>
          <w:tcPr>
            <w:tcW w:w="1463" w:type="dxa"/>
            <w:shd w:val="clear" w:color="auto" w:fill="auto"/>
          </w:tcPr>
          <w:p w14:paraId="5D5D39A5" w14:textId="3FD9613B" w:rsidR="00924242" w:rsidRPr="00CC4B44" w:rsidRDefault="00924242" w:rsidP="00924242">
            <w:pPr>
              <w:rPr>
                <w:rFonts w:cs="Arial"/>
              </w:rPr>
            </w:pPr>
            <w:r w:rsidRPr="00CC4B44">
              <w:rPr>
                <w:rFonts w:cs="Arial"/>
              </w:rPr>
              <w:t>C,I</w:t>
            </w:r>
          </w:p>
        </w:tc>
        <w:tc>
          <w:tcPr>
            <w:tcW w:w="1417" w:type="dxa"/>
            <w:shd w:val="clear" w:color="auto" w:fill="auto"/>
          </w:tcPr>
          <w:p w14:paraId="5C79688C" w14:textId="1173E296" w:rsidR="00924242" w:rsidRPr="00CC4B44" w:rsidRDefault="00924242" w:rsidP="00924242">
            <w:pPr>
              <w:rPr>
                <w:rFonts w:cs="Arial"/>
              </w:rPr>
            </w:pPr>
            <w:r w:rsidRPr="00CC4B44">
              <w:rPr>
                <w:rFonts w:cs="Arial"/>
              </w:rPr>
              <w:t>R,A</w:t>
            </w:r>
          </w:p>
        </w:tc>
      </w:tr>
    </w:tbl>
    <w:p w14:paraId="523168CB" w14:textId="77777777" w:rsidR="00530295" w:rsidRPr="00341F2B" w:rsidRDefault="00530295" w:rsidP="00530295"/>
    <w:p w14:paraId="089BC7D3" w14:textId="5EA9C5F9" w:rsidR="001B302B" w:rsidRDefault="001B302B" w:rsidP="007A667A">
      <w:pPr>
        <w:rPr>
          <w:rFonts w:cs="Arial"/>
        </w:rPr>
      </w:pPr>
    </w:p>
    <w:p w14:paraId="321CBD8C" w14:textId="5DED9B27" w:rsidR="001B302B" w:rsidRDefault="00D54472" w:rsidP="00D14824">
      <w:pPr>
        <w:pStyle w:val="Heading2"/>
      </w:pPr>
      <w:bookmarkStart w:id="57" w:name="_Toc525118874"/>
      <w:r>
        <w:t>SERVICE LEVELS</w:t>
      </w:r>
      <w:bookmarkEnd w:id="57"/>
    </w:p>
    <w:p w14:paraId="7F6617A2" w14:textId="4D92C30A" w:rsidR="00D54472" w:rsidRDefault="00D54472" w:rsidP="00D54472">
      <w:r>
        <w:t>Availability of Onsite Engineer:</w:t>
      </w:r>
      <w:r w:rsidRPr="00D54472">
        <w:t xml:space="preserve"> (P1/P2/P3/P4: 8x5</w:t>
      </w:r>
      <w:r w:rsidR="0045755E">
        <w:t xml:space="preserve"> Business Hours</w:t>
      </w:r>
      <w:r w:rsidRPr="00D54472">
        <w:t>)</w:t>
      </w:r>
    </w:p>
    <w:tbl>
      <w:tblPr>
        <w:tblW w:w="9069" w:type="dxa"/>
        <w:tblInd w:w="602" w:type="dxa"/>
        <w:tblLayout w:type="fixed"/>
        <w:tblLook w:val="04A0" w:firstRow="1" w:lastRow="0" w:firstColumn="1" w:lastColumn="0" w:noHBand="0" w:noVBand="1"/>
      </w:tblPr>
      <w:tblGrid>
        <w:gridCol w:w="1114"/>
        <w:gridCol w:w="1136"/>
        <w:gridCol w:w="1167"/>
        <w:gridCol w:w="1413"/>
        <w:gridCol w:w="1413"/>
        <w:gridCol w:w="1413"/>
        <w:gridCol w:w="1413"/>
      </w:tblGrid>
      <w:tr w:rsidR="0045755E" w:rsidRPr="00D53878" w14:paraId="19045BB8" w14:textId="77777777" w:rsidTr="0045755E">
        <w:trPr>
          <w:trHeight w:val="241"/>
        </w:trPr>
        <w:tc>
          <w:tcPr>
            <w:tcW w:w="1114"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496E42D7" w14:textId="77777777" w:rsidR="0045755E" w:rsidRPr="00D53878" w:rsidRDefault="0045755E" w:rsidP="002C501D">
            <w:pPr>
              <w:spacing w:line="240" w:lineRule="auto"/>
              <w:jc w:val="center"/>
              <w:rPr>
                <w:b/>
                <w:bCs/>
                <w:color w:val="000000"/>
                <w:sz w:val="16"/>
                <w:szCs w:val="16"/>
                <w:lang w:eastAsia="en-GB"/>
              </w:rPr>
            </w:pPr>
            <w:r w:rsidRPr="00D53878">
              <w:rPr>
                <w:b/>
                <w:bCs/>
                <w:color w:val="000000"/>
                <w:sz w:val="16"/>
                <w:szCs w:val="16"/>
                <w:lang w:eastAsia="en-GB"/>
              </w:rPr>
              <w:lastRenderedPageBreak/>
              <w:t> </w:t>
            </w:r>
          </w:p>
        </w:tc>
        <w:tc>
          <w:tcPr>
            <w:tcW w:w="1136"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26071F47" w14:textId="77777777" w:rsidR="0045755E" w:rsidRPr="00D53878" w:rsidRDefault="0045755E" w:rsidP="002C501D">
            <w:pPr>
              <w:spacing w:line="240" w:lineRule="auto"/>
              <w:jc w:val="center"/>
              <w:rPr>
                <w:rFonts w:ascii="Calibri" w:hAnsi="Calibri" w:cs="Calibri"/>
                <w:b/>
                <w:bCs/>
                <w:color w:val="000000"/>
                <w:sz w:val="16"/>
                <w:szCs w:val="16"/>
                <w:lang w:eastAsia="en-GB"/>
              </w:rPr>
            </w:pPr>
            <w:r w:rsidRPr="00D53878">
              <w:rPr>
                <w:rFonts w:ascii="Calibri" w:hAnsi="Calibri" w:cs="Calibri"/>
                <w:b/>
                <w:bCs/>
                <w:color w:val="000000"/>
                <w:sz w:val="16"/>
                <w:szCs w:val="16"/>
                <w:lang w:eastAsia="en-GB"/>
              </w:rPr>
              <w:t>Response</w:t>
            </w:r>
          </w:p>
        </w:tc>
        <w:tc>
          <w:tcPr>
            <w:tcW w:w="1167" w:type="dxa"/>
            <w:vMerge w:val="restart"/>
            <w:tcBorders>
              <w:top w:val="single" w:sz="8" w:space="0" w:color="auto"/>
              <w:left w:val="single" w:sz="8" w:space="0" w:color="auto"/>
              <w:bottom w:val="single" w:sz="8" w:space="0" w:color="000000"/>
              <w:right w:val="nil"/>
            </w:tcBorders>
            <w:shd w:val="clear" w:color="000000" w:fill="D9D9D9"/>
            <w:vAlign w:val="center"/>
            <w:hideMark/>
          </w:tcPr>
          <w:p w14:paraId="7A47B337" w14:textId="77777777" w:rsidR="0045755E" w:rsidRPr="00D53878" w:rsidRDefault="0045755E" w:rsidP="002C501D">
            <w:pPr>
              <w:spacing w:line="240" w:lineRule="auto"/>
              <w:jc w:val="center"/>
              <w:rPr>
                <w:rFonts w:ascii="Calibri" w:hAnsi="Calibri" w:cs="Calibri"/>
                <w:b/>
                <w:bCs/>
                <w:color w:val="000000"/>
                <w:sz w:val="16"/>
                <w:szCs w:val="16"/>
                <w:lang w:eastAsia="en-GB"/>
              </w:rPr>
            </w:pPr>
            <w:r w:rsidRPr="00D53878">
              <w:rPr>
                <w:rFonts w:ascii="Calibri" w:hAnsi="Calibri" w:cs="Calibri"/>
                <w:b/>
                <w:bCs/>
                <w:color w:val="000000"/>
                <w:sz w:val="16"/>
                <w:szCs w:val="16"/>
                <w:lang w:eastAsia="en-GB"/>
              </w:rPr>
              <w:t>Recovery</w:t>
            </w:r>
          </w:p>
        </w:tc>
        <w:tc>
          <w:tcPr>
            <w:tcW w:w="5652" w:type="dxa"/>
            <w:gridSpan w:val="4"/>
            <w:tcBorders>
              <w:top w:val="single" w:sz="8" w:space="0" w:color="auto"/>
              <w:left w:val="single" w:sz="8" w:space="0" w:color="auto"/>
              <w:bottom w:val="nil"/>
              <w:right w:val="single" w:sz="8" w:space="0" w:color="000000"/>
            </w:tcBorders>
            <w:shd w:val="clear" w:color="000000" w:fill="D9D9D9"/>
          </w:tcPr>
          <w:p w14:paraId="2BB34FAD" w14:textId="77777777" w:rsidR="0045755E" w:rsidRPr="00D53878" w:rsidRDefault="0045755E" w:rsidP="002C501D">
            <w:pPr>
              <w:spacing w:line="240" w:lineRule="auto"/>
              <w:jc w:val="center"/>
              <w:rPr>
                <w:rFonts w:ascii="Calibri" w:hAnsi="Calibri" w:cs="Calibri"/>
                <w:b/>
                <w:bCs/>
                <w:color w:val="000000"/>
                <w:sz w:val="16"/>
                <w:szCs w:val="16"/>
                <w:lang w:eastAsia="en-GB"/>
              </w:rPr>
            </w:pPr>
            <w:r w:rsidRPr="00D53878">
              <w:rPr>
                <w:rFonts w:ascii="Calibri" w:hAnsi="Calibri" w:cs="Calibri"/>
                <w:b/>
                <w:bCs/>
                <w:color w:val="000000"/>
                <w:sz w:val="16"/>
                <w:szCs w:val="16"/>
                <w:lang w:eastAsia="en-GB"/>
              </w:rPr>
              <w:t>Resolution</w:t>
            </w:r>
          </w:p>
        </w:tc>
      </w:tr>
      <w:tr w:rsidR="0045755E" w:rsidRPr="00D53878" w14:paraId="34AEC173" w14:textId="77777777" w:rsidTr="0045755E">
        <w:trPr>
          <w:trHeight w:val="241"/>
        </w:trPr>
        <w:tc>
          <w:tcPr>
            <w:tcW w:w="1114" w:type="dxa"/>
            <w:vMerge/>
            <w:tcBorders>
              <w:top w:val="single" w:sz="8" w:space="0" w:color="auto"/>
              <w:left w:val="single" w:sz="8" w:space="0" w:color="auto"/>
              <w:bottom w:val="single" w:sz="8" w:space="0" w:color="000000"/>
              <w:right w:val="single" w:sz="8" w:space="0" w:color="auto"/>
            </w:tcBorders>
            <w:vAlign w:val="center"/>
            <w:hideMark/>
          </w:tcPr>
          <w:p w14:paraId="347993CC" w14:textId="77777777" w:rsidR="0045755E" w:rsidRPr="00D53878" w:rsidRDefault="0045755E" w:rsidP="002C501D">
            <w:pPr>
              <w:spacing w:line="240" w:lineRule="auto"/>
              <w:jc w:val="left"/>
              <w:rPr>
                <w:b/>
                <w:bCs/>
                <w:color w:val="000000"/>
                <w:sz w:val="16"/>
                <w:szCs w:val="16"/>
                <w:lang w:eastAsia="en-GB"/>
              </w:rPr>
            </w:pPr>
          </w:p>
        </w:tc>
        <w:tc>
          <w:tcPr>
            <w:tcW w:w="1136" w:type="dxa"/>
            <w:vMerge/>
            <w:tcBorders>
              <w:top w:val="single" w:sz="8" w:space="0" w:color="auto"/>
              <w:left w:val="single" w:sz="8" w:space="0" w:color="auto"/>
              <w:bottom w:val="single" w:sz="8" w:space="0" w:color="000000"/>
              <w:right w:val="single" w:sz="8" w:space="0" w:color="auto"/>
            </w:tcBorders>
            <w:vAlign w:val="center"/>
            <w:hideMark/>
          </w:tcPr>
          <w:p w14:paraId="3727CAEF" w14:textId="77777777" w:rsidR="0045755E" w:rsidRPr="00D53878" w:rsidRDefault="0045755E" w:rsidP="002C501D">
            <w:pPr>
              <w:spacing w:line="240" w:lineRule="auto"/>
              <w:jc w:val="left"/>
              <w:rPr>
                <w:rFonts w:ascii="Calibri" w:hAnsi="Calibri" w:cs="Calibri"/>
                <w:b/>
                <w:bCs/>
                <w:color w:val="000000"/>
                <w:sz w:val="16"/>
                <w:szCs w:val="16"/>
                <w:lang w:eastAsia="en-GB"/>
              </w:rPr>
            </w:pPr>
          </w:p>
        </w:tc>
        <w:tc>
          <w:tcPr>
            <w:tcW w:w="1167" w:type="dxa"/>
            <w:vMerge/>
            <w:tcBorders>
              <w:top w:val="single" w:sz="8" w:space="0" w:color="auto"/>
              <w:left w:val="single" w:sz="8" w:space="0" w:color="auto"/>
              <w:bottom w:val="single" w:sz="8" w:space="0" w:color="000000"/>
              <w:right w:val="nil"/>
            </w:tcBorders>
            <w:vAlign w:val="center"/>
            <w:hideMark/>
          </w:tcPr>
          <w:p w14:paraId="0CA0F3CA" w14:textId="77777777" w:rsidR="0045755E" w:rsidRPr="00D53878" w:rsidRDefault="0045755E" w:rsidP="002C501D">
            <w:pPr>
              <w:spacing w:line="240" w:lineRule="auto"/>
              <w:jc w:val="left"/>
              <w:rPr>
                <w:rFonts w:ascii="Calibri" w:hAnsi="Calibri" w:cs="Calibri"/>
                <w:b/>
                <w:bCs/>
                <w:color w:val="000000"/>
                <w:sz w:val="16"/>
                <w:szCs w:val="16"/>
                <w:lang w:eastAsia="en-GB"/>
              </w:rPr>
            </w:pPr>
          </w:p>
        </w:tc>
        <w:tc>
          <w:tcPr>
            <w:tcW w:w="1413" w:type="dxa"/>
            <w:tcBorders>
              <w:top w:val="single" w:sz="4" w:space="0" w:color="auto"/>
              <w:left w:val="single" w:sz="8" w:space="0" w:color="auto"/>
              <w:bottom w:val="single" w:sz="4" w:space="0" w:color="auto"/>
              <w:right w:val="single" w:sz="4" w:space="0" w:color="auto"/>
            </w:tcBorders>
            <w:shd w:val="clear" w:color="000000" w:fill="D9D9D9"/>
            <w:vAlign w:val="center"/>
            <w:hideMark/>
          </w:tcPr>
          <w:p w14:paraId="15B5525E" w14:textId="77777777" w:rsidR="0045755E" w:rsidRPr="00D53878" w:rsidRDefault="0045755E" w:rsidP="002C501D">
            <w:pPr>
              <w:spacing w:line="240" w:lineRule="auto"/>
              <w:jc w:val="center"/>
              <w:rPr>
                <w:rFonts w:ascii="Calibri" w:hAnsi="Calibri" w:cs="Calibri"/>
                <w:b/>
                <w:bCs/>
                <w:color w:val="000000"/>
                <w:sz w:val="16"/>
                <w:szCs w:val="16"/>
                <w:lang w:eastAsia="en-GB"/>
              </w:rPr>
            </w:pPr>
            <w:r w:rsidRPr="00D53878">
              <w:rPr>
                <w:rFonts w:ascii="Calibri" w:hAnsi="Calibri" w:cs="Calibri"/>
                <w:b/>
                <w:bCs/>
                <w:color w:val="000000"/>
                <w:sz w:val="16"/>
                <w:szCs w:val="16"/>
                <w:lang w:eastAsia="en-GB"/>
              </w:rPr>
              <w:t>1</w:t>
            </w:r>
          </w:p>
        </w:tc>
        <w:tc>
          <w:tcPr>
            <w:tcW w:w="1413" w:type="dxa"/>
            <w:tcBorders>
              <w:top w:val="single" w:sz="4" w:space="0" w:color="auto"/>
              <w:left w:val="nil"/>
              <w:bottom w:val="single" w:sz="4" w:space="0" w:color="auto"/>
              <w:right w:val="single" w:sz="4" w:space="0" w:color="auto"/>
            </w:tcBorders>
            <w:shd w:val="clear" w:color="000000" w:fill="D9D9D9"/>
            <w:vAlign w:val="center"/>
            <w:hideMark/>
          </w:tcPr>
          <w:p w14:paraId="6825ACA6" w14:textId="77777777" w:rsidR="0045755E" w:rsidRPr="00D53878" w:rsidRDefault="0045755E" w:rsidP="002C501D">
            <w:pPr>
              <w:spacing w:line="240" w:lineRule="auto"/>
              <w:jc w:val="center"/>
              <w:rPr>
                <w:rFonts w:ascii="Calibri" w:hAnsi="Calibri" w:cs="Calibri"/>
                <w:b/>
                <w:bCs/>
                <w:color w:val="000000"/>
                <w:sz w:val="16"/>
                <w:szCs w:val="16"/>
                <w:lang w:eastAsia="en-GB"/>
              </w:rPr>
            </w:pPr>
            <w:r w:rsidRPr="00D53878">
              <w:rPr>
                <w:rFonts w:ascii="Calibri" w:hAnsi="Calibri" w:cs="Calibri"/>
                <w:b/>
                <w:bCs/>
                <w:color w:val="000000"/>
                <w:sz w:val="16"/>
                <w:szCs w:val="16"/>
                <w:lang w:eastAsia="en-GB"/>
              </w:rPr>
              <w:t>2</w:t>
            </w:r>
          </w:p>
        </w:tc>
        <w:tc>
          <w:tcPr>
            <w:tcW w:w="1413" w:type="dxa"/>
            <w:tcBorders>
              <w:top w:val="single" w:sz="4" w:space="0" w:color="auto"/>
              <w:left w:val="nil"/>
              <w:bottom w:val="single" w:sz="4" w:space="0" w:color="auto"/>
              <w:right w:val="nil"/>
            </w:tcBorders>
            <w:shd w:val="clear" w:color="000000" w:fill="D9D9D9"/>
            <w:vAlign w:val="center"/>
          </w:tcPr>
          <w:p w14:paraId="085D479B" w14:textId="77777777" w:rsidR="0045755E" w:rsidRPr="00D53878" w:rsidRDefault="0045755E" w:rsidP="002C501D">
            <w:pPr>
              <w:spacing w:line="240" w:lineRule="auto"/>
              <w:jc w:val="center"/>
              <w:rPr>
                <w:rFonts w:ascii="Calibri" w:hAnsi="Calibri" w:cs="Calibri"/>
                <w:b/>
                <w:bCs/>
                <w:color w:val="000000"/>
                <w:sz w:val="16"/>
                <w:szCs w:val="16"/>
                <w:lang w:eastAsia="en-GB"/>
              </w:rPr>
            </w:pPr>
            <w:r>
              <w:rPr>
                <w:rFonts w:ascii="Calibri" w:hAnsi="Calibri" w:cs="Calibri"/>
                <w:b/>
                <w:bCs/>
                <w:color w:val="000000"/>
                <w:sz w:val="16"/>
                <w:szCs w:val="16"/>
                <w:lang w:eastAsia="en-GB"/>
              </w:rPr>
              <w:t>3</w:t>
            </w:r>
          </w:p>
        </w:tc>
        <w:tc>
          <w:tcPr>
            <w:tcW w:w="1413" w:type="dxa"/>
            <w:tcBorders>
              <w:top w:val="single" w:sz="4" w:space="0" w:color="auto"/>
              <w:left w:val="nil"/>
              <w:bottom w:val="single" w:sz="4" w:space="0" w:color="auto"/>
              <w:right w:val="single" w:sz="8" w:space="0" w:color="auto"/>
            </w:tcBorders>
            <w:shd w:val="clear" w:color="000000" w:fill="D9D9D9"/>
            <w:vAlign w:val="center"/>
            <w:hideMark/>
          </w:tcPr>
          <w:p w14:paraId="7D90BCFA" w14:textId="77777777" w:rsidR="0045755E" w:rsidRPr="00D53878" w:rsidRDefault="0045755E" w:rsidP="002C501D">
            <w:pPr>
              <w:spacing w:line="240" w:lineRule="auto"/>
              <w:jc w:val="center"/>
              <w:rPr>
                <w:rFonts w:ascii="Calibri" w:hAnsi="Calibri" w:cs="Calibri"/>
                <w:b/>
                <w:bCs/>
                <w:color w:val="000000"/>
                <w:sz w:val="16"/>
                <w:szCs w:val="16"/>
                <w:lang w:eastAsia="en-GB"/>
              </w:rPr>
            </w:pPr>
            <w:r>
              <w:rPr>
                <w:rFonts w:ascii="Calibri" w:hAnsi="Calibri" w:cs="Calibri"/>
                <w:b/>
                <w:bCs/>
                <w:color w:val="000000"/>
                <w:sz w:val="16"/>
                <w:szCs w:val="16"/>
                <w:lang w:eastAsia="en-GB"/>
              </w:rPr>
              <w:t>4</w:t>
            </w:r>
          </w:p>
        </w:tc>
      </w:tr>
      <w:tr w:rsidR="0045755E" w:rsidRPr="00D53878" w14:paraId="5B375277" w14:textId="77777777" w:rsidTr="0045755E">
        <w:trPr>
          <w:trHeight w:val="468"/>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4CC02A9F" w14:textId="77777777" w:rsidR="0045755E" w:rsidRPr="00D53878" w:rsidRDefault="0045755E" w:rsidP="002C501D">
            <w:pPr>
              <w:spacing w:line="240" w:lineRule="auto"/>
              <w:jc w:val="center"/>
              <w:rPr>
                <w:rFonts w:ascii="Calibri" w:hAnsi="Calibri" w:cs="Calibri"/>
                <w:b/>
                <w:bCs/>
                <w:color w:val="000000"/>
                <w:sz w:val="16"/>
                <w:szCs w:val="16"/>
                <w:lang w:eastAsia="en-GB"/>
              </w:rPr>
            </w:pPr>
            <w:r>
              <w:rPr>
                <w:rFonts w:ascii="Calibri" w:hAnsi="Calibri" w:cs="Calibri"/>
                <w:b/>
                <w:bCs/>
                <w:color w:val="000000"/>
                <w:sz w:val="16"/>
                <w:szCs w:val="16"/>
                <w:lang w:eastAsia="en-GB"/>
              </w:rPr>
              <w:t>CRITICAL</w:t>
            </w:r>
          </w:p>
        </w:tc>
        <w:tc>
          <w:tcPr>
            <w:tcW w:w="1136" w:type="dxa"/>
            <w:tcBorders>
              <w:top w:val="nil"/>
              <w:left w:val="nil"/>
              <w:bottom w:val="single" w:sz="8" w:space="0" w:color="auto"/>
              <w:right w:val="single" w:sz="8" w:space="0" w:color="auto"/>
            </w:tcBorders>
            <w:shd w:val="clear" w:color="000000" w:fill="FABF8F"/>
            <w:vAlign w:val="center"/>
            <w:hideMark/>
          </w:tcPr>
          <w:p w14:paraId="032FFA3F" w14:textId="77777777" w:rsidR="0045755E" w:rsidRPr="00D53878" w:rsidRDefault="0045755E" w:rsidP="002C501D">
            <w:pPr>
              <w:spacing w:line="240" w:lineRule="auto"/>
              <w:jc w:val="center"/>
              <w:rPr>
                <w:rFonts w:ascii="Calibri" w:hAnsi="Calibri" w:cs="Calibri"/>
                <w:color w:val="000000"/>
                <w:sz w:val="16"/>
                <w:szCs w:val="16"/>
                <w:lang w:eastAsia="en-GB"/>
              </w:rPr>
            </w:pPr>
            <w:r>
              <w:rPr>
                <w:rFonts w:ascii="Calibri" w:hAnsi="Calibri" w:cs="Calibri"/>
                <w:color w:val="000000"/>
                <w:sz w:val="16"/>
                <w:szCs w:val="16"/>
                <w:lang w:eastAsia="en-GB"/>
              </w:rPr>
              <w:t xml:space="preserve">15 </w:t>
            </w:r>
            <w:r w:rsidRPr="00D53878">
              <w:rPr>
                <w:rFonts w:ascii="Calibri" w:hAnsi="Calibri" w:cs="Calibri"/>
                <w:color w:val="000000"/>
                <w:sz w:val="16"/>
                <w:szCs w:val="16"/>
                <w:lang w:eastAsia="en-GB"/>
              </w:rPr>
              <w:t>min</w:t>
            </w:r>
          </w:p>
        </w:tc>
        <w:tc>
          <w:tcPr>
            <w:tcW w:w="1167" w:type="dxa"/>
            <w:tcBorders>
              <w:top w:val="nil"/>
              <w:left w:val="nil"/>
              <w:bottom w:val="single" w:sz="8" w:space="0" w:color="auto"/>
              <w:right w:val="single" w:sz="4" w:space="0" w:color="auto"/>
            </w:tcBorders>
            <w:shd w:val="clear" w:color="000000" w:fill="FABF8F"/>
            <w:vAlign w:val="center"/>
            <w:hideMark/>
          </w:tcPr>
          <w:p w14:paraId="629FE640" w14:textId="77777777" w:rsidR="0045755E" w:rsidRPr="00D53878" w:rsidRDefault="0045755E" w:rsidP="002C501D">
            <w:pPr>
              <w:spacing w:line="240" w:lineRule="auto"/>
              <w:jc w:val="center"/>
              <w:rPr>
                <w:rFonts w:ascii="Calibri" w:hAnsi="Calibri" w:cs="Calibri"/>
                <w:color w:val="000000"/>
                <w:sz w:val="16"/>
                <w:szCs w:val="16"/>
                <w:lang w:eastAsia="en-GB"/>
              </w:rPr>
            </w:pPr>
            <w:r w:rsidRPr="00D53878">
              <w:rPr>
                <w:rFonts w:ascii="Calibri" w:hAnsi="Calibri" w:cs="Calibri"/>
                <w:color w:val="000000"/>
                <w:sz w:val="16"/>
                <w:szCs w:val="16"/>
                <w:lang w:eastAsia="en-GB"/>
              </w:rPr>
              <w:t>14 hrs.</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2B511B44"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D53878">
              <w:rPr>
                <w:rFonts w:ascii="Calibri" w:hAnsi="Calibri" w:cs="Calibri"/>
                <w:color w:val="000000"/>
                <w:sz w:val="16"/>
                <w:szCs w:val="16"/>
                <w:lang w:eastAsia="en-GB"/>
              </w:rPr>
              <w:t>45CD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618FCD67" w14:textId="77777777" w:rsidR="0045755E" w:rsidRPr="00D53878" w:rsidRDefault="0045755E" w:rsidP="002C501D">
            <w:pPr>
              <w:spacing w:line="240" w:lineRule="auto"/>
              <w:jc w:val="center"/>
              <w:rPr>
                <w:rFonts w:ascii="Calibri" w:hAnsi="Calibri" w:cs="Calibri"/>
                <w:color w:val="000000"/>
                <w:sz w:val="16"/>
                <w:szCs w:val="16"/>
                <w:lang w:eastAsia="en-GB"/>
              </w:rPr>
            </w:pPr>
            <w:r w:rsidRPr="00D53878">
              <w:rPr>
                <w:rFonts w:ascii="Calibri" w:hAnsi="Calibri" w:cs="Calibri"/>
                <w:color w:val="000000"/>
                <w:sz w:val="16"/>
                <w:szCs w:val="16"/>
                <w:lang w:eastAsia="en-GB"/>
              </w:rPr>
              <w:t>60CD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64C7D01E"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D53878">
              <w:rPr>
                <w:rFonts w:ascii="Calibri" w:hAnsi="Calibri" w:cs="Calibri"/>
                <w:color w:val="000000"/>
                <w:sz w:val="16"/>
                <w:szCs w:val="16"/>
                <w:lang w:eastAsia="en-GB"/>
              </w:rPr>
              <w:t>90CD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6087F7B9"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AD6044">
              <w:rPr>
                <w:rFonts w:asciiTheme="minorHAnsi" w:hAnsiTheme="minorHAnsi" w:cstheme="minorHAnsi"/>
                <w:color w:val="000000"/>
                <w:sz w:val="16"/>
                <w:szCs w:val="16"/>
              </w:rPr>
              <w:t>90CD</w:t>
            </w:r>
          </w:p>
        </w:tc>
      </w:tr>
      <w:tr w:rsidR="0045755E" w:rsidRPr="00D53878" w14:paraId="6EE73F31" w14:textId="77777777" w:rsidTr="0045755E">
        <w:trPr>
          <w:trHeight w:val="468"/>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2A0E17D9" w14:textId="77777777" w:rsidR="0045755E" w:rsidRPr="00D53878" w:rsidRDefault="0045755E" w:rsidP="002C501D">
            <w:pPr>
              <w:spacing w:line="240" w:lineRule="auto"/>
              <w:jc w:val="center"/>
              <w:rPr>
                <w:rFonts w:ascii="Calibri" w:hAnsi="Calibri" w:cs="Calibri"/>
                <w:b/>
                <w:bCs/>
                <w:color w:val="000000"/>
                <w:sz w:val="16"/>
                <w:szCs w:val="16"/>
                <w:lang w:eastAsia="en-GB"/>
              </w:rPr>
            </w:pPr>
            <w:r>
              <w:rPr>
                <w:rFonts w:ascii="Calibri" w:hAnsi="Calibri" w:cs="Calibri"/>
                <w:b/>
                <w:bCs/>
                <w:color w:val="000000"/>
                <w:sz w:val="16"/>
                <w:szCs w:val="16"/>
                <w:lang w:eastAsia="en-GB"/>
              </w:rPr>
              <w:t>MAJOR</w:t>
            </w:r>
          </w:p>
        </w:tc>
        <w:tc>
          <w:tcPr>
            <w:tcW w:w="1136" w:type="dxa"/>
            <w:tcBorders>
              <w:top w:val="nil"/>
              <w:left w:val="nil"/>
              <w:bottom w:val="single" w:sz="8" w:space="0" w:color="auto"/>
              <w:right w:val="single" w:sz="8" w:space="0" w:color="auto"/>
            </w:tcBorders>
            <w:shd w:val="clear" w:color="000000" w:fill="FABF8F"/>
            <w:vAlign w:val="center"/>
            <w:hideMark/>
          </w:tcPr>
          <w:p w14:paraId="79B59DCB" w14:textId="77777777" w:rsidR="0045755E" w:rsidRPr="00D53878" w:rsidRDefault="0045755E" w:rsidP="002C501D">
            <w:pPr>
              <w:spacing w:line="240" w:lineRule="auto"/>
              <w:jc w:val="center"/>
              <w:rPr>
                <w:rFonts w:ascii="Calibri" w:hAnsi="Calibri" w:cs="Calibri"/>
                <w:color w:val="000000"/>
                <w:sz w:val="16"/>
                <w:szCs w:val="16"/>
                <w:lang w:eastAsia="en-GB"/>
              </w:rPr>
            </w:pPr>
            <w:r w:rsidRPr="00D53878">
              <w:rPr>
                <w:rFonts w:ascii="Calibri" w:hAnsi="Calibri" w:cs="Calibri"/>
                <w:color w:val="000000"/>
                <w:sz w:val="16"/>
                <w:szCs w:val="16"/>
                <w:lang w:eastAsia="en-GB"/>
              </w:rPr>
              <w:t>30 min</w:t>
            </w:r>
          </w:p>
        </w:tc>
        <w:tc>
          <w:tcPr>
            <w:tcW w:w="1167" w:type="dxa"/>
            <w:tcBorders>
              <w:top w:val="nil"/>
              <w:left w:val="nil"/>
              <w:bottom w:val="single" w:sz="8" w:space="0" w:color="auto"/>
              <w:right w:val="single" w:sz="4" w:space="0" w:color="auto"/>
            </w:tcBorders>
            <w:shd w:val="clear" w:color="000000" w:fill="FABF8F"/>
            <w:vAlign w:val="center"/>
            <w:hideMark/>
          </w:tcPr>
          <w:p w14:paraId="47737D44" w14:textId="77777777" w:rsidR="0045755E" w:rsidRPr="00D53878" w:rsidRDefault="0045755E" w:rsidP="002C501D">
            <w:pPr>
              <w:spacing w:line="240" w:lineRule="auto"/>
              <w:jc w:val="center"/>
              <w:rPr>
                <w:rFonts w:ascii="Calibri" w:hAnsi="Calibri" w:cs="Calibri"/>
                <w:color w:val="000000"/>
                <w:sz w:val="16"/>
                <w:szCs w:val="16"/>
                <w:lang w:eastAsia="en-GB"/>
              </w:rPr>
            </w:pPr>
            <w:r w:rsidRPr="00D53878">
              <w:rPr>
                <w:rFonts w:ascii="Calibri" w:hAnsi="Calibri" w:cs="Calibri"/>
                <w:color w:val="000000"/>
                <w:sz w:val="16"/>
                <w:szCs w:val="16"/>
                <w:lang w:eastAsia="en-GB"/>
              </w:rPr>
              <w:t>72 hrs.</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349971BF"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D53878">
              <w:rPr>
                <w:rFonts w:ascii="Calibri" w:hAnsi="Calibri" w:cs="Calibri"/>
                <w:color w:val="000000"/>
                <w:sz w:val="16"/>
                <w:szCs w:val="16"/>
                <w:lang w:eastAsia="en-GB"/>
              </w:rPr>
              <w:t>60CD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7DAD7045" w14:textId="77777777" w:rsidR="0045755E" w:rsidRPr="00D53878" w:rsidRDefault="0045755E" w:rsidP="002C501D">
            <w:pPr>
              <w:spacing w:line="240" w:lineRule="auto"/>
              <w:jc w:val="center"/>
              <w:rPr>
                <w:rFonts w:ascii="Calibri" w:hAnsi="Calibri" w:cs="Calibri"/>
                <w:color w:val="000000"/>
                <w:sz w:val="16"/>
                <w:szCs w:val="16"/>
                <w:lang w:eastAsia="en-GB"/>
              </w:rPr>
            </w:pPr>
            <w:r w:rsidRPr="00D53878">
              <w:rPr>
                <w:rFonts w:ascii="Calibri" w:hAnsi="Calibri" w:cs="Calibri"/>
                <w:color w:val="000000"/>
                <w:sz w:val="16"/>
                <w:szCs w:val="16"/>
                <w:lang w:eastAsia="en-GB"/>
              </w:rPr>
              <w:t>90CD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01B8F6A4"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D53878">
              <w:rPr>
                <w:rFonts w:ascii="Calibri" w:hAnsi="Calibri" w:cs="Calibri"/>
                <w:color w:val="000000"/>
                <w:sz w:val="16"/>
                <w:szCs w:val="16"/>
                <w:lang w:eastAsia="en-GB"/>
              </w:rPr>
              <w:t>120CD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2FDA9086"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AD6044">
              <w:rPr>
                <w:rFonts w:asciiTheme="minorHAnsi" w:hAnsiTheme="minorHAnsi" w:cstheme="minorHAnsi"/>
                <w:color w:val="000000"/>
                <w:sz w:val="16"/>
                <w:szCs w:val="16"/>
              </w:rPr>
              <w:t>120CD</w:t>
            </w:r>
          </w:p>
        </w:tc>
      </w:tr>
      <w:tr w:rsidR="0045755E" w:rsidRPr="00D53878" w14:paraId="62DEF1AC" w14:textId="77777777" w:rsidTr="0045755E">
        <w:trPr>
          <w:trHeight w:val="468"/>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44B405C3" w14:textId="77777777" w:rsidR="0045755E" w:rsidRPr="00D53878" w:rsidRDefault="0045755E" w:rsidP="002C501D">
            <w:pPr>
              <w:spacing w:line="240" w:lineRule="auto"/>
              <w:jc w:val="center"/>
              <w:rPr>
                <w:rFonts w:ascii="Calibri" w:hAnsi="Calibri" w:cs="Calibri"/>
                <w:b/>
                <w:bCs/>
                <w:color w:val="000000"/>
                <w:sz w:val="16"/>
                <w:szCs w:val="16"/>
                <w:lang w:eastAsia="en-GB"/>
              </w:rPr>
            </w:pPr>
            <w:r>
              <w:rPr>
                <w:rFonts w:ascii="Calibri" w:hAnsi="Calibri" w:cs="Calibri"/>
                <w:b/>
                <w:bCs/>
                <w:color w:val="000000"/>
                <w:sz w:val="16"/>
                <w:szCs w:val="16"/>
                <w:lang w:eastAsia="en-GB"/>
              </w:rPr>
              <w:t>MINOR</w:t>
            </w:r>
          </w:p>
        </w:tc>
        <w:tc>
          <w:tcPr>
            <w:tcW w:w="1136" w:type="dxa"/>
            <w:tcBorders>
              <w:top w:val="nil"/>
              <w:left w:val="nil"/>
              <w:bottom w:val="single" w:sz="8" w:space="0" w:color="auto"/>
              <w:right w:val="single" w:sz="8" w:space="0" w:color="auto"/>
            </w:tcBorders>
            <w:shd w:val="clear" w:color="000000" w:fill="FABF8F"/>
            <w:vAlign w:val="center"/>
            <w:hideMark/>
          </w:tcPr>
          <w:p w14:paraId="494DEA33" w14:textId="77777777" w:rsidR="0045755E" w:rsidRPr="00D53878" w:rsidRDefault="0045755E" w:rsidP="002C501D">
            <w:pPr>
              <w:spacing w:line="240" w:lineRule="auto"/>
              <w:jc w:val="center"/>
              <w:rPr>
                <w:rFonts w:ascii="Calibri" w:hAnsi="Calibri" w:cs="Calibri"/>
                <w:color w:val="000000"/>
                <w:sz w:val="16"/>
                <w:szCs w:val="16"/>
                <w:lang w:eastAsia="en-GB"/>
              </w:rPr>
            </w:pPr>
            <w:r w:rsidRPr="00D53878">
              <w:rPr>
                <w:rFonts w:ascii="Calibri" w:hAnsi="Calibri" w:cs="Calibri"/>
                <w:color w:val="000000"/>
                <w:sz w:val="16"/>
                <w:szCs w:val="16"/>
                <w:lang w:eastAsia="en-GB"/>
              </w:rPr>
              <w:t>1</w:t>
            </w:r>
            <w:r>
              <w:rPr>
                <w:rFonts w:ascii="Calibri" w:hAnsi="Calibri" w:cs="Calibri"/>
                <w:color w:val="000000"/>
                <w:sz w:val="16"/>
                <w:szCs w:val="16"/>
                <w:lang w:eastAsia="en-GB"/>
              </w:rPr>
              <w:t xml:space="preserve"> </w:t>
            </w:r>
            <w:r w:rsidRPr="00D53878">
              <w:rPr>
                <w:rFonts w:ascii="Calibri" w:hAnsi="Calibri" w:cs="Calibri"/>
                <w:color w:val="000000"/>
                <w:sz w:val="16"/>
                <w:szCs w:val="16"/>
                <w:lang w:eastAsia="en-GB"/>
              </w:rPr>
              <w:t>hr</w:t>
            </w:r>
          </w:p>
        </w:tc>
        <w:tc>
          <w:tcPr>
            <w:tcW w:w="1167" w:type="dxa"/>
            <w:tcBorders>
              <w:top w:val="nil"/>
              <w:left w:val="nil"/>
              <w:bottom w:val="single" w:sz="8" w:space="0" w:color="auto"/>
              <w:right w:val="single" w:sz="4" w:space="0" w:color="auto"/>
            </w:tcBorders>
            <w:shd w:val="clear" w:color="000000" w:fill="FABF8F"/>
            <w:vAlign w:val="center"/>
            <w:hideMark/>
          </w:tcPr>
          <w:p w14:paraId="4D1E70A2" w14:textId="77777777" w:rsidR="0045755E" w:rsidRPr="00D53878" w:rsidRDefault="0045755E" w:rsidP="002C501D">
            <w:pPr>
              <w:spacing w:line="240" w:lineRule="auto"/>
              <w:jc w:val="center"/>
              <w:rPr>
                <w:rFonts w:ascii="Calibri" w:hAnsi="Calibri" w:cs="Calibri"/>
                <w:color w:val="000000"/>
                <w:sz w:val="16"/>
                <w:szCs w:val="16"/>
                <w:lang w:eastAsia="en-GB"/>
              </w:rPr>
            </w:pPr>
            <w:r w:rsidRPr="00D53878">
              <w:rPr>
                <w:rFonts w:ascii="Calibri" w:hAnsi="Calibri" w:cs="Calibri"/>
                <w:color w:val="000000"/>
                <w:sz w:val="16"/>
                <w:szCs w:val="16"/>
                <w:lang w:eastAsia="en-GB"/>
              </w:rPr>
              <w:t>30 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23D3C2FB"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D53878">
              <w:rPr>
                <w:rFonts w:ascii="Calibri" w:hAnsi="Calibri" w:cs="Calibri"/>
                <w:color w:val="000000"/>
                <w:sz w:val="16"/>
                <w:szCs w:val="16"/>
                <w:lang w:eastAsia="en-GB"/>
              </w:rPr>
              <w:t>90CD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0DEBDFA5" w14:textId="77777777" w:rsidR="0045755E" w:rsidRPr="00D53878" w:rsidRDefault="0045755E" w:rsidP="002C501D">
            <w:pPr>
              <w:spacing w:line="240" w:lineRule="auto"/>
              <w:jc w:val="center"/>
              <w:rPr>
                <w:rFonts w:ascii="Calibri" w:hAnsi="Calibri" w:cs="Calibri"/>
                <w:color w:val="000000"/>
                <w:sz w:val="16"/>
                <w:szCs w:val="16"/>
                <w:lang w:eastAsia="en-GB"/>
              </w:rPr>
            </w:pPr>
            <w:r w:rsidRPr="00D53878">
              <w:rPr>
                <w:rFonts w:ascii="Calibri" w:hAnsi="Calibri" w:cs="Calibri"/>
                <w:color w:val="000000"/>
                <w:sz w:val="16"/>
                <w:szCs w:val="16"/>
                <w:lang w:eastAsia="en-GB"/>
              </w:rPr>
              <w:t>120CD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2CEF62DB"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D53878">
              <w:rPr>
                <w:rFonts w:ascii="Calibri" w:hAnsi="Calibri" w:cs="Calibri"/>
                <w:color w:val="000000"/>
                <w:sz w:val="16"/>
                <w:szCs w:val="16"/>
                <w:lang w:eastAsia="en-GB"/>
              </w:rPr>
              <w:t>150CD</w:t>
            </w:r>
          </w:p>
        </w:tc>
        <w:tc>
          <w:tcPr>
            <w:tcW w:w="1413" w:type="dxa"/>
            <w:tcBorders>
              <w:top w:val="single" w:sz="4" w:space="0" w:color="auto"/>
              <w:left w:val="single" w:sz="4" w:space="0" w:color="auto"/>
              <w:bottom w:val="single" w:sz="4" w:space="0" w:color="auto"/>
              <w:right w:val="single" w:sz="4" w:space="0" w:color="auto"/>
            </w:tcBorders>
            <w:shd w:val="clear" w:color="000000" w:fill="C5D9F1"/>
            <w:vAlign w:val="center"/>
          </w:tcPr>
          <w:p w14:paraId="76B041F3" w14:textId="77777777" w:rsidR="0045755E" w:rsidRPr="00D53878" w:rsidRDefault="0045755E" w:rsidP="002C501D">
            <w:pPr>
              <w:spacing w:line="240" w:lineRule="auto"/>
              <w:jc w:val="center"/>
              <w:rPr>
                <w:rFonts w:ascii="Calibri" w:hAnsi="Calibri" w:cs="Calibri"/>
                <w:i/>
                <w:iCs/>
                <w:color w:val="963634"/>
                <w:sz w:val="16"/>
                <w:szCs w:val="16"/>
                <w:lang w:eastAsia="en-GB"/>
              </w:rPr>
            </w:pPr>
            <w:r w:rsidRPr="00AD6044">
              <w:rPr>
                <w:rFonts w:asciiTheme="minorHAnsi" w:hAnsiTheme="minorHAnsi" w:cstheme="minorHAnsi"/>
                <w:color w:val="000000"/>
                <w:sz w:val="16"/>
                <w:szCs w:val="16"/>
              </w:rPr>
              <w:t>Next Release</w:t>
            </w:r>
          </w:p>
        </w:tc>
      </w:tr>
    </w:tbl>
    <w:p w14:paraId="78B63771" w14:textId="77777777" w:rsidR="00D54472" w:rsidRPr="00AB0371" w:rsidRDefault="00D54472" w:rsidP="00D54472">
      <w:pPr>
        <w:rPr>
          <w:b/>
        </w:rPr>
      </w:pPr>
    </w:p>
    <w:p w14:paraId="0179E9F5" w14:textId="77777777" w:rsidR="00D54472" w:rsidRPr="003204C0" w:rsidRDefault="00D54472" w:rsidP="00D54472">
      <w:pPr>
        <w:spacing w:line="240" w:lineRule="auto"/>
        <w:jc w:val="left"/>
        <w:rPr>
          <w:rFonts w:asciiTheme="minorHAnsi" w:hAnsiTheme="minorHAnsi" w:cstheme="minorHAnsi"/>
          <w:sz w:val="16"/>
          <w:szCs w:val="16"/>
        </w:rPr>
      </w:pPr>
      <w:r w:rsidRPr="003204C0">
        <w:rPr>
          <w:rFonts w:asciiTheme="minorHAnsi" w:hAnsiTheme="minorHAnsi" w:cstheme="minorHAnsi"/>
          <w:sz w:val="16"/>
          <w:szCs w:val="16"/>
        </w:rPr>
        <w:t>CD = Calendar Days</w:t>
      </w:r>
    </w:p>
    <w:p w14:paraId="3D1111E1" w14:textId="77777777" w:rsidR="00D54472" w:rsidRPr="003204C0" w:rsidRDefault="00D54472" w:rsidP="00D54472">
      <w:pPr>
        <w:spacing w:line="240" w:lineRule="auto"/>
        <w:jc w:val="left"/>
        <w:rPr>
          <w:rFonts w:asciiTheme="minorHAnsi" w:hAnsiTheme="minorHAnsi" w:cstheme="minorHAnsi"/>
          <w:sz w:val="16"/>
          <w:szCs w:val="16"/>
        </w:rPr>
      </w:pPr>
      <w:r w:rsidRPr="003204C0">
        <w:rPr>
          <w:rFonts w:asciiTheme="minorHAnsi" w:hAnsiTheme="minorHAnsi" w:cstheme="minorHAnsi"/>
          <w:sz w:val="16"/>
          <w:szCs w:val="16"/>
        </w:rPr>
        <w:t>WD =Working Days</w:t>
      </w:r>
    </w:p>
    <w:p w14:paraId="372242CB" w14:textId="42CF03E5" w:rsidR="00D54472" w:rsidRDefault="00D54472" w:rsidP="00D54472">
      <w:r>
        <w:t>Exception:</w:t>
      </w:r>
    </w:p>
    <w:p w14:paraId="1AD547E1" w14:textId="0591CE96" w:rsidR="00D54472" w:rsidRDefault="00D54472" w:rsidP="009B1518">
      <w:pPr>
        <w:pStyle w:val="ListParagraph"/>
        <w:numPr>
          <w:ilvl w:val="0"/>
          <w:numId w:val="62"/>
        </w:numPr>
      </w:pPr>
      <w:r>
        <w:t>Where there is a dependency on SIEM Vendor to provide fix</w:t>
      </w:r>
    </w:p>
    <w:p w14:paraId="6F1F3D5B" w14:textId="14681E00" w:rsidR="00D54472" w:rsidRDefault="00D54472" w:rsidP="009B1518">
      <w:pPr>
        <w:pStyle w:val="ListParagraph"/>
        <w:numPr>
          <w:ilvl w:val="0"/>
          <w:numId w:val="62"/>
        </w:numPr>
      </w:pPr>
      <w:r>
        <w:t>Platform Availability as VM Infrastructure is not under Cognizant Scope.</w:t>
      </w:r>
    </w:p>
    <w:p w14:paraId="7953A589" w14:textId="1D108735" w:rsidR="002F3963" w:rsidRPr="00D54472" w:rsidRDefault="002F3963" w:rsidP="009B1518">
      <w:pPr>
        <w:pStyle w:val="ListParagraph"/>
        <w:numPr>
          <w:ilvl w:val="0"/>
          <w:numId w:val="62"/>
        </w:numPr>
      </w:pPr>
      <w:r>
        <w:t>Availability of backup configurations</w:t>
      </w:r>
    </w:p>
    <w:p w14:paraId="464A4FA0" w14:textId="77777777" w:rsidR="007A667A" w:rsidRPr="00CF0FF7" w:rsidRDefault="007A667A" w:rsidP="003F73C8">
      <w:pPr>
        <w:rPr>
          <w:rFonts w:cs="Arial"/>
        </w:rPr>
      </w:pPr>
    </w:p>
    <w:p w14:paraId="7E3C1940" w14:textId="73B6D6F5" w:rsidR="00AC79AF" w:rsidRPr="00CF0FF7" w:rsidRDefault="00D718D1" w:rsidP="007A667A">
      <w:pPr>
        <w:pStyle w:val="Heading1"/>
      </w:pPr>
      <w:bookmarkStart w:id="58" w:name="_Toc477381645"/>
      <w:bookmarkStart w:id="59" w:name="_Toc525118875"/>
      <w:r>
        <w:t>6.0</w:t>
      </w:r>
      <w:r>
        <w:tab/>
      </w:r>
      <w:r w:rsidR="00AC79AF" w:rsidRPr="00CF0FF7">
        <w:t xml:space="preserve">Risk </w:t>
      </w:r>
      <w:bookmarkEnd w:id="58"/>
      <w:r w:rsidR="007A667A" w:rsidRPr="00CF0FF7">
        <w:t>&amp; MITIGATION</w:t>
      </w:r>
      <w:bookmarkEnd w:id="59"/>
    </w:p>
    <w:p w14:paraId="62A19513" w14:textId="0D6969B8" w:rsidR="00AC79AF" w:rsidRPr="00CF0FF7" w:rsidRDefault="00AC79AF" w:rsidP="00AC79AF">
      <w:pPr>
        <w:rPr>
          <w:rFonts w:cs="Arial"/>
        </w:rPr>
      </w:pPr>
      <w:r w:rsidRPr="00CF0FF7">
        <w:rPr>
          <w:rFonts w:cs="Arial"/>
        </w:rPr>
        <w:t xml:space="preserve">Cognizant shall perform Risk Management as a continual activity to identify risks, access and discuss with </w:t>
      </w:r>
      <w:r w:rsidR="00B46A90">
        <w:rPr>
          <w:rFonts w:cs="Arial"/>
        </w:rPr>
        <w:t xml:space="preserve">Telefonica </w:t>
      </w:r>
      <w:r w:rsidRPr="00CF0FF7">
        <w:rPr>
          <w:rFonts w:cs="Arial"/>
        </w:rPr>
        <w:t>to mutually agree for a response and recommend the mitigation strategies.</w:t>
      </w:r>
    </w:p>
    <w:p w14:paraId="6BE0D83C" w14:textId="77777777" w:rsidR="00AC79AF" w:rsidRPr="00CF0FF7" w:rsidRDefault="00AC79AF" w:rsidP="00AC79AF">
      <w:pPr>
        <w:rPr>
          <w:rFonts w:cs="Arial"/>
        </w:rPr>
      </w:pPr>
      <w:r w:rsidRPr="00CF0FF7">
        <w:rPr>
          <w:rFonts w:cs="Arial"/>
        </w:rPr>
        <w:t>Cognizant shall also report all risks as and when identified.</w:t>
      </w:r>
    </w:p>
    <w:p w14:paraId="2BD469F0" w14:textId="77777777" w:rsidR="00AC79AF" w:rsidRPr="00CF0FF7" w:rsidRDefault="00AC79AF" w:rsidP="00AC79AF">
      <w:pPr>
        <w:rPr>
          <w:rFonts w:cs="Arial"/>
        </w:rPr>
      </w:pPr>
    </w:p>
    <w:tbl>
      <w:tblPr>
        <w:tblW w:w="10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20"/>
        <w:gridCol w:w="1530"/>
        <w:gridCol w:w="2250"/>
        <w:gridCol w:w="2910"/>
      </w:tblGrid>
      <w:tr w:rsidR="00AC79AF" w:rsidRPr="00CF0FF7" w14:paraId="30A6CDCF" w14:textId="77777777" w:rsidTr="00AC79AF">
        <w:trPr>
          <w:trHeight w:val="556"/>
          <w:jc w:val="center"/>
        </w:trPr>
        <w:tc>
          <w:tcPr>
            <w:tcW w:w="3320" w:type="dxa"/>
            <w:tcBorders>
              <w:right w:val="single" w:sz="4" w:space="0" w:color="FFFFFF" w:themeColor="background1"/>
            </w:tcBorders>
            <w:shd w:val="clear" w:color="auto" w:fill="002060"/>
            <w:tcMar>
              <w:top w:w="0" w:type="dxa"/>
              <w:left w:w="108" w:type="dxa"/>
              <w:bottom w:w="0" w:type="dxa"/>
              <w:right w:w="108" w:type="dxa"/>
            </w:tcMar>
            <w:vAlign w:val="center"/>
            <w:hideMark/>
          </w:tcPr>
          <w:p w14:paraId="0EF0E4A5" w14:textId="77777777" w:rsidR="00AC79AF" w:rsidRPr="00CF0FF7" w:rsidRDefault="00AC79AF" w:rsidP="00AC79AF">
            <w:pPr>
              <w:pStyle w:val="TableText"/>
              <w:jc w:val="center"/>
              <w:rPr>
                <w:rFonts w:cs="Arial"/>
                <w:sz w:val="22"/>
                <w:szCs w:val="22"/>
                <w:lang w:val="en-GB"/>
              </w:rPr>
            </w:pPr>
            <w:r w:rsidRPr="00CF0FF7">
              <w:rPr>
                <w:rStyle w:val="Strong"/>
                <w:rFonts w:eastAsiaTheme="majorEastAsia" w:cs="Arial"/>
                <w:b w:val="0"/>
                <w:color w:val="auto"/>
                <w:sz w:val="22"/>
                <w:szCs w:val="22"/>
                <w:lang w:val="en-GB"/>
              </w:rPr>
              <w:t>Identified Risk</w:t>
            </w:r>
          </w:p>
        </w:tc>
        <w:tc>
          <w:tcPr>
            <w:tcW w:w="1530" w:type="dxa"/>
            <w:tcBorders>
              <w:left w:val="single" w:sz="4" w:space="0" w:color="FFFFFF" w:themeColor="background1"/>
              <w:right w:val="single" w:sz="4" w:space="0" w:color="FFFFFF" w:themeColor="background1"/>
            </w:tcBorders>
            <w:shd w:val="clear" w:color="auto" w:fill="002060"/>
            <w:tcMar>
              <w:top w:w="0" w:type="dxa"/>
              <w:left w:w="108" w:type="dxa"/>
              <w:bottom w:w="0" w:type="dxa"/>
              <w:right w:w="108" w:type="dxa"/>
            </w:tcMar>
            <w:vAlign w:val="center"/>
            <w:hideMark/>
          </w:tcPr>
          <w:p w14:paraId="4A805A38" w14:textId="77777777" w:rsidR="00AC79AF" w:rsidRPr="009C32FB" w:rsidRDefault="00AC79AF" w:rsidP="00AC79AF">
            <w:pPr>
              <w:pStyle w:val="TableText"/>
              <w:jc w:val="center"/>
              <w:rPr>
                <w:rStyle w:val="Strong"/>
                <w:rFonts w:eastAsiaTheme="majorEastAsia"/>
                <w:color w:val="auto"/>
              </w:rPr>
            </w:pPr>
            <w:r w:rsidRPr="00CF0FF7">
              <w:rPr>
                <w:rStyle w:val="Strong"/>
                <w:rFonts w:eastAsiaTheme="majorEastAsia" w:cs="Arial"/>
                <w:b w:val="0"/>
                <w:color w:val="auto"/>
                <w:sz w:val="22"/>
                <w:szCs w:val="22"/>
                <w:lang w:val="en-GB"/>
              </w:rPr>
              <w:t>Impact of Risk</w:t>
            </w:r>
          </w:p>
        </w:tc>
        <w:tc>
          <w:tcPr>
            <w:tcW w:w="2250" w:type="dxa"/>
            <w:tcBorders>
              <w:left w:val="single" w:sz="4" w:space="0" w:color="FFFFFF" w:themeColor="background1"/>
              <w:right w:val="single" w:sz="4" w:space="0" w:color="FFFFFF" w:themeColor="background1"/>
            </w:tcBorders>
            <w:shd w:val="clear" w:color="auto" w:fill="002060"/>
            <w:tcMar>
              <w:top w:w="0" w:type="dxa"/>
              <w:left w:w="108" w:type="dxa"/>
              <w:bottom w:w="0" w:type="dxa"/>
              <w:right w:w="108" w:type="dxa"/>
            </w:tcMar>
            <w:vAlign w:val="center"/>
            <w:hideMark/>
          </w:tcPr>
          <w:p w14:paraId="3911ECBD" w14:textId="77777777" w:rsidR="00AC79AF" w:rsidRPr="009C32FB" w:rsidRDefault="00AC79AF" w:rsidP="00AC79AF">
            <w:pPr>
              <w:pStyle w:val="TableText"/>
              <w:jc w:val="center"/>
              <w:rPr>
                <w:rStyle w:val="Strong"/>
                <w:rFonts w:eastAsiaTheme="majorEastAsia"/>
                <w:color w:val="auto"/>
              </w:rPr>
            </w:pPr>
            <w:r w:rsidRPr="009C32FB">
              <w:rPr>
                <w:rStyle w:val="Strong"/>
                <w:rFonts w:eastAsiaTheme="majorEastAsia"/>
                <w:color w:val="auto"/>
              </w:rPr>
              <w:t>Likelihood of Risk occurrence</w:t>
            </w:r>
          </w:p>
        </w:tc>
        <w:tc>
          <w:tcPr>
            <w:tcW w:w="2910" w:type="dxa"/>
            <w:tcBorders>
              <w:left w:val="single" w:sz="4" w:space="0" w:color="FFFFFF" w:themeColor="background1"/>
            </w:tcBorders>
            <w:shd w:val="clear" w:color="auto" w:fill="002060"/>
            <w:tcMar>
              <w:top w:w="0" w:type="dxa"/>
              <w:left w:w="108" w:type="dxa"/>
              <w:bottom w:w="0" w:type="dxa"/>
              <w:right w:w="108" w:type="dxa"/>
            </w:tcMar>
            <w:vAlign w:val="center"/>
            <w:hideMark/>
          </w:tcPr>
          <w:p w14:paraId="7FB3D2B1" w14:textId="77777777" w:rsidR="00AC79AF" w:rsidRPr="009C32FB" w:rsidRDefault="00AC79AF" w:rsidP="00AC79AF">
            <w:pPr>
              <w:pStyle w:val="TableText"/>
              <w:jc w:val="center"/>
              <w:rPr>
                <w:rStyle w:val="Strong"/>
                <w:rFonts w:eastAsiaTheme="majorEastAsia"/>
                <w:color w:val="auto"/>
              </w:rPr>
            </w:pPr>
            <w:r w:rsidRPr="009C32FB">
              <w:rPr>
                <w:rStyle w:val="Strong"/>
                <w:rFonts w:eastAsiaTheme="majorEastAsia"/>
                <w:color w:val="auto"/>
              </w:rPr>
              <w:t>Mitigation</w:t>
            </w:r>
          </w:p>
        </w:tc>
      </w:tr>
      <w:tr w:rsidR="00AC79AF" w:rsidRPr="00CF0FF7" w14:paraId="39D7272B" w14:textId="77777777" w:rsidTr="00AC79AF">
        <w:trPr>
          <w:trHeight w:val="337"/>
          <w:jc w:val="center"/>
        </w:trPr>
        <w:tc>
          <w:tcPr>
            <w:tcW w:w="3320" w:type="dxa"/>
            <w:shd w:val="clear" w:color="auto" w:fill="auto"/>
            <w:tcMar>
              <w:top w:w="0" w:type="dxa"/>
              <w:left w:w="108" w:type="dxa"/>
              <w:bottom w:w="0" w:type="dxa"/>
              <w:right w:w="108" w:type="dxa"/>
            </w:tcMar>
            <w:vAlign w:val="center"/>
            <w:hideMark/>
          </w:tcPr>
          <w:p w14:paraId="0A323B45" w14:textId="77777777" w:rsidR="00AC79AF" w:rsidRPr="00CF0FF7" w:rsidRDefault="00AC79AF" w:rsidP="00AC79AF">
            <w:pPr>
              <w:pStyle w:val="TableText"/>
              <w:jc w:val="both"/>
              <w:rPr>
                <w:rFonts w:cs="Arial"/>
                <w:lang w:val="en-GB"/>
              </w:rPr>
            </w:pPr>
            <w:r w:rsidRPr="00CF0FF7">
              <w:rPr>
                <w:rFonts w:cs="Arial"/>
                <w:lang w:val="en-GB"/>
              </w:rPr>
              <w:t>Network Connection – IT Infra</w:t>
            </w:r>
          </w:p>
        </w:tc>
        <w:tc>
          <w:tcPr>
            <w:tcW w:w="1530" w:type="dxa"/>
            <w:shd w:val="clear" w:color="auto" w:fill="auto"/>
            <w:tcMar>
              <w:top w:w="0" w:type="dxa"/>
              <w:left w:w="108" w:type="dxa"/>
              <w:bottom w:w="0" w:type="dxa"/>
              <w:right w:w="108" w:type="dxa"/>
            </w:tcMar>
            <w:vAlign w:val="center"/>
            <w:hideMark/>
          </w:tcPr>
          <w:p w14:paraId="44187AF7" w14:textId="77777777" w:rsidR="00AC79AF" w:rsidRPr="00CF0FF7" w:rsidRDefault="00AC79AF" w:rsidP="00AC79AF">
            <w:pPr>
              <w:pStyle w:val="TableText"/>
              <w:jc w:val="both"/>
              <w:rPr>
                <w:rFonts w:cs="Arial"/>
                <w:lang w:val="en-GB"/>
              </w:rPr>
            </w:pPr>
            <w:r w:rsidRPr="00CF0FF7">
              <w:rPr>
                <w:rFonts w:cs="Arial"/>
                <w:lang w:val="en-GB"/>
              </w:rPr>
              <w:t>Medium</w:t>
            </w:r>
          </w:p>
        </w:tc>
        <w:tc>
          <w:tcPr>
            <w:tcW w:w="2250" w:type="dxa"/>
            <w:shd w:val="clear" w:color="auto" w:fill="auto"/>
            <w:tcMar>
              <w:top w:w="0" w:type="dxa"/>
              <w:left w:w="108" w:type="dxa"/>
              <w:bottom w:w="0" w:type="dxa"/>
              <w:right w:w="108" w:type="dxa"/>
            </w:tcMar>
            <w:vAlign w:val="center"/>
            <w:hideMark/>
          </w:tcPr>
          <w:p w14:paraId="7A3238B5" w14:textId="77777777" w:rsidR="00AC79AF" w:rsidRPr="00CF0FF7" w:rsidRDefault="00AC79AF" w:rsidP="00AC79AF">
            <w:pPr>
              <w:pStyle w:val="TableText"/>
              <w:jc w:val="both"/>
              <w:rPr>
                <w:rFonts w:cs="Arial"/>
                <w:lang w:val="en-GB"/>
              </w:rPr>
            </w:pPr>
            <w:r w:rsidRPr="00CF0FF7">
              <w:rPr>
                <w:rFonts w:cs="Arial"/>
                <w:lang w:val="en-GB"/>
              </w:rPr>
              <w:t>Connection timeout, Latency &amp; Intermittent connection</w:t>
            </w:r>
          </w:p>
        </w:tc>
        <w:tc>
          <w:tcPr>
            <w:tcW w:w="2910" w:type="dxa"/>
            <w:shd w:val="clear" w:color="auto" w:fill="auto"/>
            <w:tcMar>
              <w:top w:w="0" w:type="dxa"/>
              <w:left w:w="108" w:type="dxa"/>
              <w:bottom w:w="0" w:type="dxa"/>
              <w:right w:w="108" w:type="dxa"/>
            </w:tcMar>
            <w:vAlign w:val="center"/>
            <w:hideMark/>
          </w:tcPr>
          <w:p w14:paraId="73B675EE" w14:textId="77777777" w:rsidR="00AC79AF" w:rsidRPr="00CF0FF7" w:rsidRDefault="00AC79AF" w:rsidP="00AC79AF">
            <w:pPr>
              <w:pStyle w:val="TableText"/>
              <w:jc w:val="both"/>
              <w:rPr>
                <w:rFonts w:cs="Arial"/>
                <w:lang w:val="en-GB"/>
              </w:rPr>
            </w:pPr>
            <w:r w:rsidRPr="00CF0FF7">
              <w:rPr>
                <w:rFonts w:cs="Arial"/>
                <w:lang w:val="en-GB"/>
              </w:rPr>
              <w:t>Redundancy link, High Bandwidth</w:t>
            </w:r>
          </w:p>
        </w:tc>
      </w:tr>
      <w:tr w:rsidR="00AC79AF" w:rsidRPr="00CF0FF7" w14:paraId="53D5625E" w14:textId="77777777" w:rsidTr="00AC79AF">
        <w:trPr>
          <w:trHeight w:val="337"/>
          <w:jc w:val="center"/>
        </w:trPr>
        <w:tc>
          <w:tcPr>
            <w:tcW w:w="3320" w:type="dxa"/>
            <w:shd w:val="clear" w:color="auto" w:fill="auto"/>
            <w:tcMar>
              <w:top w:w="0" w:type="dxa"/>
              <w:left w:w="108" w:type="dxa"/>
              <w:bottom w:w="0" w:type="dxa"/>
              <w:right w:w="108" w:type="dxa"/>
            </w:tcMar>
            <w:vAlign w:val="center"/>
            <w:hideMark/>
          </w:tcPr>
          <w:p w14:paraId="0E067244" w14:textId="77777777" w:rsidR="00AC79AF" w:rsidRPr="00CF0FF7" w:rsidRDefault="00AC79AF" w:rsidP="00AC79AF">
            <w:pPr>
              <w:pStyle w:val="TableText"/>
              <w:jc w:val="both"/>
              <w:rPr>
                <w:rFonts w:cs="Arial"/>
                <w:lang w:val="en-GB"/>
              </w:rPr>
            </w:pPr>
            <w:r w:rsidRPr="00CF0FF7">
              <w:rPr>
                <w:rFonts w:cs="Arial"/>
                <w:lang w:val="en-GB"/>
              </w:rPr>
              <w:t>Event Source Integration</w:t>
            </w:r>
          </w:p>
        </w:tc>
        <w:tc>
          <w:tcPr>
            <w:tcW w:w="1530" w:type="dxa"/>
            <w:shd w:val="clear" w:color="auto" w:fill="auto"/>
            <w:tcMar>
              <w:top w:w="0" w:type="dxa"/>
              <w:left w:w="108" w:type="dxa"/>
              <w:bottom w:w="0" w:type="dxa"/>
              <w:right w:w="108" w:type="dxa"/>
            </w:tcMar>
            <w:vAlign w:val="center"/>
            <w:hideMark/>
          </w:tcPr>
          <w:p w14:paraId="285A65C8" w14:textId="77777777" w:rsidR="00AC79AF" w:rsidRPr="00CF0FF7" w:rsidRDefault="00AC79AF" w:rsidP="00AC79AF">
            <w:pPr>
              <w:pStyle w:val="TableText"/>
              <w:jc w:val="both"/>
              <w:rPr>
                <w:rFonts w:cs="Arial"/>
                <w:lang w:val="en-GB"/>
              </w:rPr>
            </w:pPr>
            <w:r w:rsidRPr="00CF0FF7">
              <w:rPr>
                <w:rFonts w:cs="Arial"/>
                <w:lang w:val="en-GB"/>
              </w:rPr>
              <w:t>Low</w:t>
            </w:r>
          </w:p>
        </w:tc>
        <w:tc>
          <w:tcPr>
            <w:tcW w:w="2250" w:type="dxa"/>
            <w:shd w:val="clear" w:color="auto" w:fill="auto"/>
            <w:tcMar>
              <w:top w:w="0" w:type="dxa"/>
              <w:left w:w="108" w:type="dxa"/>
              <w:bottom w:w="0" w:type="dxa"/>
              <w:right w:w="108" w:type="dxa"/>
            </w:tcMar>
            <w:vAlign w:val="center"/>
            <w:hideMark/>
          </w:tcPr>
          <w:p w14:paraId="2EFF83A6" w14:textId="77777777" w:rsidR="00AC79AF" w:rsidRPr="00CF0FF7" w:rsidRDefault="00AC79AF" w:rsidP="00AC79AF">
            <w:pPr>
              <w:pStyle w:val="TableText"/>
              <w:jc w:val="both"/>
              <w:rPr>
                <w:rFonts w:cs="Arial"/>
                <w:lang w:val="en-GB"/>
              </w:rPr>
            </w:pPr>
            <w:r w:rsidRPr="00CF0FF7">
              <w:rPr>
                <w:rFonts w:cs="Arial"/>
                <w:lang w:val="en-GB"/>
              </w:rPr>
              <w:t>Non-availability of SME</w:t>
            </w:r>
          </w:p>
        </w:tc>
        <w:tc>
          <w:tcPr>
            <w:tcW w:w="2910" w:type="dxa"/>
            <w:shd w:val="clear" w:color="auto" w:fill="auto"/>
            <w:tcMar>
              <w:top w:w="0" w:type="dxa"/>
              <w:left w:w="108" w:type="dxa"/>
              <w:bottom w:w="0" w:type="dxa"/>
              <w:right w:w="108" w:type="dxa"/>
            </w:tcMar>
            <w:vAlign w:val="center"/>
            <w:hideMark/>
          </w:tcPr>
          <w:p w14:paraId="1B6A308D" w14:textId="77777777" w:rsidR="00AC79AF" w:rsidRPr="00CF0FF7" w:rsidRDefault="00AC79AF" w:rsidP="00AC79AF">
            <w:pPr>
              <w:pStyle w:val="TableText"/>
              <w:jc w:val="both"/>
              <w:rPr>
                <w:rFonts w:cs="Arial"/>
                <w:lang w:val="en-GB"/>
              </w:rPr>
            </w:pPr>
            <w:r w:rsidRPr="00CF0FF7">
              <w:rPr>
                <w:rFonts w:cs="Arial"/>
                <w:lang w:val="en-GB"/>
              </w:rPr>
              <w:t>Advance notification / Calendar blocking</w:t>
            </w:r>
          </w:p>
        </w:tc>
      </w:tr>
      <w:tr w:rsidR="00AC79AF" w:rsidRPr="00CF0FF7" w14:paraId="3B1981AC" w14:textId="77777777" w:rsidTr="00AC79AF">
        <w:trPr>
          <w:trHeight w:val="337"/>
          <w:jc w:val="center"/>
        </w:trPr>
        <w:tc>
          <w:tcPr>
            <w:tcW w:w="3320" w:type="dxa"/>
            <w:shd w:val="clear" w:color="auto" w:fill="auto"/>
            <w:tcMar>
              <w:top w:w="0" w:type="dxa"/>
              <w:left w:w="108" w:type="dxa"/>
              <w:bottom w:w="0" w:type="dxa"/>
              <w:right w:w="108" w:type="dxa"/>
            </w:tcMar>
            <w:vAlign w:val="center"/>
            <w:hideMark/>
          </w:tcPr>
          <w:p w14:paraId="3C2BA57D" w14:textId="77777777" w:rsidR="00AC79AF" w:rsidRPr="00CF0FF7" w:rsidRDefault="00AC79AF" w:rsidP="00AC79AF">
            <w:pPr>
              <w:pStyle w:val="TableText"/>
              <w:jc w:val="both"/>
              <w:rPr>
                <w:rFonts w:cs="Arial"/>
                <w:lang w:val="en-GB"/>
              </w:rPr>
            </w:pPr>
            <w:r w:rsidRPr="00CF0FF7">
              <w:rPr>
                <w:rFonts w:cs="Arial"/>
                <w:lang w:val="en-GB"/>
              </w:rPr>
              <w:t>Event Source Integration</w:t>
            </w:r>
          </w:p>
        </w:tc>
        <w:tc>
          <w:tcPr>
            <w:tcW w:w="1530" w:type="dxa"/>
            <w:shd w:val="clear" w:color="auto" w:fill="auto"/>
            <w:tcMar>
              <w:top w:w="0" w:type="dxa"/>
              <w:left w:w="108" w:type="dxa"/>
              <w:bottom w:w="0" w:type="dxa"/>
              <w:right w:w="108" w:type="dxa"/>
            </w:tcMar>
            <w:vAlign w:val="center"/>
            <w:hideMark/>
          </w:tcPr>
          <w:p w14:paraId="7178711E" w14:textId="77777777" w:rsidR="00AC79AF" w:rsidRPr="00CF0FF7" w:rsidRDefault="00AC79AF" w:rsidP="00AC79AF">
            <w:pPr>
              <w:pStyle w:val="TableText"/>
              <w:jc w:val="both"/>
              <w:rPr>
                <w:rFonts w:cs="Arial"/>
                <w:lang w:val="en-GB"/>
              </w:rPr>
            </w:pPr>
            <w:r w:rsidRPr="00CF0FF7">
              <w:rPr>
                <w:rFonts w:cs="Arial"/>
                <w:lang w:val="en-GB"/>
              </w:rPr>
              <w:t>Low</w:t>
            </w:r>
          </w:p>
        </w:tc>
        <w:tc>
          <w:tcPr>
            <w:tcW w:w="2250" w:type="dxa"/>
            <w:shd w:val="clear" w:color="auto" w:fill="auto"/>
            <w:tcMar>
              <w:top w:w="0" w:type="dxa"/>
              <w:left w:w="108" w:type="dxa"/>
              <w:bottom w:w="0" w:type="dxa"/>
              <w:right w:w="108" w:type="dxa"/>
            </w:tcMar>
            <w:vAlign w:val="center"/>
            <w:hideMark/>
          </w:tcPr>
          <w:p w14:paraId="34987B65" w14:textId="77777777" w:rsidR="00AC79AF" w:rsidRPr="00CF0FF7" w:rsidRDefault="00AC79AF" w:rsidP="00AC79AF">
            <w:pPr>
              <w:pStyle w:val="TableText"/>
              <w:jc w:val="both"/>
              <w:rPr>
                <w:rFonts w:cs="Arial"/>
                <w:lang w:val="en-GB"/>
              </w:rPr>
            </w:pPr>
            <w:r w:rsidRPr="00CF0FF7">
              <w:rPr>
                <w:rFonts w:cs="Arial"/>
                <w:lang w:val="en-GB"/>
              </w:rPr>
              <w:t>Non-support event Sources</w:t>
            </w:r>
          </w:p>
        </w:tc>
        <w:tc>
          <w:tcPr>
            <w:tcW w:w="2910" w:type="dxa"/>
            <w:shd w:val="clear" w:color="auto" w:fill="auto"/>
            <w:tcMar>
              <w:top w:w="0" w:type="dxa"/>
              <w:left w:w="108" w:type="dxa"/>
              <w:bottom w:w="0" w:type="dxa"/>
              <w:right w:w="108" w:type="dxa"/>
            </w:tcMar>
            <w:vAlign w:val="center"/>
            <w:hideMark/>
          </w:tcPr>
          <w:p w14:paraId="58C28FF5" w14:textId="0276C899" w:rsidR="00AC79AF" w:rsidRPr="00CF0FF7" w:rsidRDefault="00AC79AF" w:rsidP="002F3963">
            <w:pPr>
              <w:pStyle w:val="TableText"/>
              <w:jc w:val="both"/>
              <w:rPr>
                <w:rFonts w:cs="Arial"/>
                <w:lang w:val="en-GB"/>
              </w:rPr>
            </w:pPr>
            <w:r w:rsidRPr="00CF0FF7">
              <w:rPr>
                <w:rFonts w:cs="Arial"/>
                <w:lang w:val="en-GB"/>
              </w:rPr>
              <w:t xml:space="preserve">Develop a custom parser </w:t>
            </w:r>
          </w:p>
        </w:tc>
      </w:tr>
      <w:tr w:rsidR="00AC79AF" w:rsidRPr="00CF0FF7" w14:paraId="12080FB1" w14:textId="77777777" w:rsidTr="00AC79AF">
        <w:trPr>
          <w:trHeight w:val="337"/>
          <w:jc w:val="center"/>
        </w:trPr>
        <w:tc>
          <w:tcPr>
            <w:tcW w:w="3320" w:type="dxa"/>
            <w:shd w:val="clear" w:color="auto" w:fill="auto"/>
            <w:tcMar>
              <w:top w:w="0" w:type="dxa"/>
              <w:left w:w="108" w:type="dxa"/>
              <w:bottom w:w="0" w:type="dxa"/>
              <w:right w:w="108" w:type="dxa"/>
            </w:tcMar>
            <w:vAlign w:val="center"/>
            <w:hideMark/>
          </w:tcPr>
          <w:p w14:paraId="5C906AE4" w14:textId="77777777" w:rsidR="00AC79AF" w:rsidRPr="00CF0FF7" w:rsidRDefault="00AC79AF" w:rsidP="00AC79AF">
            <w:pPr>
              <w:pStyle w:val="TableText"/>
              <w:jc w:val="both"/>
              <w:rPr>
                <w:rFonts w:cs="Arial"/>
                <w:lang w:val="en-GB"/>
              </w:rPr>
            </w:pPr>
            <w:r w:rsidRPr="00CF0FF7">
              <w:rPr>
                <w:rFonts w:cs="Arial"/>
                <w:lang w:val="en-GB"/>
              </w:rPr>
              <w:t>Change Management</w:t>
            </w:r>
          </w:p>
        </w:tc>
        <w:tc>
          <w:tcPr>
            <w:tcW w:w="1530" w:type="dxa"/>
            <w:shd w:val="clear" w:color="auto" w:fill="auto"/>
            <w:tcMar>
              <w:top w:w="0" w:type="dxa"/>
              <w:left w:w="108" w:type="dxa"/>
              <w:bottom w:w="0" w:type="dxa"/>
              <w:right w:w="108" w:type="dxa"/>
            </w:tcMar>
            <w:vAlign w:val="center"/>
            <w:hideMark/>
          </w:tcPr>
          <w:p w14:paraId="2B618AA4" w14:textId="77777777" w:rsidR="00AC79AF" w:rsidRPr="00CF0FF7" w:rsidRDefault="00AC79AF" w:rsidP="00AC79AF">
            <w:pPr>
              <w:pStyle w:val="TableText"/>
              <w:jc w:val="both"/>
              <w:rPr>
                <w:rFonts w:cs="Arial"/>
                <w:lang w:val="en-GB"/>
              </w:rPr>
            </w:pPr>
            <w:r w:rsidRPr="00CF0FF7">
              <w:rPr>
                <w:rFonts w:cs="Arial"/>
                <w:lang w:val="en-GB"/>
              </w:rPr>
              <w:t>Low</w:t>
            </w:r>
          </w:p>
        </w:tc>
        <w:tc>
          <w:tcPr>
            <w:tcW w:w="2250" w:type="dxa"/>
            <w:shd w:val="clear" w:color="auto" w:fill="auto"/>
            <w:tcMar>
              <w:top w:w="0" w:type="dxa"/>
              <w:left w:w="108" w:type="dxa"/>
              <w:bottom w:w="0" w:type="dxa"/>
              <w:right w:w="108" w:type="dxa"/>
            </w:tcMar>
            <w:vAlign w:val="center"/>
            <w:hideMark/>
          </w:tcPr>
          <w:p w14:paraId="581078F0" w14:textId="77777777" w:rsidR="00AC79AF" w:rsidRPr="00CF0FF7" w:rsidRDefault="00AC79AF" w:rsidP="00AC79AF">
            <w:pPr>
              <w:pStyle w:val="TableText"/>
              <w:jc w:val="both"/>
              <w:rPr>
                <w:rFonts w:cs="Arial"/>
                <w:lang w:val="en-GB"/>
              </w:rPr>
            </w:pPr>
            <w:r w:rsidRPr="00CF0FF7">
              <w:rPr>
                <w:rFonts w:cs="Arial"/>
                <w:lang w:val="en-GB"/>
              </w:rPr>
              <w:t>Delayed Approvals</w:t>
            </w:r>
          </w:p>
        </w:tc>
        <w:tc>
          <w:tcPr>
            <w:tcW w:w="2910" w:type="dxa"/>
            <w:shd w:val="clear" w:color="auto" w:fill="auto"/>
            <w:tcMar>
              <w:top w:w="0" w:type="dxa"/>
              <w:left w:w="108" w:type="dxa"/>
              <w:bottom w:w="0" w:type="dxa"/>
              <w:right w:w="108" w:type="dxa"/>
            </w:tcMar>
            <w:vAlign w:val="center"/>
            <w:hideMark/>
          </w:tcPr>
          <w:p w14:paraId="0AFC7458" w14:textId="77777777" w:rsidR="00AC79AF" w:rsidRPr="00CF0FF7" w:rsidRDefault="00AC79AF" w:rsidP="00AC79AF">
            <w:pPr>
              <w:pStyle w:val="TableText"/>
              <w:jc w:val="both"/>
              <w:rPr>
                <w:rFonts w:cs="Arial"/>
                <w:lang w:val="en-GB"/>
              </w:rPr>
            </w:pPr>
            <w:r w:rsidRPr="00CF0FF7">
              <w:rPr>
                <w:rFonts w:cs="Arial"/>
                <w:lang w:val="en-GB"/>
              </w:rPr>
              <w:t>Approvals in time / Emergency CAB</w:t>
            </w:r>
          </w:p>
        </w:tc>
      </w:tr>
      <w:tr w:rsidR="00AC79AF" w:rsidRPr="00CF0FF7" w14:paraId="11AF5141" w14:textId="77777777" w:rsidTr="00AC79AF">
        <w:trPr>
          <w:trHeight w:val="337"/>
          <w:jc w:val="center"/>
        </w:trPr>
        <w:tc>
          <w:tcPr>
            <w:tcW w:w="3320" w:type="dxa"/>
            <w:shd w:val="clear" w:color="auto" w:fill="auto"/>
            <w:tcMar>
              <w:top w:w="0" w:type="dxa"/>
              <w:left w:w="108" w:type="dxa"/>
              <w:bottom w:w="0" w:type="dxa"/>
              <w:right w:w="108" w:type="dxa"/>
            </w:tcMar>
            <w:vAlign w:val="center"/>
          </w:tcPr>
          <w:p w14:paraId="5A4EA3DC" w14:textId="7988B837" w:rsidR="00AC79AF" w:rsidRPr="00CF0FF7" w:rsidRDefault="00AC79AF" w:rsidP="00AC79AF">
            <w:pPr>
              <w:pStyle w:val="TableText"/>
              <w:jc w:val="both"/>
              <w:rPr>
                <w:rFonts w:cs="Arial"/>
                <w:lang w:val="en-GB"/>
              </w:rPr>
            </w:pPr>
            <w:r w:rsidRPr="00CF0FF7">
              <w:rPr>
                <w:rFonts w:cs="Arial"/>
                <w:lang w:val="en-GB"/>
              </w:rPr>
              <w:t>Hardware</w:t>
            </w:r>
            <w:r w:rsidR="002F3963">
              <w:rPr>
                <w:rFonts w:cs="Arial"/>
                <w:lang w:val="en-GB"/>
              </w:rPr>
              <w:t>/VM</w:t>
            </w:r>
            <w:r w:rsidRPr="00CF0FF7">
              <w:rPr>
                <w:rFonts w:cs="Arial"/>
                <w:lang w:val="en-GB"/>
              </w:rPr>
              <w:t xml:space="preserve"> availability</w:t>
            </w:r>
          </w:p>
        </w:tc>
        <w:tc>
          <w:tcPr>
            <w:tcW w:w="1530" w:type="dxa"/>
            <w:shd w:val="clear" w:color="auto" w:fill="auto"/>
            <w:tcMar>
              <w:top w:w="0" w:type="dxa"/>
              <w:left w:w="108" w:type="dxa"/>
              <w:bottom w:w="0" w:type="dxa"/>
              <w:right w:w="108" w:type="dxa"/>
            </w:tcMar>
            <w:vAlign w:val="center"/>
          </w:tcPr>
          <w:p w14:paraId="15F10F5C" w14:textId="77777777" w:rsidR="00AC79AF" w:rsidRPr="00CF0FF7" w:rsidRDefault="00AC79AF" w:rsidP="00AC79AF">
            <w:pPr>
              <w:pStyle w:val="TableText"/>
              <w:jc w:val="both"/>
              <w:rPr>
                <w:rFonts w:cs="Arial"/>
                <w:lang w:val="en-GB"/>
              </w:rPr>
            </w:pPr>
            <w:r w:rsidRPr="00CF0FF7">
              <w:rPr>
                <w:rFonts w:cs="Arial"/>
                <w:lang w:val="en-GB"/>
              </w:rPr>
              <w:t>High</w:t>
            </w:r>
          </w:p>
        </w:tc>
        <w:tc>
          <w:tcPr>
            <w:tcW w:w="2250" w:type="dxa"/>
            <w:shd w:val="clear" w:color="auto" w:fill="auto"/>
            <w:tcMar>
              <w:top w:w="0" w:type="dxa"/>
              <w:left w:w="108" w:type="dxa"/>
              <w:bottom w:w="0" w:type="dxa"/>
              <w:right w:w="108" w:type="dxa"/>
            </w:tcMar>
            <w:vAlign w:val="center"/>
          </w:tcPr>
          <w:p w14:paraId="5BE6E721" w14:textId="77777777" w:rsidR="00AC79AF" w:rsidRPr="00CF0FF7" w:rsidRDefault="00AC79AF" w:rsidP="00AC79AF">
            <w:pPr>
              <w:pStyle w:val="TableText"/>
              <w:jc w:val="both"/>
              <w:rPr>
                <w:rFonts w:cs="Arial"/>
                <w:lang w:val="en-GB"/>
              </w:rPr>
            </w:pPr>
            <w:r w:rsidRPr="00CF0FF7">
              <w:rPr>
                <w:rFonts w:cs="Arial"/>
                <w:lang w:val="en-GB"/>
              </w:rPr>
              <w:t>6-8 Weeks delivery timelines from OEM</w:t>
            </w:r>
          </w:p>
        </w:tc>
        <w:tc>
          <w:tcPr>
            <w:tcW w:w="2910" w:type="dxa"/>
            <w:shd w:val="clear" w:color="auto" w:fill="auto"/>
            <w:tcMar>
              <w:top w:w="0" w:type="dxa"/>
              <w:left w:w="108" w:type="dxa"/>
              <w:bottom w:w="0" w:type="dxa"/>
              <w:right w:w="108" w:type="dxa"/>
            </w:tcMar>
            <w:vAlign w:val="center"/>
          </w:tcPr>
          <w:p w14:paraId="443DCB5C" w14:textId="77777777" w:rsidR="00AC79AF" w:rsidRPr="00CF0FF7" w:rsidRDefault="00AC79AF" w:rsidP="00AC79AF">
            <w:pPr>
              <w:pStyle w:val="TableText"/>
              <w:jc w:val="both"/>
              <w:rPr>
                <w:rFonts w:cs="Arial"/>
                <w:lang w:val="en-GB"/>
              </w:rPr>
            </w:pPr>
            <w:r w:rsidRPr="00CF0FF7">
              <w:rPr>
                <w:rFonts w:cs="Arial"/>
                <w:lang w:val="en-GB"/>
              </w:rPr>
              <w:t>Order processing ahead of time to comply with the expected handover of the SIEM infrastructure</w:t>
            </w:r>
          </w:p>
        </w:tc>
      </w:tr>
    </w:tbl>
    <w:p w14:paraId="3332ADCE" w14:textId="3D19DEE8" w:rsidR="00AC79AF" w:rsidRDefault="00AC79AF" w:rsidP="00AC79AF">
      <w:pPr>
        <w:rPr>
          <w:rFonts w:cs="Arial"/>
        </w:rPr>
      </w:pPr>
    </w:p>
    <w:p w14:paraId="248938BC" w14:textId="77777777" w:rsidR="000A72A7" w:rsidRPr="00CF0FF7" w:rsidRDefault="000A72A7" w:rsidP="00AC79AF">
      <w:pPr>
        <w:rPr>
          <w:rFonts w:cs="Arial"/>
        </w:rPr>
      </w:pPr>
    </w:p>
    <w:p w14:paraId="3A42743B" w14:textId="73516F4B" w:rsidR="00AC79AF" w:rsidRPr="00ED2D4C" w:rsidRDefault="00D718D1" w:rsidP="00ED2D4C">
      <w:pPr>
        <w:pStyle w:val="Heading1"/>
      </w:pPr>
      <w:r w:rsidRPr="00ED2D4C">
        <w:t>7.0</w:t>
      </w:r>
      <w:r w:rsidRPr="00ED2D4C">
        <w:tab/>
      </w:r>
      <w:r w:rsidR="00AC79AF" w:rsidRPr="00ED2D4C">
        <w:t>Key assumptions</w:t>
      </w:r>
    </w:p>
    <w:p w14:paraId="18B91C4B" w14:textId="23971816" w:rsidR="00AC79AF" w:rsidRPr="00CF0FF7" w:rsidRDefault="00AC79AF" w:rsidP="0037140B">
      <w:pPr>
        <w:pStyle w:val="ListParagraph"/>
        <w:numPr>
          <w:ilvl w:val="0"/>
          <w:numId w:val="44"/>
        </w:numPr>
        <w:spacing w:before="0" w:after="0" w:line="240" w:lineRule="auto"/>
        <w:jc w:val="left"/>
        <w:rPr>
          <w:rFonts w:cs="Arial"/>
        </w:rPr>
      </w:pPr>
      <w:r w:rsidRPr="00CF0FF7">
        <w:rPr>
          <w:rFonts w:cs="Arial"/>
        </w:rPr>
        <w:t xml:space="preserve">Enough bandwidth is available between the </w:t>
      </w:r>
      <w:r w:rsidR="00A02D4B" w:rsidRPr="00CF0FF7">
        <w:rPr>
          <w:rFonts w:cs="Arial"/>
        </w:rPr>
        <w:t>Datacentres</w:t>
      </w:r>
      <w:r w:rsidRPr="00CF0FF7">
        <w:rPr>
          <w:rFonts w:cs="Arial"/>
        </w:rPr>
        <w:t xml:space="preserve"> for log forwarding</w:t>
      </w:r>
      <w:r w:rsidR="002F085B">
        <w:rPr>
          <w:rFonts w:cs="Arial"/>
        </w:rPr>
        <w:t xml:space="preserve">, </w:t>
      </w:r>
    </w:p>
    <w:p w14:paraId="107F37ED" w14:textId="657DC640" w:rsidR="00AC79AF" w:rsidRDefault="00AC79AF" w:rsidP="0037140B">
      <w:pPr>
        <w:pStyle w:val="ListParagraph"/>
        <w:numPr>
          <w:ilvl w:val="0"/>
          <w:numId w:val="44"/>
        </w:numPr>
        <w:spacing w:before="0" w:after="0" w:line="240" w:lineRule="auto"/>
        <w:jc w:val="left"/>
        <w:rPr>
          <w:rFonts w:cs="Arial"/>
        </w:rPr>
      </w:pPr>
      <w:r w:rsidRPr="00CF0FF7">
        <w:rPr>
          <w:rFonts w:cs="Arial"/>
        </w:rPr>
        <w:t>Log Source end configurations required for logging will be performed by Telefonica Application owners / administrators</w:t>
      </w:r>
    </w:p>
    <w:p w14:paraId="252B6A55" w14:textId="021F2279" w:rsidR="00EB2DD0" w:rsidRDefault="00B35EC8" w:rsidP="00F77FA2">
      <w:pPr>
        <w:pStyle w:val="ListParagraph"/>
        <w:numPr>
          <w:ilvl w:val="0"/>
          <w:numId w:val="44"/>
        </w:numPr>
        <w:spacing w:before="0" w:after="0" w:line="240" w:lineRule="auto"/>
        <w:jc w:val="left"/>
        <w:rPr>
          <w:rFonts w:cs="Arial"/>
        </w:rPr>
      </w:pPr>
      <w:r w:rsidRPr="00B35EC8">
        <w:rPr>
          <w:rFonts w:cs="Arial"/>
        </w:rPr>
        <w:t>Log Size calculation is done based on log size estimation provided in Functional requirement document by Telefonica. For log sources where estimation was not provided such as Management Systems</w:t>
      </w:r>
      <w:r>
        <w:rPr>
          <w:rFonts w:cs="Arial"/>
        </w:rPr>
        <w:t xml:space="preserve"> </w:t>
      </w:r>
      <w:r w:rsidRPr="00B35EC8">
        <w:rPr>
          <w:rFonts w:cs="Arial"/>
        </w:rPr>
        <w:t xml:space="preserve">(Nokia Netact, Huawei U2000), </w:t>
      </w:r>
      <w:r>
        <w:rPr>
          <w:rFonts w:cs="Arial"/>
        </w:rPr>
        <w:t xml:space="preserve">Nokia UDB, </w:t>
      </w:r>
      <w:r w:rsidRPr="00B35EC8">
        <w:rPr>
          <w:rFonts w:cs="Arial"/>
        </w:rPr>
        <w:t>Huaw</w:t>
      </w:r>
      <w:r>
        <w:rPr>
          <w:rFonts w:cs="Arial"/>
        </w:rPr>
        <w:t>ei OCS (Online Charging System) &amp;</w:t>
      </w:r>
      <w:r w:rsidRPr="00B35EC8">
        <w:rPr>
          <w:rFonts w:cs="Arial"/>
        </w:rPr>
        <w:t xml:space="preserve"> Huawei Voucher Management</w:t>
      </w:r>
      <w:r>
        <w:rPr>
          <w:rFonts w:cs="Arial"/>
        </w:rPr>
        <w:t>, Cogniz</w:t>
      </w:r>
      <w:r w:rsidR="001337B8">
        <w:rPr>
          <w:rFonts w:cs="Arial"/>
        </w:rPr>
        <w:t>ant has assumed average of 2 events per second</w:t>
      </w:r>
      <w:r>
        <w:rPr>
          <w:rFonts w:cs="Arial"/>
        </w:rPr>
        <w:t xml:space="preserve"> per log </w:t>
      </w:r>
      <w:r>
        <w:rPr>
          <w:rFonts w:cs="Arial"/>
        </w:rPr>
        <w:lastRenderedPageBreak/>
        <w:t>source and maximum event size in bytes at 600. During Due Diligence Cognizant will access the required log size and any increase in Log Volume will be intimated to Telefonica for purchase of additional licenses.</w:t>
      </w:r>
    </w:p>
    <w:p w14:paraId="4797F044" w14:textId="31450ACA" w:rsidR="00B35EC8" w:rsidRDefault="00B35EC8" w:rsidP="00F77FA2">
      <w:pPr>
        <w:pStyle w:val="ListParagraph"/>
        <w:numPr>
          <w:ilvl w:val="0"/>
          <w:numId w:val="44"/>
        </w:numPr>
        <w:spacing w:before="0" w:after="0" w:line="240" w:lineRule="auto"/>
        <w:jc w:val="left"/>
        <w:rPr>
          <w:rFonts w:cs="Arial"/>
        </w:rPr>
      </w:pPr>
      <w:r>
        <w:rPr>
          <w:rFonts w:cs="Arial"/>
        </w:rPr>
        <w:t xml:space="preserve">Cognizant assumes that Telefonica will validate VM hardware sizing </w:t>
      </w:r>
      <w:r w:rsidR="007B4436">
        <w:rPr>
          <w:rFonts w:cs="Arial"/>
        </w:rPr>
        <w:t xml:space="preserve">and UNICA compatibility </w:t>
      </w:r>
      <w:r>
        <w:rPr>
          <w:rFonts w:cs="Arial"/>
        </w:rPr>
        <w:t>with OEM – Splunk during due diligence phase through professional services.</w:t>
      </w:r>
    </w:p>
    <w:p w14:paraId="40BBBF0D" w14:textId="70D7A8ED" w:rsidR="00ED2D4C" w:rsidRPr="00B35EC8" w:rsidRDefault="00ED2D4C" w:rsidP="00F77FA2">
      <w:pPr>
        <w:pStyle w:val="ListParagraph"/>
        <w:numPr>
          <w:ilvl w:val="0"/>
          <w:numId w:val="44"/>
        </w:numPr>
        <w:spacing w:before="0" w:after="0" w:line="240" w:lineRule="auto"/>
        <w:jc w:val="left"/>
        <w:rPr>
          <w:rFonts w:cs="Arial"/>
        </w:rPr>
      </w:pPr>
      <w:r>
        <w:rPr>
          <w:rFonts w:cs="Arial"/>
        </w:rPr>
        <w:t>Load Balancing service to balance SOC admin traffic across search heads will be provisioned and managed by Telefonica.</w:t>
      </w:r>
    </w:p>
    <w:p w14:paraId="2F76348E" w14:textId="77777777" w:rsidR="0045755E" w:rsidRPr="00CF0FF7" w:rsidRDefault="0045755E" w:rsidP="0045755E">
      <w:pPr>
        <w:pStyle w:val="ListParagraph"/>
        <w:numPr>
          <w:ilvl w:val="0"/>
          <w:numId w:val="44"/>
        </w:numPr>
        <w:spacing w:before="0" w:after="0" w:line="240" w:lineRule="auto"/>
        <w:jc w:val="left"/>
        <w:rPr>
          <w:rFonts w:cs="Arial"/>
        </w:rPr>
      </w:pPr>
      <w:r w:rsidRPr="00CF0FF7">
        <w:rPr>
          <w:rFonts w:cs="Arial"/>
          <w:noProof/>
        </w:rPr>
        <w:t>Cognizant onsite personnel will be provided with required work space, laptop and phones as necessary for executing this project</w:t>
      </w:r>
    </w:p>
    <w:p w14:paraId="0C6F1197" w14:textId="575A21D4" w:rsidR="00AC79AF" w:rsidRDefault="001E4C35" w:rsidP="001E4C35">
      <w:pPr>
        <w:pStyle w:val="ListParagraph"/>
        <w:numPr>
          <w:ilvl w:val="0"/>
          <w:numId w:val="44"/>
        </w:numPr>
        <w:spacing w:before="0" w:after="0" w:line="240" w:lineRule="auto"/>
        <w:jc w:val="left"/>
        <w:rPr>
          <w:rFonts w:cs="Arial"/>
        </w:rPr>
      </w:pPr>
      <w:r w:rsidRPr="001E4C35">
        <w:rPr>
          <w:rFonts w:cs="Arial"/>
        </w:rPr>
        <w:t>Hardware/Virtual Platform, Network and Backup Platform Infrastructure will be deployed and managed by Telefonica</w:t>
      </w:r>
    </w:p>
    <w:p w14:paraId="00038FC7" w14:textId="0936D377" w:rsidR="0045755E" w:rsidRDefault="0045755E" w:rsidP="0037140B">
      <w:pPr>
        <w:pStyle w:val="ListParagraph"/>
        <w:numPr>
          <w:ilvl w:val="0"/>
          <w:numId w:val="44"/>
        </w:numPr>
        <w:spacing w:before="0" w:after="0" w:line="240" w:lineRule="auto"/>
        <w:jc w:val="left"/>
        <w:rPr>
          <w:rFonts w:cs="Arial"/>
        </w:rPr>
      </w:pPr>
      <w:r>
        <w:rPr>
          <w:rFonts w:cs="Arial"/>
        </w:rPr>
        <w:t xml:space="preserve">Relevant ITSM Tool configuration to </w:t>
      </w:r>
      <w:r w:rsidR="000E5D25">
        <w:rPr>
          <w:rFonts w:cs="Arial"/>
        </w:rPr>
        <w:t>measure Service Levels</w:t>
      </w:r>
    </w:p>
    <w:p w14:paraId="2E9D2942" w14:textId="447C93AF" w:rsidR="0045755E" w:rsidRDefault="0045755E" w:rsidP="0045755E">
      <w:pPr>
        <w:pStyle w:val="ListParagraph"/>
        <w:numPr>
          <w:ilvl w:val="0"/>
          <w:numId w:val="44"/>
        </w:numPr>
        <w:spacing w:before="0" w:after="0" w:line="240" w:lineRule="auto"/>
        <w:jc w:val="left"/>
        <w:rPr>
          <w:rFonts w:cs="Arial"/>
        </w:rPr>
      </w:pPr>
      <w:r w:rsidRPr="00CF0FF7">
        <w:rPr>
          <w:rFonts w:cs="Arial"/>
        </w:rPr>
        <w:t>There will be a stabilization period of around 90 days during which the SLA for the steady state will not be applicable</w:t>
      </w:r>
    </w:p>
    <w:p w14:paraId="113CC8B7" w14:textId="33E54399" w:rsidR="00B46A90" w:rsidRPr="00B46A90" w:rsidRDefault="00B46A90" w:rsidP="00B46A90">
      <w:pPr>
        <w:pStyle w:val="ListParagraph"/>
        <w:numPr>
          <w:ilvl w:val="0"/>
          <w:numId w:val="44"/>
        </w:numPr>
        <w:spacing w:before="0" w:after="0" w:line="240" w:lineRule="auto"/>
        <w:jc w:val="left"/>
        <w:rPr>
          <w:rFonts w:cs="Arial"/>
        </w:rPr>
      </w:pPr>
      <w:r w:rsidRPr="00B46A90">
        <w:rPr>
          <w:rFonts w:cs="Arial"/>
        </w:rPr>
        <w:t xml:space="preserve">Any dependency on Third party to fulfil the requirement </w:t>
      </w:r>
      <w:r>
        <w:rPr>
          <w:rFonts w:cs="Arial"/>
        </w:rPr>
        <w:t>of deployment will</w:t>
      </w:r>
      <w:r w:rsidRPr="00B46A90">
        <w:rPr>
          <w:rFonts w:cs="Arial"/>
        </w:rPr>
        <w:t xml:space="preserve"> be coordinated and closed by Telefonica.</w:t>
      </w:r>
    </w:p>
    <w:p w14:paraId="63ECBBE4" w14:textId="4C4F54D0" w:rsidR="00B46A90" w:rsidRPr="00B46A90" w:rsidRDefault="00B46A90" w:rsidP="00B46A90">
      <w:pPr>
        <w:pStyle w:val="ListParagraph"/>
        <w:numPr>
          <w:ilvl w:val="0"/>
          <w:numId w:val="44"/>
        </w:numPr>
        <w:spacing w:before="0" w:after="0" w:line="240" w:lineRule="auto"/>
        <w:jc w:val="left"/>
        <w:rPr>
          <w:rFonts w:cs="Arial"/>
        </w:rPr>
      </w:pPr>
      <w:r w:rsidRPr="00B46A90">
        <w:rPr>
          <w:rFonts w:cs="Arial"/>
        </w:rPr>
        <w:t>Any dependency on Third party to fulfil the requirement of test cases will have coordinated and closed by Telefonica.</w:t>
      </w:r>
    </w:p>
    <w:p w14:paraId="0BF10880" w14:textId="77777777" w:rsidR="00B46A90" w:rsidRPr="00B46A90" w:rsidRDefault="00B46A90" w:rsidP="00B46A90">
      <w:pPr>
        <w:pStyle w:val="ListParagraph"/>
        <w:numPr>
          <w:ilvl w:val="0"/>
          <w:numId w:val="44"/>
        </w:numPr>
        <w:spacing w:before="0" w:after="0" w:line="240" w:lineRule="auto"/>
        <w:jc w:val="left"/>
        <w:rPr>
          <w:rFonts w:cs="Arial"/>
        </w:rPr>
      </w:pPr>
      <w:r w:rsidRPr="00B46A90">
        <w:rPr>
          <w:rFonts w:cs="Arial"/>
        </w:rPr>
        <w:t xml:space="preserve">Post Deployment 8x5 SIEM Application components 2nd Level Maintenance &amp; Support services will be limited to Splunk Enterprise and Enterprise Security Application platform related issues. This excludes VM/Backup/Network/Storage/any Hardware Infrastructure Platform </w:t>
      </w:r>
    </w:p>
    <w:p w14:paraId="7A3A84C0" w14:textId="7B257C51" w:rsidR="00B46A90" w:rsidRDefault="00B46A90" w:rsidP="00B46A90">
      <w:pPr>
        <w:pStyle w:val="ListParagraph"/>
        <w:numPr>
          <w:ilvl w:val="0"/>
          <w:numId w:val="44"/>
        </w:numPr>
        <w:spacing w:before="0" w:after="0" w:line="240" w:lineRule="auto"/>
        <w:jc w:val="left"/>
        <w:rPr>
          <w:rFonts w:cs="Arial"/>
        </w:rPr>
      </w:pPr>
      <w:r w:rsidRPr="00B46A90">
        <w:rPr>
          <w:rFonts w:cs="Arial"/>
        </w:rPr>
        <w:t>Cognizant will assess feature rollout request on case to case basis, validate efforts required to deliver features and if existing resource has bandwidth to deliver the ask along with validating license requirement and other pre-requisite. If additional resource or effort is required, then this will be serviced through a new change order process.</w:t>
      </w:r>
    </w:p>
    <w:p w14:paraId="3E18512B" w14:textId="77777777" w:rsidR="00EA0F07" w:rsidRPr="0002560B" w:rsidRDefault="00EA0F07" w:rsidP="0002560B">
      <w:pPr>
        <w:spacing w:before="0" w:after="0" w:line="240" w:lineRule="auto"/>
        <w:ind w:left="360"/>
        <w:jc w:val="left"/>
        <w:rPr>
          <w:rFonts w:cs="Arial"/>
        </w:rPr>
      </w:pPr>
    </w:p>
    <w:p w14:paraId="7D0444CE" w14:textId="77777777" w:rsidR="0045755E" w:rsidRPr="00CF0FF7" w:rsidRDefault="0045755E" w:rsidP="000E5D25">
      <w:pPr>
        <w:pStyle w:val="ListParagraph"/>
        <w:spacing w:before="0" w:after="0" w:line="240" w:lineRule="auto"/>
        <w:jc w:val="left"/>
        <w:rPr>
          <w:rFonts w:cs="Arial"/>
        </w:rPr>
      </w:pPr>
    </w:p>
    <w:p w14:paraId="3C56BE8C" w14:textId="77777777" w:rsidR="00AC79AF" w:rsidRPr="00CF0FF7" w:rsidRDefault="00AC79AF" w:rsidP="00AC79AF">
      <w:pPr>
        <w:rPr>
          <w:rFonts w:cs="Arial"/>
        </w:rPr>
      </w:pPr>
    </w:p>
    <w:p w14:paraId="0A6D79AA" w14:textId="77777777" w:rsidR="00AC79AF" w:rsidRPr="00CF0FF7" w:rsidRDefault="00AC79AF" w:rsidP="00AC79AF">
      <w:pPr>
        <w:rPr>
          <w:rFonts w:cs="Arial"/>
        </w:rPr>
      </w:pPr>
    </w:p>
    <w:p w14:paraId="24E133C5" w14:textId="4B8B7C5E" w:rsidR="00AC79AF" w:rsidRPr="00CF0FF7" w:rsidRDefault="00AC79AF" w:rsidP="00AC79AF">
      <w:pPr>
        <w:spacing w:line="276" w:lineRule="auto"/>
        <w:jc w:val="left"/>
        <w:rPr>
          <w:rFonts w:cs="Arial"/>
        </w:rPr>
      </w:pPr>
      <w:r w:rsidRPr="00CF0FF7">
        <w:rPr>
          <w:rFonts w:cs="Arial"/>
        </w:rPr>
        <w:br w:type="page"/>
      </w:r>
    </w:p>
    <w:p w14:paraId="6E8BCB34" w14:textId="088F2A81" w:rsidR="00AC79AF" w:rsidRDefault="00952241" w:rsidP="00E01592">
      <w:pPr>
        <w:pStyle w:val="Heading1"/>
      </w:pPr>
      <w:bookmarkStart w:id="60" w:name="_Toc477381649"/>
      <w:bookmarkStart w:id="61" w:name="_Toc525118876"/>
      <w:r>
        <w:lastRenderedPageBreak/>
        <w:t>8</w:t>
      </w:r>
      <w:r>
        <w:tab/>
      </w:r>
      <w:r w:rsidR="00AC79AF" w:rsidRPr="00CF0FF7">
        <w:t>Appendix</w:t>
      </w:r>
      <w:bookmarkEnd w:id="60"/>
      <w:bookmarkEnd w:id="61"/>
    </w:p>
    <w:p w14:paraId="6C7FF980" w14:textId="6E01978C" w:rsidR="00690BB9" w:rsidRDefault="00952241" w:rsidP="00D14824">
      <w:pPr>
        <w:pStyle w:val="Heading2"/>
      </w:pPr>
      <w:bookmarkStart w:id="62" w:name="_Toc525118877"/>
      <w:r>
        <w:t>8.1</w:t>
      </w:r>
      <w:r>
        <w:tab/>
      </w:r>
      <w:r w:rsidR="00690BB9" w:rsidRPr="00690BB9">
        <w:t>Cognizant Quality Management System Framework</w:t>
      </w:r>
      <w:bookmarkEnd w:id="62"/>
    </w:p>
    <w:p w14:paraId="005869E3" w14:textId="2906CF06" w:rsidR="00690BB9" w:rsidRDefault="00690BB9" w:rsidP="00690BB9"/>
    <w:p w14:paraId="19CF70DF" w14:textId="77777777" w:rsidR="00690BB9" w:rsidRPr="00FA53C5" w:rsidRDefault="00690BB9" w:rsidP="00690BB9">
      <w:pPr>
        <w:rPr>
          <w:rFonts w:ascii="Calibri" w:hAnsi="Calibri"/>
        </w:rPr>
      </w:pPr>
      <w:r>
        <w:t xml:space="preserve">The Contractor’s quality assurance strategy with regard to all activities related to the performance of this </w:t>
      </w:r>
      <w:r w:rsidRPr="00FA53C5">
        <w:rPr>
          <w:rFonts w:ascii="Calibri" w:hAnsi="Calibri"/>
        </w:rPr>
        <w:t xml:space="preserve">Contract shall be formulated and detailed in a Quality Plan by Contractor that will: </w:t>
      </w:r>
    </w:p>
    <w:p w14:paraId="4629EA70" w14:textId="77777777" w:rsidR="00690BB9" w:rsidRPr="00FA53C5" w:rsidRDefault="00690BB9" w:rsidP="009B1518">
      <w:pPr>
        <w:pStyle w:val="ListParagraph"/>
        <w:numPr>
          <w:ilvl w:val="0"/>
          <w:numId w:val="55"/>
        </w:numPr>
        <w:spacing w:line="240" w:lineRule="atLeast"/>
        <w:jc w:val="left"/>
        <w:rPr>
          <w:rFonts w:ascii="Calibri" w:hAnsi="Calibri"/>
          <w:snapToGrid w:val="0"/>
        </w:rPr>
      </w:pPr>
      <w:r w:rsidRPr="00FA53C5">
        <w:rPr>
          <w:rFonts w:ascii="Calibri" w:hAnsi="Calibri"/>
          <w:snapToGrid w:val="0"/>
        </w:rPr>
        <w:t xml:space="preserve">not contain any obligation for Telefónica Germany. </w:t>
      </w:r>
    </w:p>
    <w:p w14:paraId="511392D8" w14:textId="77777777" w:rsidR="00690BB9" w:rsidRPr="00FA53C5" w:rsidRDefault="00690BB9" w:rsidP="009B1518">
      <w:pPr>
        <w:pStyle w:val="ListParagraph"/>
        <w:numPr>
          <w:ilvl w:val="0"/>
          <w:numId w:val="55"/>
        </w:numPr>
        <w:spacing w:line="240" w:lineRule="atLeast"/>
        <w:jc w:val="left"/>
        <w:rPr>
          <w:rFonts w:ascii="Calibri" w:hAnsi="Calibri"/>
          <w:snapToGrid w:val="0"/>
        </w:rPr>
      </w:pPr>
      <w:r w:rsidRPr="00FA53C5">
        <w:rPr>
          <w:rFonts w:ascii="Calibri" w:hAnsi="Calibri"/>
        </w:rPr>
        <w:t xml:space="preserve">be provided to </w:t>
      </w:r>
      <w:r w:rsidRPr="00FA53C5">
        <w:rPr>
          <w:rFonts w:ascii="Calibri" w:hAnsi="Calibri"/>
          <w:snapToGrid w:val="0"/>
        </w:rPr>
        <w:t>Telefónica Germany</w:t>
      </w:r>
      <w:r w:rsidRPr="00FA53C5">
        <w:rPr>
          <w:rFonts w:ascii="Calibri" w:hAnsi="Calibri"/>
        </w:rPr>
        <w:t xml:space="preserve"> by a date to be agreed.</w:t>
      </w:r>
      <w:r w:rsidRPr="00FA53C5">
        <w:rPr>
          <w:rFonts w:ascii="Calibri" w:hAnsi="Calibri"/>
          <w:snapToGrid w:val="0"/>
        </w:rPr>
        <w:t xml:space="preserve"> </w:t>
      </w:r>
    </w:p>
    <w:p w14:paraId="76F53F3C" w14:textId="77777777" w:rsidR="00690BB9" w:rsidRPr="00FA53C5" w:rsidRDefault="00690BB9" w:rsidP="009B1518">
      <w:pPr>
        <w:pStyle w:val="ListParagraph"/>
        <w:numPr>
          <w:ilvl w:val="0"/>
          <w:numId w:val="55"/>
        </w:numPr>
        <w:spacing w:line="240" w:lineRule="atLeast"/>
        <w:jc w:val="left"/>
        <w:rPr>
          <w:rFonts w:ascii="Calibri" w:hAnsi="Calibri"/>
          <w:snapToGrid w:val="0"/>
        </w:rPr>
      </w:pPr>
      <w:r w:rsidRPr="00FA53C5">
        <w:rPr>
          <w:rFonts w:ascii="Calibri" w:hAnsi="Calibri"/>
        </w:rPr>
        <w:t xml:space="preserve">be maintained by the Contractor and followed for the duration of the Contract. </w:t>
      </w:r>
    </w:p>
    <w:p w14:paraId="3987C7AD" w14:textId="77777777" w:rsidR="00690BB9" w:rsidRPr="00FA53C5" w:rsidRDefault="00690BB9" w:rsidP="009B1518">
      <w:pPr>
        <w:pStyle w:val="ListParagraph"/>
        <w:numPr>
          <w:ilvl w:val="0"/>
          <w:numId w:val="55"/>
        </w:numPr>
        <w:spacing w:line="240" w:lineRule="atLeast"/>
        <w:jc w:val="left"/>
        <w:rPr>
          <w:rFonts w:ascii="Calibri" w:hAnsi="Calibri"/>
        </w:rPr>
      </w:pPr>
      <w:r w:rsidRPr="00FA53C5">
        <w:rPr>
          <w:rFonts w:ascii="Calibri" w:hAnsi="Calibri"/>
        </w:rPr>
        <w:t xml:space="preserve">identify the quality assurance objectives, strategy and measures employed by the Contractor to ensure the quality of the Deliveries provided under the Contract. </w:t>
      </w:r>
    </w:p>
    <w:p w14:paraId="2903FA76" w14:textId="77777777" w:rsidR="00690BB9" w:rsidRPr="00FA53C5" w:rsidRDefault="00690BB9" w:rsidP="009B1518">
      <w:pPr>
        <w:pStyle w:val="ListParagraph"/>
        <w:numPr>
          <w:ilvl w:val="0"/>
          <w:numId w:val="55"/>
        </w:numPr>
        <w:spacing w:line="240" w:lineRule="atLeast"/>
        <w:jc w:val="left"/>
        <w:rPr>
          <w:rFonts w:ascii="Calibri" w:hAnsi="Calibri"/>
          <w:b/>
          <w:bCs/>
        </w:rPr>
      </w:pPr>
      <w:r w:rsidRPr="00FA53C5">
        <w:rPr>
          <w:rFonts w:ascii="Calibri" w:hAnsi="Calibri"/>
        </w:rPr>
        <w:t xml:space="preserve">Describes the Contractor’s organisation, responsibilities and resources involved in Contractor’s fulfilment of its obligations under this Contract including subcontractors and/or third parties and their QMS in detail.  </w:t>
      </w:r>
    </w:p>
    <w:p w14:paraId="18AC46B4" w14:textId="77777777" w:rsidR="00690BB9" w:rsidRDefault="00690BB9" w:rsidP="00690BB9">
      <w:pPr>
        <w:spacing w:before="0" w:after="0"/>
        <w:rPr>
          <w:rFonts w:asciiTheme="minorHAnsi" w:hAnsiTheme="minorHAnsi"/>
          <w:b/>
          <w:sz w:val="22"/>
        </w:rPr>
      </w:pPr>
      <w:r w:rsidRPr="00877D1B">
        <w:rPr>
          <w:rFonts w:asciiTheme="minorHAnsi" w:hAnsiTheme="minorHAnsi"/>
          <w:b/>
          <w:sz w:val="22"/>
        </w:rPr>
        <w:t>Quality Management System</w:t>
      </w:r>
    </w:p>
    <w:p w14:paraId="242125F5" w14:textId="77777777" w:rsidR="00690BB9" w:rsidRPr="006A234B" w:rsidRDefault="00690BB9" w:rsidP="00690BB9">
      <w:pPr>
        <w:spacing w:before="0" w:after="0"/>
        <w:rPr>
          <w:rFonts w:asciiTheme="minorHAnsi" w:hAnsiTheme="minorHAnsi"/>
          <w:sz w:val="22"/>
        </w:rPr>
      </w:pPr>
      <w:r w:rsidRPr="006A234B">
        <w:rPr>
          <w:rFonts w:asciiTheme="minorHAnsi" w:hAnsiTheme="minorHAnsi"/>
          <w:sz w:val="22"/>
        </w:rPr>
        <w:t>Cognizant has a robust Quality Management System (QMS) that has evolved and matured over the last 20 years.  Our QMS subscribes to industry standards like ISO (27001:2013, 20000-1:2011, 9001:2015, 14001:2004, 13485:2003) and CMMI v1.3.  It is hosted in a web-based platform and enforced through an independent Quality function called Delivery Excellence (DE).  It is well orchestrated and institutionalized through internal process tools.  There is a robust mechanism for continuous process improvement that aligns with industry trends and aims to meet growing needs of our clients’ expectations.  Implementation of the QMS is subject to periodic internal and external audits.</w:t>
      </w:r>
    </w:p>
    <w:p w14:paraId="26B9F52F" w14:textId="77777777" w:rsidR="00690BB9" w:rsidRDefault="00690BB9" w:rsidP="00690BB9">
      <w:pPr>
        <w:pStyle w:val="Bodytext0"/>
        <w:keepNext/>
        <w:ind w:left="0"/>
      </w:pPr>
      <w:r w:rsidRPr="00E61494">
        <w:rPr>
          <w:rFonts w:cs="Arial"/>
          <w:noProof/>
          <w:sz w:val="18"/>
          <w:szCs w:val="18"/>
          <w:lang w:val="en-US"/>
        </w:rPr>
        <w:drawing>
          <wp:inline distT="0" distB="0" distL="0" distR="0" wp14:anchorId="5AEADAAB" wp14:editId="7ED3A85C">
            <wp:extent cx="5943600" cy="2638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46FFC2FF" w14:textId="77777777" w:rsidR="00690BB9" w:rsidRDefault="00690BB9" w:rsidP="00690BB9">
      <w:pPr>
        <w:pStyle w:val="Caption"/>
        <w:jc w:val="center"/>
        <w:rPr>
          <w:sz w:val="22"/>
          <w:szCs w:val="22"/>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AB0386">
        <w:t>Cognizant’s Quality Framework</w:t>
      </w:r>
    </w:p>
    <w:p w14:paraId="5CE88FF2" w14:textId="77777777" w:rsidR="00690BB9" w:rsidRPr="006A234B" w:rsidRDefault="00690BB9" w:rsidP="00690BB9">
      <w:pPr>
        <w:rPr>
          <w:rFonts w:asciiTheme="minorHAnsi" w:hAnsiTheme="minorHAnsi"/>
          <w:sz w:val="22"/>
        </w:rPr>
      </w:pPr>
      <w:r w:rsidRPr="006A234B">
        <w:rPr>
          <w:rFonts w:asciiTheme="minorHAnsi" w:hAnsiTheme="minorHAnsi"/>
          <w:sz w:val="22"/>
        </w:rPr>
        <w:t xml:space="preserve">QMS provides comprehensive process framework with detail procedures, guidelines, templates and checklists addressing the various service offerings. It covers all aspects of project and Service Delivery Management, software engineering for various solution offerings.  These processes are matured and adaptable to integrate with </w:t>
      </w:r>
      <w:r>
        <w:rPr>
          <w:rFonts w:asciiTheme="minorHAnsi" w:hAnsiTheme="minorHAnsi"/>
          <w:sz w:val="22"/>
        </w:rPr>
        <w:t>Telefonica</w:t>
      </w:r>
      <w:r w:rsidRPr="006A234B">
        <w:rPr>
          <w:rFonts w:asciiTheme="minorHAnsi" w:hAnsiTheme="minorHAnsi"/>
          <w:sz w:val="22"/>
        </w:rPr>
        <w:t xml:space="preserve"> specific processes such that the best practices defined by you are being implemented without compromising on high maturity practices defined for Cognizant. The software engineering processes provide a focus on solution development, testing and delivery emphasizing on problem prevention rather than problem correction.  The quality management process embodies the processes for expectation identification, quality planning, performance measurement and continuous improvement. Combined, these provide a solid foundation for the management and delivery of high quality services and deliverables.</w:t>
      </w:r>
      <w:r w:rsidRPr="006A234B">
        <w:rPr>
          <w:rFonts w:asciiTheme="minorHAnsi" w:hAnsiTheme="minorHAnsi" w:cstheme="minorHAnsi"/>
          <w:color w:val="000000" w:themeColor="text1"/>
          <w:sz w:val="22"/>
        </w:rPr>
        <w:t xml:space="preserve"> </w:t>
      </w:r>
    </w:p>
    <w:p w14:paraId="60E7128D" w14:textId="77777777" w:rsidR="00690BB9" w:rsidRDefault="00690BB9" w:rsidP="00690BB9">
      <w:pPr>
        <w:pStyle w:val="BodyBull1"/>
        <w:spacing w:line="276" w:lineRule="auto"/>
      </w:pPr>
      <w:r w:rsidRPr="006A234B">
        <w:rPr>
          <w:b/>
        </w:rPr>
        <w:t>Delivery Excellence</w:t>
      </w:r>
      <w:r w:rsidRPr="006A234B">
        <w:t xml:space="preserve"> </w:t>
      </w:r>
    </w:p>
    <w:p w14:paraId="1BBF8AAF" w14:textId="77777777" w:rsidR="00690BB9" w:rsidRDefault="00690BB9" w:rsidP="00690BB9">
      <w:pPr>
        <w:pStyle w:val="BodyBull1"/>
        <w:spacing w:line="276" w:lineRule="auto"/>
      </w:pPr>
      <w:r>
        <w:lastRenderedPageBreak/>
        <w:t xml:space="preserve">Delivery Excellence </w:t>
      </w:r>
      <w:r w:rsidRPr="006A234B">
        <w:t>(DE) is an independent function, associated with eve</w:t>
      </w:r>
      <w:r>
        <w:t xml:space="preserve">ry project in the organization, which </w:t>
      </w:r>
    </w:p>
    <w:p w14:paraId="1E381ECA" w14:textId="77777777" w:rsidR="00690BB9" w:rsidRDefault="00690BB9" w:rsidP="009B1518">
      <w:pPr>
        <w:pStyle w:val="BodyBull1"/>
        <w:numPr>
          <w:ilvl w:val="0"/>
          <w:numId w:val="56"/>
        </w:numPr>
        <w:spacing w:line="276" w:lineRule="auto"/>
        <w:ind w:left="796"/>
        <w:rPr>
          <w:rFonts w:asciiTheme="minorHAnsi" w:hAnsiTheme="minorHAnsi" w:cs="Arial"/>
          <w:iCs w:val="0"/>
          <w:sz w:val="22"/>
          <w:szCs w:val="22"/>
        </w:rPr>
      </w:pPr>
      <w:r>
        <w:rPr>
          <w:rFonts w:asciiTheme="minorHAnsi" w:hAnsiTheme="minorHAnsi" w:cs="Arial"/>
          <w:iCs w:val="0"/>
          <w:sz w:val="22"/>
          <w:szCs w:val="22"/>
        </w:rPr>
        <w:t>Ensures that processes are enriched in accordance with industry trends</w:t>
      </w:r>
    </w:p>
    <w:p w14:paraId="6A01DC3C" w14:textId="77777777" w:rsidR="00690BB9" w:rsidRDefault="00690BB9" w:rsidP="009B1518">
      <w:pPr>
        <w:pStyle w:val="BodyBull1"/>
        <w:numPr>
          <w:ilvl w:val="0"/>
          <w:numId w:val="56"/>
        </w:numPr>
        <w:spacing w:before="0" w:after="0" w:line="276" w:lineRule="auto"/>
        <w:ind w:left="796"/>
        <w:rPr>
          <w:rFonts w:asciiTheme="minorHAnsi" w:hAnsiTheme="minorHAnsi" w:cs="Arial"/>
          <w:iCs w:val="0"/>
          <w:sz w:val="22"/>
          <w:szCs w:val="22"/>
        </w:rPr>
      </w:pPr>
      <w:r w:rsidRPr="008D1419">
        <w:rPr>
          <w:rFonts w:asciiTheme="minorHAnsi" w:hAnsiTheme="minorHAnsi" w:cs="Arial"/>
          <w:iCs w:val="0"/>
          <w:sz w:val="22"/>
          <w:szCs w:val="22"/>
        </w:rPr>
        <w:t>Ensure</w:t>
      </w:r>
      <w:r>
        <w:rPr>
          <w:rFonts w:asciiTheme="minorHAnsi" w:hAnsiTheme="minorHAnsi" w:cs="Arial"/>
          <w:iCs w:val="0"/>
          <w:sz w:val="22"/>
          <w:szCs w:val="22"/>
        </w:rPr>
        <w:t>s</w:t>
      </w:r>
      <w:r w:rsidRPr="008D1419">
        <w:rPr>
          <w:rFonts w:asciiTheme="minorHAnsi" w:hAnsiTheme="minorHAnsi" w:cs="Arial"/>
          <w:iCs w:val="0"/>
          <w:sz w:val="22"/>
          <w:szCs w:val="22"/>
        </w:rPr>
        <w:t xml:space="preserve"> that projects conform to the </w:t>
      </w:r>
      <w:r>
        <w:rPr>
          <w:rFonts w:asciiTheme="minorHAnsi" w:hAnsiTheme="minorHAnsi" w:cs="Arial"/>
          <w:iCs w:val="0"/>
          <w:sz w:val="22"/>
          <w:szCs w:val="22"/>
        </w:rPr>
        <w:t xml:space="preserve">defined </w:t>
      </w:r>
      <w:r w:rsidRPr="008D1419">
        <w:rPr>
          <w:rFonts w:asciiTheme="minorHAnsi" w:hAnsiTheme="minorHAnsi" w:cs="Arial"/>
          <w:iCs w:val="0"/>
          <w:sz w:val="22"/>
          <w:szCs w:val="22"/>
        </w:rPr>
        <w:t xml:space="preserve">processes </w:t>
      </w:r>
    </w:p>
    <w:p w14:paraId="646AD41E" w14:textId="77777777" w:rsidR="00690BB9" w:rsidRPr="008D1419" w:rsidRDefault="00690BB9" w:rsidP="009B1518">
      <w:pPr>
        <w:pStyle w:val="BodyBull1"/>
        <w:numPr>
          <w:ilvl w:val="0"/>
          <w:numId w:val="56"/>
        </w:numPr>
        <w:spacing w:before="0" w:after="0" w:line="276" w:lineRule="auto"/>
        <w:ind w:left="796"/>
        <w:rPr>
          <w:rFonts w:asciiTheme="minorHAnsi" w:hAnsiTheme="minorHAnsi" w:cs="Arial"/>
          <w:iCs w:val="0"/>
          <w:sz w:val="22"/>
          <w:szCs w:val="22"/>
        </w:rPr>
      </w:pPr>
      <w:r w:rsidRPr="008D1419">
        <w:rPr>
          <w:rFonts w:asciiTheme="minorHAnsi" w:hAnsiTheme="minorHAnsi" w:cs="Arial"/>
          <w:iCs w:val="0"/>
          <w:sz w:val="22"/>
          <w:szCs w:val="22"/>
        </w:rPr>
        <w:t>Provide</w:t>
      </w:r>
      <w:r>
        <w:rPr>
          <w:rFonts w:asciiTheme="minorHAnsi" w:hAnsiTheme="minorHAnsi" w:cs="Arial"/>
          <w:iCs w:val="0"/>
          <w:sz w:val="22"/>
          <w:szCs w:val="22"/>
        </w:rPr>
        <w:t>s</w:t>
      </w:r>
      <w:r w:rsidRPr="008D1419">
        <w:rPr>
          <w:rFonts w:asciiTheme="minorHAnsi" w:hAnsiTheme="minorHAnsi" w:cs="Arial"/>
          <w:iCs w:val="0"/>
          <w:sz w:val="22"/>
          <w:szCs w:val="22"/>
        </w:rPr>
        <w:t xml:space="preserve"> facilitation </w:t>
      </w:r>
      <w:r>
        <w:rPr>
          <w:rFonts w:asciiTheme="minorHAnsi" w:hAnsiTheme="minorHAnsi" w:cs="Arial"/>
          <w:iCs w:val="0"/>
          <w:sz w:val="22"/>
          <w:szCs w:val="22"/>
        </w:rPr>
        <w:t>and</w:t>
      </w:r>
      <w:r w:rsidRPr="008D1419">
        <w:rPr>
          <w:rFonts w:asciiTheme="minorHAnsi" w:hAnsiTheme="minorHAnsi" w:cs="Arial"/>
          <w:iCs w:val="0"/>
          <w:sz w:val="22"/>
          <w:szCs w:val="22"/>
        </w:rPr>
        <w:t xml:space="preserve"> training for process setup </w:t>
      </w:r>
      <w:r>
        <w:rPr>
          <w:rFonts w:asciiTheme="minorHAnsi" w:hAnsiTheme="minorHAnsi" w:cs="Arial"/>
          <w:iCs w:val="0"/>
          <w:sz w:val="22"/>
          <w:szCs w:val="22"/>
        </w:rPr>
        <w:t>and</w:t>
      </w:r>
      <w:r w:rsidRPr="008D1419">
        <w:rPr>
          <w:rFonts w:asciiTheme="minorHAnsi" w:hAnsiTheme="minorHAnsi" w:cs="Arial"/>
          <w:iCs w:val="0"/>
          <w:sz w:val="22"/>
          <w:szCs w:val="22"/>
        </w:rPr>
        <w:t xml:space="preserve"> implementation to meet </w:t>
      </w:r>
      <w:r>
        <w:rPr>
          <w:rFonts w:asciiTheme="minorHAnsi" w:hAnsiTheme="minorHAnsi" w:cs="Arial"/>
          <w:iCs w:val="0"/>
          <w:sz w:val="22"/>
          <w:szCs w:val="22"/>
        </w:rPr>
        <w:t xml:space="preserve">client, </w:t>
      </w:r>
      <w:r w:rsidRPr="008D1419">
        <w:rPr>
          <w:rFonts w:asciiTheme="minorHAnsi" w:hAnsiTheme="minorHAnsi" w:cs="Arial"/>
          <w:iCs w:val="0"/>
          <w:sz w:val="22"/>
          <w:szCs w:val="22"/>
        </w:rPr>
        <w:t>as well as</w:t>
      </w:r>
      <w:r>
        <w:rPr>
          <w:rFonts w:asciiTheme="minorHAnsi" w:hAnsiTheme="minorHAnsi" w:cs="Arial"/>
          <w:iCs w:val="0"/>
          <w:sz w:val="22"/>
          <w:szCs w:val="22"/>
        </w:rPr>
        <w:t>,</w:t>
      </w:r>
      <w:r w:rsidRPr="008D1419">
        <w:rPr>
          <w:rFonts w:asciiTheme="minorHAnsi" w:hAnsiTheme="minorHAnsi" w:cs="Arial"/>
          <w:iCs w:val="0"/>
          <w:sz w:val="22"/>
          <w:szCs w:val="22"/>
        </w:rPr>
        <w:t xml:space="preserve"> </w:t>
      </w:r>
      <w:r>
        <w:rPr>
          <w:rFonts w:asciiTheme="minorHAnsi" w:hAnsiTheme="minorHAnsi" w:cs="Arial"/>
          <w:iCs w:val="0"/>
          <w:sz w:val="22"/>
          <w:szCs w:val="22"/>
        </w:rPr>
        <w:t xml:space="preserve">the </w:t>
      </w:r>
      <w:r w:rsidRPr="008D1419">
        <w:rPr>
          <w:rFonts w:asciiTheme="minorHAnsi" w:hAnsiTheme="minorHAnsi" w:cs="Arial"/>
          <w:iCs w:val="0"/>
          <w:sz w:val="22"/>
          <w:szCs w:val="22"/>
        </w:rPr>
        <w:t>regulatory/statutory requirements</w:t>
      </w:r>
    </w:p>
    <w:p w14:paraId="7158796F" w14:textId="77777777" w:rsidR="00690BB9" w:rsidRDefault="00690BB9" w:rsidP="009B1518">
      <w:pPr>
        <w:pStyle w:val="BodyBull1"/>
        <w:numPr>
          <w:ilvl w:val="0"/>
          <w:numId w:val="56"/>
        </w:numPr>
        <w:spacing w:before="0" w:after="0" w:line="276" w:lineRule="auto"/>
        <w:ind w:left="796"/>
        <w:rPr>
          <w:rFonts w:asciiTheme="minorHAnsi" w:hAnsiTheme="minorHAnsi" w:cs="Arial"/>
          <w:iCs w:val="0"/>
          <w:sz w:val="22"/>
          <w:szCs w:val="22"/>
        </w:rPr>
      </w:pPr>
      <w:r w:rsidRPr="00030820">
        <w:rPr>
          <w:rFonts w:asciiTheme="minorHAnsi" w:hAnsiTheme="minorHAnsi" w:cs="Arial"/>
          <w:iCs w:val="0"/>
          <w:sz w:val="22"/>
          <w:szCs w:val="22"/>
        </w:rPr>
        <w:t>Monitor</w:t>
      </w:r>
      <w:r>
        <w:rPr>
          <w:rFonts w:asciiTheme="minorHAnsi" w:hAnsiTheme="minorHAnsi" w:cs="Arial"/>
          <w:iCs w:val="0"/>
          <w:sz w:val="22"/>
          <w:szCs w:val="22"/>
        </w:rPr>
        <w:t>s</w:t>
      </w:r>
      <w:r w:rsidRPr="00030820">
        <w:rPr>
          <w:rFonts w:asciiTheme="minorHAnsi" w:hAnsiTheme="minorHAnsi" w:cs="Arial"/>
          <w:iCs w:val="0"/>
          <w:sz w:val="22"/>
          <w:szCs w:val="22"/>
        </w:rPr>
        <w:t xml:space="preserve"> the effectiveness of process implementation through audits </w:t>
      </w:r>
    </w:p>
    <w:p w14:paraId="6A377ECC" w14:textId="77777777" w:rsidR="00690BB9" w:rsidRPr="00030820" w:rsidRDefault="00690BB9" w:rsidP="009B1518">
      <w:pPr>
        <w:pStyle w:val="BodyBull1"/>
        <w:numPr>
          <w:ilvl w:val="0"/>
          <w:numId w:val="56"/>
        </w:numPr>
        <w:spacing w:before="0" w:after="0" w:line="276" w:lineRule="auto"/>
        <w:ind w:left="796"/>
        <w:rPr>
          <w:rFonts w:asciiTheme="minorHAnsi" w:hAnsiTheme="minorHAnsi" w:cs="Arial"/>
          <w:iCs w:val="0"/>
          <w:sz w:val="22"/>
          <w:szCs w:val="22"/>
        </w:rPr>
      </w:pPr>
      <w:r w:rsidRPr="00030820">
        <w:rPr>
          <w:rFonts w:asciiTheme="minorHAnsi" w:hAnsiTheme="minorHAnsi" w:cs="Arial"/>
          <w:iCs w:val="0"/>
          <w:sz w:val="22"/>
          <w:szCs w:val="22"/>
        </w:rPr>
        <w:t>Facilitate</w:t>
      </w:r>
      <w:r>
        <w:rPr>
          <w:rFonts w:asciiTheme="minorHAnsi" w:hAnsiTheme="minorHAnsi" w:cs="Arial"/>
          <w:iCs w:val="0"/>
          <w:sz w:val="22"/>
          <w:szCs w:val="22"/>
        </w:rPr>
        <w:t>s</w:t>
      </w:r>
      <w:r w:rsidRPr="00030820">
        <w:rPr>
          <w:rFonts w:asciiTheme="minorHAnsi" w:hAnsiTheme="minorHAnsi" w:cs="Arial"/>
          <w:iCs w:val="0"/>
          <w:sz w:val="22"/>
          <w:szCs w:val="22"/>
        </w:rPr>
        <w:t xml:space="preserve"> continuous improvement to the Q</w:t>
      </w:r>
      <w:r>
        <w:rPr>
          <w:rFonts w:asciiTheme="minorHAnsi" w:hAnsiTheme="minorHAnsi" w:cs="Arial"/>
          <w:iCs w:val="0"/>
          <w:sz w:val="22"/>
          <w:szCs w:val="22"/>
        </w:rPr>
        <w:t>MS</w:t>
      </w:r>
      <w:r w:rsidRPr="00030820">
        <w:rPr>
          <w:rFonts w:asciiTheme="minorHAnsi" w:hAnsiTheme="minorHAnsi" w:cs="Arial"/>
          <w:iCs w:val="0"/>
          <w:sz w:val="22"/>
          <w:szCs w:val="22"/>
        </w:rPr>
        <w:t xml:space="preserve"> by identifying opportunities for improvement and implementation of best practices</w:t>
      </w:r>
    </w:p>
    <w:p w14:paraId="6E085277" w14:textId="77777777" w:rsidR="00690BB9" w:rsidRDefault="00690BB9" w:rsidP="009B1518">
      <w:pPr>
        <w:pStyle w:val="BodyBull1"/>
        <w:numPr>
          <w:ilvl w:val="0"/>
          <w:numId w:val="56"/>
        </w:numPr>
        <w:spacing w:before="0" w:after="0" w:line="276" w:lineRule="auto"/>
        <w:ind w:left="796"/>
        <w:rPr>
          <w:rFonts w:asciiTheme="minorHAnsi" w:hAnsiTheme="minorHAnsi" w:cs="Arial"/>
          <w:iCs w:val="0"/>
          <w:sz w:val="22"/>
          <w:szCs w:val="22"/>
        </w:rPr>
      </w:pPr>
      <w:r>
        <w:rPr>
          <w:rFonts w:asciiTheme="minorHAnsi" w:hAnsiTheme="minorHAnsi" w:cs="Arial"/>
          <w:iCs w:val="0"/>
          <w:color w:val="000000" w:themeColor="text1"/>
          <w:sz w:val="22"/>
          <w:szCs w:val="22"/>
        </w:rPr>
        <w:t xml:space="preserve">Uses </w:t>
      </w:r>
      <w:r>
        <w:rPr>
          <w:rFonts w:asciiTheme="minorHAnsi" w:hAnsiTheme="minorHAnsi" w:cs="Arial"/>
          <w:iCs w:val="0"/>
          <w:sz w:val="22"/>
          <w:szCs w:val="22"/>
        </w:rPr>
        <w:t>organization’s metrics program and  performance analysis</w:t>
      </w:r>
    </w:p>
    <w:p w14:paraId="505090D2" w14:textId="77777777" w:rsidR="00690BB9" w:rsidRDefault="00690BB9" w:rsidP="009B1518">
      <w:pPr>
        <w:pStyle w:val="BodyBull1"/>
        <w:numPr>
          <w:ilvl w:val="0"/>
          <w:numId w:val="56"/>
        </w:numPr>
        <w:spacing w:before="0" w:after="0" w:line="276" w:lineRule="auto"/>
        <w:ind w:left="796"/>
        <w:rPr>
          <w:rFonts w:asciiTheme="minorHAnsi" w:hAnsiTheme="minorHAnsi" w:cs="Arial"/>
          <w:iCs w:val="0"/>
          <w:sz w:val="22"/>
          <w:szCs w:val="22"/>
        </w:rPr>
      </w:pPr>
      <w:r>
        <w:rPr>
          <w:rFonts w:asciiTheme="minorHAnsi" w:hAnsiTheme="minorHAnsi" w:cs="Arial"/>
          <w:iCs w:val="0"/>
          <w:sz w:val="22"/>
          <w:szCs w:val="22"/>
        </w:rPr>
        <w:t>Checks adequacy of the implementation of information security policy and procedures at engagement level</w:t>
      </w:r>
    </w:p>
    <w:p w14:paraId="3DD0B037" w14:textId="77777777" w:rsidR="00690BB9" w:rsidRDefault="00690BB9" w:rsidP="009B1518">
      <w:pPr>
        <w:pStyle w:val="BodyBull1"/>
        <w:numPr>
          <w:ilvl w:val="0"/>
          <w:numId w:val="56"/>
        </w:numPr>
        <w:spacing w:before="0" w:after="0" w:line="276" w:lineRule="auto"/>
        <w:ind w:left="796"/>
        <w:rPr>
          <w:rFonts w:asciiTheme="minorHAnsi" w:hAnsiTheme="minorHAnsi" w:cs="Arial"/>
          <w:iCs w:val="0"/>
          <w:sz w:val="22"/>
          <w:szCs w:val="22"/>
        </w:rPr>
      </w:pPr>
      <w:r>
        <w:rPr>
          <w:rFonts w:asciiTheme="minorHAnsi" w:hAnsiTheme="minorHAnsi" w:cs="Arial"/>
          <w:iCs w:val="0"/>
          <w:sz w:val="22"/>
          <w:szCs w:val="22"/>
        </w:rPr>
        <w:t>Supports in tailoring of the organization’s process to meet the project’s needs</w:t>
      </w:r>
    </w:p>
    <w:p w14:paraId="0A05055A" w14:textId="77777777" w:rsidR="00690BB9" w:rsidRDefault="00690BB9" w:rsidP="00690BB9">
      <w:pPr>
        <w:pStyle w:val="Default"/>
        <w:jc w:val="both"/>
        <w:rPr>
          <w:rFonts w:asciiTheme="minorHAnsi" w:hAnsiTheme="minorHAnsi" w:cstheme="minorHAnsi"/>
          <w:sz w:val="20"/>
          <w:szCs w:val="20"/>
        </w:rPr>
      </w:pPr>
    </w:p>
    <w:p w14:paraId="7DAAF93A" w14:textId="77777777" w:rsidR="00690BB9" w:rsidRPr="006A234B" w:rsidRDefault="00690BB9" w:rsidP="00690BB9">
      <w:pPr>
        <w:pStyle w:val="Default"/>
        <w:ind w:left="76"/>
        <w:jc w:val="both"/>
        <w:rPr>
          <w:rFonts w:asciiTheme="minorHAnsi" w:hAnsiTheme="minorHAnsi" w:cstheme="minorHAnsi"/>
          <w:sz w:val="22"/>
          <w:szCs w:val="22"/>
        </w:rPr>
      </w:pPr>
      <w:r w:rsidRPr="006A234B">
        <w:rPr>
          <w:rFonts w:asciiTheme="minorHAnsi" w:hAnsiTheme="minorHAnsi" w:cstheme="minorHAnsi"/>
          <w:sz w:val="22"/>
          <w:szCs w:val="22"/>
        </w:rPr>
        <w:t xml:space="preserve">DE team is structured into Envision, Industrialize and Enable - to ensure that best standards are adapted for project delivery, to arrive at a coherent delivery strategy and to assure consistent delivery.  </w:t>
      </w:r>
    </w:p>
    <w:p w14:paraId="2328145E" w14:textId="77777777" w:rsidR="00690BB9" w:rsidRPr="006A234B" w:rsidRDefault="00690BB9" w:rsidP="009B1518">
      <w:pPr>
        <w:pStyle w:val="Default"/>
        <w:numPr>
          <w:ilvl w:val="0"/>
          <w:numId w:val="57"/>
        </w:numPr>
        <w:ind w:left="796"/>
        <w:jc w:val="both"/>
        <w:rPr>
          <w:rFonts w:asciiTheme="minorHAnsi" w:hAnsiTheme="minorHAnsi"/>
          <w:i/>
          <w:sz w:val="22"/>
          <w:szCs w:val="22"/>
        </w:rPr>
      </w:pPr>
      <w:r w:rsidRPr="006A234B">
        <w:rPr>
          <w:rFonts w:asciiTheme="minorHAnsi" w:hAnsiTheme="minorHAnsi" w:cstheme="minorHAnsi"/>
          <w:b/>
          <w:sz w:val="22"/>
          <w:szCs w:val="22"/>
        </w:rPr>
        <w:t>Envision</w:t>
      </w:r>
      <w:r w:rsidRPr="006A234B">
        <w:rPr>
          <w:rFonts w:asciiTheme="minorHAnsi" w:hAnsiTheme="minorHAnsi" w:cstheme="minorHAnsi"/>
          <w:sz w:val="22"/>
          <w:szCs w:val="22"/>
        </w:rPr>
        <w:t xml:space="preserve"> - </w:t>
      </w:r>
      <w:r w:rsidRPr="006A234B">
        <w:rPr>
          <w:rFonts w:asciiTheme="minorHAnsi" w:hAnsiTheme="minorHAnsi"/>
          <w:bCs/>
          <w:i/>
          <w:sz w:val="22"/>
          <w:szCs w:val="22"/>
        </w:rPr>
        <w:t xml:space="preserve">continuously scan </w:t>
      </w:r>
      <w:r w:rsidRPr="006A234B">
        <w:rPr>
          <w:rFonts w:asciiTheme="minorHAnsi" w:hAnsiTheme="minorHAnsi"/>
          <w:i/>
          <w:sz w:val="22"/>
          <w:szCs w:val="22"/>
        </w:rPr>
        <w:t xml:space="preserve">the horizon for contemporary ideas and concepts related to delivery, </w:t>
      </w:r>
      <w:r w:rsidRPr="006A234B">
        <w:rPr>
          <w:rFonts w:asciiTheme="minorHAnsi" w:hAnsiTheme="minorHAnsi"/>
          <w:bCs/>
          <w:i/>
          <w:sz w:val="22"/>
          <w:szCs w:val="22"/>
        </w:rPr>
        <w:t xml:space="preserve">contextualize </w:t>
      </w:r>
      <w:r w:rsidRPr="006A234B">
        <w:rPr>
          <w:rFonts w:asciiTheme="minorHAnsi" w:hAnsiTheme="minorHAnsi"/>
          <w:i/>
          <w:sz w:val="22"/>
          <w:szCs w:val="22"/>
        </w:rPr>
        <w:t xml:space="preserve">it for Cognizant and </w:t>
      </w:r>
      <w:r w:rsidRPr="006A234B">
        <w:rPr>
          <w:rFonts w:asciiTheme="minorHAnsi" w:hAnsiTheme="minorHAnsi"/>
          <w:bCs/>
          <w:i/>
          <w:sz w:val="22"/>
          <w:szCs w:val="22"/>
        </w:rPr>
        <w:t xml:space="preserve">construct the framework </w:t>
      </w:r>
      <w:r w:rsidRPr="006A234B">
        <w:rPr>
          <w:rFonts w:asciiTheme="minorHAnsi" w:hAnsiTheme="minorHAnsi"/>
          <w:i/>
          <w:sz w:val="22"/>
          <w:szCs w:val="22"/>
        </w:rPr>
        <w:t xml:space="preserve">for broader </w:t>
      </w:r>
      <w:r w:rsidRPr="006A234B">
        <w:rPr>
          <w:rFonts w:asciiTheme="minorHAnsi" w:hAnsiTheme="minorHAnsi"/>
          <w:i/>
          <w:iCs/>
          <w:sz w:val="22"/>
          <w:szCs w:val="22"/>
          <w:u w:val="single"/>
        </w:rPr>
        <w:t>awareness, acceptance and adoption</w:t>
      </w:r>
      <w:r w:rsidRPr="006A234B">
        <w:rPr>
          <w:rFonts w:asciiTheme="minorHAnsi" w:hAnsiTheme="minorHAnsi"/>
          <w:i/>
          <w:sz w:val="22"/>
          <w:szCs w:val="22"/>
        </w:rPr>
        <w:t xml:space="preserve"> across the organization</w:t>
      </w:r>
    </w:p>
    <w:p w14:paraId="53A21C02" w14:textId="77777777" w:rsidR="00690BB9" w:rsidRPr="006A234B" w:rsidRDefault="00690BB9" w:rsidP="009B1518">
      <w:pPr>
        <w:pStyle w:val="Default"/>
        <w:numPr>
          <w:ilvl w:val="0"/>
          <w:numId w:val="57"/>
        </w:numPr>
        <w:ind w:left="796"/>
        <w:jc w:val="both"/>
        <w:rPr>
          <w:rFonts w:asciiTheme="minorHAnsi" w:hAnsiTheme="minorHAnsi"/>
          <w:i/>
          <w:sz w:val="22"/>
          <w:szCs w:val="22"/>
        </w:rPr>
      </w:pPr>
      <w:r w:rsidRPr="006A234B">
        <w:rPr>
          <w:rFonts w:asciiTheme="minorHAnsi" w:hAnsiTheme="minorHAnsi"/>
          <w:b/>
          <w:sz w:val="22"/>
          <w:szCs w:val="22"/>
        </w:rPr>
        <w:t>Industrialize</w:t>
      </w:r>
      <w:r w:rsidRPr="006A234B">
        <w:rPr>
          <w:rFonts w:asciiTheme="minorHAnsi" w:hAnsiTheme="minorHAnsi"/>
          <w:i/>
          <w:sz w:val="22"/>
          <w:szCs w:val="22"/>
        </w:rPr>
        <w:t xml:space="preserve"> - Provide a </w:t>
      </w:r>
      <w:r w:rsidRPr="006A234B">
        <w:rPr>
          <w:rFonts w:asciiTheme="minorHAnsi" w:hAnsiTheme="minorHAnsi"/>
          <w:i/>
          <w:sz w:val="22"/>
          <w:szCs w:val="22"/>
          <w:u w:val="single"/>
        </w:rPr>
        <w:t>scalable delivery enabling infrastructure</w:t>
      </w:r>
      <w:r w:rsidRPr="006A234B">
        <w:rPr>
          <w:rFonts w:asciiTheme="minorHAnsi" w:hAnsiTheme="minorHAnsi"/>
          <w:i/>
          <w:sz w:val="22"/>
          <w:szCs w:val="22"/>
        </w:rPr>
        <w:t xml:space="preserve"> by channeling the outputs of Envision and making them available to the Enable through Platforms, Audit &amp; Assurance Processes, Performance Accelerators and Training</w:t>
      </w:r>
    </w:p>
    <w:p w14:paraId="0D196BF8" w14:textId="77777777" w:rsidR="00690BB9" w:rsidRPr="006A234B" w:rsidRDefault="00690BB9" w:rsidP="009B1518">
      <w:pPr>
        <w:pStyle w:val="Default"/>
        <w:numPr>
          <w:ilvl w:val="0"/>
          <w:numId w:val="57"/>
        </w:numPr>
        <w:ind w:left="796"/>
        <w:jc w:val="both"/>
        <w:rPr>
          <w:rFonts w:asciiTheme="minorHAnsi" w:hAnsiTheme="minorHAnsi" w:cstheme="minorHAnsi"/>
          <w:sz w:val="22"/>
          <w:szCs w:val="22"/>
        </w:rPr>
      </w:pPr>
      <w:r w:rsidRPr="006A234B">
        <w:rPr>
          <w:rFonts w:asciiTheme="minorHAnsi" w:hAnsiTheme="minorHAnsi"/>
          <w:b/>
          <w:sz w:val="22"/>
          <w:szCs w:val="22"/>
        </w:rPr>
        <w:t>Enable</w:t>
      </w:r>
      <w:r w:rsidRPr="006A234B">
        <w:rPr>
          <w:rFonts w:asciiTheme="minorHAnsi" w:hAnsiTheme="minorHAnsi"/>
          <w:i/>
          <w:sz w:val="22"/>
          <w:szCs w:val="22"/>
        </w:rPr>
        <w:t xml:space="preserve"> - To be the link between DE &amp; business units (BU) in a pro-active, consultative and facilitation role to ensure design &amp; components of DE model are consistently implemented in every part of the BU, Accounts, Shores &amp; Centers</w:t>
      </w:r>
    </w:p>
    <w:p w14:paraId="234FCA82" w14:textId="77777777" w:rsidR="00690BB9" w:rsidRDefault="00690BB9" w:rsidP="00690BB9">
      <w:pPr>
        <w:pStyle w:val="ListParagraph"/>
        <w:keepNext/>
        <w:ind w:left="436"/>
      </w:pPr>
      <w:r w:rsidRPr="00E75518">
        <w:rPr>
          <w:noProof/>
          <w:lang w:val="en-US" w:bidi="ar-SA"/>
        </w:rPr>
        <w:drawing>
          <wp:inline distT="0" distB="0" distL="0" distR="0" wp14:anchorId="18EED440" wp14:editId="1D51546C">
            <wp:extent cx="5900420" cy="1959722"/>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0404" cy="1969681"/>
                    </a:xfrm>
                    <a:prstGeom prst="rect">
                      <a:avLst/>
                    </a:prstGeom>
                    <a:noFill/>
                  </pic:spPr>
                </pic:pic>
              </a:graphicData>
            </a:graphic>
          </wp:inline>
        </w:drawing>
      </w:r>
    </w:p>
    <w:p w14:paraId="4718A6A8" w14:textId="77777777" w:rsidR="00690BB9" w:rsidRDefault="00690BB9" w:rsidP="00690BB9">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332E5C">
        <w:t>Delivery Excellence structure enabling business units to deliver best in class solutions to clients</w:t>
      </w:r>
    </w:p>
    <w:p w14:paraId="17BE552C" w14:textId="77777777" w:rsidR="00690BB9" w:rsidRDefault="00690BB9" w:rsidP="00690BB9">
      <w:pPr>
        <w:spacing w:before="0" w:after="0"/>
        <w:ind w:left="288"/>
        <w:rPr>
          <w:rFonts w:asciiTheme="minorHAnsi" w:hAnsiTheme="minorHAnsi"/>
          <w:b/>
          <w:sz w:val="22"/>
        </w:rPr>
      </w:pPr>
      <w:r w:rsidRPr="00877D1B">
        <w:rPr>
          <w:rFonts w:asciiTheme="minorHAnsi" w:hAnsiTheme="minorHAnsi"/>
          <w:b/>
          <w:sz w:val="22"/>
        </w:rPr>
        <w:t>Quality Plan</w:t>
      </w:r>
    </w:p>
    <w:p w14:paraId="7BD6402A" w14:textId="77777777" w:rsidR="00690BB9" w:rsidRPr="00877D1B" w:rsidRDefault="00690BB9" w:rsidP="00690BB9">
      <w:pPr>
        <w:spacing w:before="0" w:after="0"/>
        <w:ind w:left="288"/>
        <w:rPr>
          <w:rFonts w:asciiTheme="minorHAnsi" w:hAnsiTheme="minorHAnsi"/>
          <w:sz w:val="22"/>
        </w:rPr>
      </w:pPr>
      <w:r w:rsidRPr="00877D1B">
        <w:rPr>
          <w:rFonts w:asciiTheme="minorHAnsi" w:hAnsiTheme="minorHAnsi"/>
          <w:sz w:val="22"/>
        </w:rPr>
        <w:t xml:space="preserve">Quality planning is ensured through the Delivery Assurance plan.  </w:t>
      </w:r>
      <w:r>
        <w:rPr>
          <w:rFonts w:asciiTheme="minorHAnsi" w:hAnsiTheme="minorHAnsi"/>
          <w:sz w:val="22"/>
        </w:rPr>
        <w:t xml:space="preserve">Every project will have a delivery assurance plan, which </w:t>
      </w:r>
      <w:r w:rsidRPr="00877D1B">
        <w:rPr>
          <w:rFonts w:asciiTheme="minorHAnsi" w:hAnsiTheme="minorHAnsi"/>
          <w:sz w:val="22"/>
        </w:rPr>
        <w:t xml:space="preserve">is part of the integrated software project plan which also encompasses other plans such as Risk Plan, Staffing Plan, Configuration Plan, Infrastructure Plan, Business Continuity Plan and Disaster Recovery Plan and Knowledge Management Plan. </w:t>
      </w:r>
    </w:p>
    <w:p w14:paraId="65687A86" w14:textId="77777777" w:rsidR="00690BB9" w:rsidRPr="00877D1B" w:rsidRDefault="00690BB9" w:rsidP="00690BB9">
      <w:pPr>
        <w:ind w:left="360"/>
        <w:rPr>
          <w:rFonts w:asciiTheme="minorHAnsi" w:hAnsiTheme="minorHAnsi"/>
          <w:sz w:val="22"/>
        </w:rPr>
      </w:pPr>
      <w:r w:rsidRPr="00877D1B">
        <w:rPr>
          <w:rFonts w:asciiTheme="minorHAnsi" w:hAnsiTheme="minorHAnsi"/>
          <w:sz w:val="22"/>
        </w:rPr>
        <w:t xml:space="preserve">The Delivery Assurance Plan covers the below sections: </w:t>
      </w:r>
    </w:p>
    <w:p w14:paraId="74315CD7" w14:textId="77777777" w:rsidR="00690BB9" w:rsidRPr="00877D1B" w:rsidRDefault="00690BB9" w:rsidP="009B1518">
      <w:pPr>
        <w:pStyle w:val="ListParagraph"/>
        <w:numPr>
          <w:ilvl w:val="0"/>
          <w:numId w:val="60"/>
        </w:numPr>
        <w:spacing w:before="0" w:after="0" w:line="240" w:lineRule="atLeast"/>
        <w:rPr>
          <w:rFonts w:asciiTheme="minorHAnsi" w:hAnsiTheme="minorHAnsi"/>
          <w:sz w:val="22"/>
        </w:rPr>
      </w:pPr>
      <w:bookmarkStart w:id="63" w:name="_Toc336328864"/>
      <w:bookmarkStart w:id="64" w:name="_Toc342988490"/>
      <w:bookmarkStart w:id="65" w:name="_Toc345764164"/>
      <w:bookmarkStart w:id="66" w:name="_Toc345764427"/>
      <w:bookmarkStart w:id="67" w:name="_Toc345817470"/>
      <w:bookmarkStart w:id="68" w:name="_Toc345820668"/>
      <w:bookmarkStart w:id="69" w:name="_Toc430147792"/>
      <w:bookmarkStart w:id="70" w:name="_Toc430161922"/>
      <w:bookmarkStart w:id="71" w:name="_Toc430162289"/>
      <w:bookmarkStart w:id="72" w:name="_Toc19095559"/>
      <w:bookmarkStart w:id="73" w:name="_Toc19095810"/>
      <w:bookmarkStart w:id="74" w:name="_Toc19095889"/>
      <w:bookmarkStart w:id="75" w:name="_Toc415499997"/>
      <w:bookmarkStart w:id="76" w:name="_Toc466296122"/>
      <w:bookmarkStart w:id="77" w:name="_Toc484851979"/>
      <w:bookmarkStart w:id="78" w:name="_Toc19095557"/>
      <w:bookmarkStart w:id="79" w:name="_Toc19095808"/>
      <w:bookmarkStart w:id="80" w:name="_Toc19095887"/>
      <w:bookmarkStart w:id="81" w:name="_Toc415499995"/>
      <w:bookmarkStart w:id="82" w:name="_Toc466296120"/>
      <w:bookmarkStart w:id="83" w:name="_Toc336328861"/>
      <w:bookmarkStart w:id="84" w:name="_Toc342988487"/>
      <w:r w:rsidRPr="006E1B2F">
        <w:rPr>
          <w:rFonts w:asciiTheme="minorHAnsi" w:hAnsiTheme="minorHAnsi"/>
          <w:b/>
          <w:sz w:val="22"/>
        </w:rPr>
        <w:t>Metrics Plan</w:t>
      </w:r>
      <w:bookmarkEnd w:id="63"/>
      <w:bookmarkEnd w:id="64"/>
      <w:bookmarkEnd w:id="65"/>
      <w:bookmarkEnd w:id="66"/>
      <w:bookmarkEnd w:id="67"/>
      <w:bookmarkEnd w:id="68"/>
      <w:bookmarkEnd w:id="69"/>
      <w:bookmarkEnd w:id="70"/>
      <w:bookmarkEnd w:id="71"/>
      <w:bookmarkEnd w:id="72"/>
      <w:bookmarkEnd w:id="73"/>
      <w:bookmarkEnd w:id="74"/>
      <w:bookmarkEnd w:id="75"/>
      <w:bookmarkEnd w:id="76"/>
      <w:r w:rsidRPr="00877D1B">
        <w:rPr>
          <w:rFonts w:asciiTheme="minorHAnsi" w:hAnsiTheme="minorHAnsi"/>
          <w:sz w:val="22"/>
        </w:rPr>
        <w:t xml:space="preserve">- Identifies the controls/benchmarks related to process execution and product quality. Responsibility for ensuring abidance to the same is also identified as part of the plan. Quality goals for the project will be defined based on business objectives, project objectives and </w:t>
      </w:r>
      <w:r w:rsidRPr="00750DC8">
        <w:rPr>
          <w:rFonts w:asciiTheme="minorHAnsi" w:hAnsiTheme="minorHAnsi"/>
          <w:sz w:val="22"/>
        </w:rPr>
        <w:t>Telefonica</w:t>
      </w:r>
      <w:r w:rsidRPr="00877D1B">
        <w:rPr>
          <w:rFonts w:asciiTheme="minorHAnsi" w:hAnsiTheme="minorHAnsi"/>
          <w:sz w:val="22"/>
        </w:rPr>
        <w:t xml:space="preserve"> needs.</w:t>
      </w:r>
    </w:p>
    <w:p w14:paraId="24C38F1B" w14:textId="77777777" w:rsidR="00690BB9" w:rsidRPr="00877D1B" w:rsidRDefault="00690BB9" w:rsidP="009B1518">
      <w:pPr>
        <w:pStyle w:val="ListParagraph"/>
        <w:numPr>
          <w:ilvl w:val="0"/>
          <w:numId w:val="60"/>
        </w:numPr>
        <w:spacing w:before="0" w:after="0" w:line="240" w:lineRule="atLeast"/>
        <w:rPr>
          <w:rFonts w:asciiTheme="minorHAnsi" w:hAnsiTheme="minorHAnsi"/>
          <w:sz w:val="22"/>
        </w:rPr>
      </w:pPr>
      <w:r w:rsidRPr="006E1B2F">
        <w:rPr>
          <w:rFonts w:asciiTheme="minorHAnsi" w:hAnsiTheme="minorHAnsi"/>
          <w:b/>
          <w:sz w:val="22"/>
        </w:rPr>
        <w:lastRenderedPageBreak/>
        <w:t>Review Plan</w:t>
      </w:r>
      <w:bookmarkEnd w:id="77"/>
      <w:bookmarkEnd w:id="78"/>
      <w:bookmarkEnd w:id="79"/>
      <w:bookmarkEnd w:id="80"/>
      <w:bookmarkEnd w:id="81"/>
      <w:bookmarkEnd w:id="82"/>
      <w:r w:rsidRPr="00877D1B">
        <w:rPr>
          <w:rFonts w:asciiTheme="minorHAnsi" w:hAnsiTheme="minorHAnsi"/>
          <w:sz w:val="22"/>
        </w:rPr>
        <w:t>-To document the critical deliverables of the project which undergoes the formal acceptance review and any additional reviews apart from those mentioned in the process or lifecycle model.</w:t>
      </w:r>
    </w:p>
    <w:p w14:paraId="7D55C0F8" w14:textId="77777777" w:rsidR="00690BB9" w:rsidRPr="00877D1B" w:rsidRDefault="00690BB9" w:rsidP="009B1518">
      <w:pPr>
        <w:pStyle w:val="ListParagraph"/>
        <w:numPr>
          <w:ilvl w:val="0"/>
          <w:numId w:val="60"/>
        </w:numPr>
        <w:spacing w:before="0" w:after="0" w:line="240" w:lineRule="atLeast"/>
        <w:rPr>
          <w:rFonts w:asciiTheme="minorHAnsi" w:hAnsiTheme="minorHAnsi"/>
          <w:sz w:val="22"/>
        </w:rPr>
      </w:pPr>
      <w:bookmarkStart w:id="85" w:name="_Toc19095558"/>
      <w:bookmarkStart w:id="86" w:name="_Toc19095809"/>
      <w:bookmarkStart w:id="87" w:name="_Toc19095888"/>
      <w:bookmarkStart w:id="88" w:name="_Toc415499996"/>
      <w:bookmarkStart w:id="89" w:name="_Toc466296121"/>
      <w:r w:rsidRPr="006E1B2F">
        <w:rPr>
          <w:rFonts w:asciiTheme="minorHAnsi" w:hAnsiTheme="minorHAnsi"/>
          <w:b/>
          <w:sz w:val="22"/>
        </w:rPr>
        <w:t>Audit Plan</w:t>
      </w:r>
      <w:bookmarkStart w:id="90" w:name="_Toc345764145"/>
      <w:bookmarkStart w:id="91" w:name="_Toc345764414"/>
      <w:bookmarkStart w:id="92" w:name="_Toc345817457"/>
      <w:bookmarkStart w:id="93" w:name="_Toc345820656"/>
      <w:bookmarkStart w:id="94" w:name="_Toc430147765"/>
      <w:bookmarkStart w:id="95" w:name="_Toc430161895"/>
      <w:bookmarkStart w:id="96" w:name="_Toc484851980"/>
      <w:bookmarkEnd w:id="85"/>
      <w:bookmarkEnd w:id="86"/>
      <w:bookmarkEnd w:id="87"/>
      <w:bookmarkEnd w:id="88"/>
      <w:bookmarkEnd w:id="89"/>
      <w:r w:rsidRPr="00877D1B">
        <w:rPr>
          <w:rFonts w:asciiTheme="minorHAnsi" w:hAnsiTheme="minorHAnsi"/>
          <w:sz w:val="22"/>
        </w:rPr>
        <w:t>-To document details of the audits applicable for the project.</w:t>
      </w:r>
    </w:p>
    <w:p w14:paraId="5DD8D2D8" w14:textId="77777777" w:rsidR="00690BB9" w:rsidRPr="00877D1B" w:rsidRDefault="00690BB9" w:rsidP="009B1518">
      <w:pPr>
        <w:pStyle w:val="ListParagraph"/>
        <w:numPr>
          <w:ilvl w:val="0"/>
          <w:numId w:val="60"/>
        </w:numPr>
        <w:spacing w:before="0" w:after="0" w:line="240" w:lineRule="atLeast"/>
        <w:rPr>
          <w:rFonts w:asciiTheme="minorHAnsi" w:hAnsiTheme="minorHAnsi"/>
          <w:sz w:val="22"/>
        </w:rPr>
      </w:pPr>
      <w:bookmarkStart w:id="97" w:name="_Toc415499999"/>
      <w:bookmarkStart w:id="98" w:name="_Toc466296124"/>
      <w:bookmarkStart w:id="99" w:name="_Toc480887647"/>
      <w:bookmarkStart w:id="100" w:name="_Toc19095560"/>
      <w:bookmarkStart w:id="101" w:name="_Toc19095561"/>
      <w:bookmarkStart w:id="102" w:name="_Toc19095811"/>
      <w:bookmarkStart w:id="103" w:name="_Toc19095812"/>
      <w:bookmarkStart w:id="104" w:name="_Toc19095890"/>
      <w:bookmarkStart w:id="105" w:name="_Toc19095891"/>
      <w:r w:rsidRPr="006E1B2F">
        <w:rPr>
          <w:rFonts w:asciiTheme="minorHAnsi" w:hAnsiTheme="minorHAnsi"/>
          <w:b/>
          <w:sz w:val="22"/>
        </w:rPr>
        <w:t>Defect Prevention Plan and Causal Analysis</w:t>
      </w:r>
      <w:bookmarkEnd w:id="97"/>
      <w:bookmarkEnd w:id="98"/>
      <w:r w:rsidRPr="00877D1B">
        <w:rPr>
          <w:rFonts w:asciiTheme="minorHAnsi" w:hAnsiTheme="minorHAnsi"/>
          <w:sz w:val="22"/>
        </w:rPr>
        <w:t>- To document the defect type, defect cause, root cause, preventive action planned, responsibility and target date stage wise.</w:t>
      </w:r>
    </w:p>
    <w:p w14:paraId="621D7FE9" w14:textId="77777777" w:rsidR="00690BB9" w:rsidRPr="00877D1B" w:rsidRDefault="00690BB9" w:rsidP="009B1518">
      <w:pPr>
        <w:pStyle w:val="ListParagraph"/>
        <w:numPr>
          <w:ilvl w:val="0"/>
          <w:numId w:val="60"/>
        </w:numPr>
        <w:spacing w:before="0" w:after="0" w:line="240" w:lineRule="atLeast"/>
        <w:rPr>
          <w:rFonts w:asciiTheme="minorHAnsi" w:hAnsiTheme="minorHAnsi"/>
          <w:sz w:val="22"/>
        </w:rPr>
      </w:pPr>
      <w:bookmarkStart w:id="106" w:name="_Toc415500000"/>
      <w:bookmarkStart w:id="107" w:name="_Toc466296125"/>
      <w:r w:rsidRPr="006E1B2F">
        <w:rPr>
          <w:rFonts w:asciiTheme="minorHAnsi" w:hAnsiTheme="minorHAnsi"/>
          <w:b/>
          <w:sz w:val="22"/>
        </w:rPr>
        <w:t>Problem Prevention Plan</w:t>
      </w:r>
      <w:bookmarkEnd w:id="99"/>
      <w:bookmarkEnd w:id="100"/>
      <w:bookmarkEnd w:id="101"/>
      <w:bookmarkEnd w:id="102"/>
      <w:bookmarkEnd w:id="103"/>
      <w:bookmarkEnd w:id="104"/>
      <w:bookmarkEnd w:id="105"/>
      <w:bookmarkEnd w:id="106"/>
      <w:bookmarkEnd w:id="107"/>
      <w:r w:rsidRPr="00877D1B">
        <w:rPr>
          <w:rFonts w:asciiTheme="minorHAnsi" w:hAnsiTheme="minorHAnsi"/>
          <w:sz w:val="22"/>
        </w:rPr>
        <w:t xml:space="preserve">-To document the problems / repeated risks and issues faced in the project, which requires careful evaluation to arrive at the solution. </w:t>
      </w:r>
    </w:p>
    <w:bookmarkEnd w:id="83"/>
    <w:bookmarkEnd w:id="84"/>
    <w:bookmarkEnd w:id="90"/>
    <w:bookmarkEnd w:id="91"/>
    <w:bookmarkEnd w:id="92"/>
    <w:bookmarkEnd w:id="93"/>
    <w:bookmarkEnd w:id="94"/>
    <w:bookmarkEnd w:id="95"/>
    <w:bookmarkEnd w:id="96"/>
    <w:p w14:paraId="20C0E683" w14:textId="77777777" w:rsidR="00690BB9" w:rsidRPr="00877D1B" w:rsidRDefault="00690BB9" w:rsidP="00690BB9">
      <w:pPr>
        <w:pStyle w:val="ListParagraph"/>
        <w:spacing w:before="0" w:after="0"/>
        <w:rPr>
          <w:rFonts w:asciiTheme="minorHAnsi" w:hAnsiTheme="minorHAnsi"/>
          <w:sz w:val="22"/>
        </w:rPr>
      </w:pPr>
    </w:p>
    <w:p w14:paraId="2357F367" w14:textId="77777777" w:rsidR="00690BB9" w:rsidRPr="00877D1B" w:rsidRDefault="00690BB9" w:rsidP="00690BB9">
      <w:pPr>
        <w:spacing w:before="0" w:after="0"/>
        <w:ind w:left="288"/>
        <w:rPr>
          <w:rFonts w:asciiTheme="minorHAnsi" w:hAnsiTheme="minorHAnsi"/>
          <w:b/>
          <w:sz w:val="22"/>
        </w:rPr>
      </w:pPr>
      <w:r w:rsidRPr="00877D1B">
        <w:rPr>
          <w:rFonts w:asciiTheme="minorHAnsi" w:hAnsiTheme="minorHAnsi"/>
          <w:b/>
          <w:sz w:val="22"/>
        </w:rPr>
        <w:t>Quality Objective and Measures</w:t>
      </w:r>
    </w:p>
    <w:p w14:paraId="002178A9" w14:textId="77777777" w:rsidR="00690BB9" w:rsidRPr="00877D1B" w:rsidRDefault="00690BB9" w:rsidP="00690BB9">
      <w:pPr>
        <w:pStyle w:val="cogh3bullet"/>
        <w:spacing w:line="276" w:lineRule="auto"/>
        <w:ind w:left="360"/>
        <w:rPr>
          <w:rFonts w:asciiTheme="minorHAnsi" w:hAnsiTheme="minorHAnsi" w:cs="Calibri"/>
          <w:sz w:val="22"/>
          <w:szCs w:val="22"/>
        </w:rPr>
      </w:pPr>
      <w:r w:rsidRPr="00877D1B">
        <w:rPr>
          <w:rFonts w:asciiTheme="minorHAnsi" w:hAnsiTheme="minorHAnsi"/>
          <w:sz w:val="22"/>
          <w:szCs w:val="22"/>
        </w:rPr>
        <w:t xml:space="preserve">During the onset of the project, the list of project deliverables along with their acceptance criteria will be defined and will be mutually agreed by Cognizant and </w:t>
      </w:r>
      <w:r w:rsidRPr="002424E2">
        <w:rPr>
          <w:rFonts w:asciiTheme="minorHAnsi" w:hAnsiTheme="minorHAnsi" w:cstheme="minorHAnsi"/>
          <w:sz w:val="22"/>
          <w:szCs w:val="22"/>
        </w:rPr>
        <w:t>Telefonica.</w:t>
      </w:r>
      <w:r w:rsidRPr="00877D1B">
        <w:rPr>
          <w:rFonts w:asciiTheme="minorHAnsi" w:hAnsiTheme="minorHAnsi"/>
          <w:sz w:val="22"/>
          <w:szCs w:val="22"/>
        </w:rPr>
        <w:t xml:space="preserve"> We follow a metrics-based project management approach, where a project’s progress is tracked and quality of service delivered is measured using metrics. </w:t>
      </w:r>
      <w:r w:rsidRPr="00877D1B">
        <w:rPr>
          <w:rFonts w:asciiTheme="minorHAnsi" w:hAnsiTheme="minorHAnsi" w:cstheme="minorHAnsi"/>
          <w:sz w:val="22"/>
          <w:szCs w:val="22"/>
        </w:rPr>
        <w:t>Based on the nature of the project, a</w:t>
      </w:r>
      <w:r w:rsidRPr="00877D1B">
        <w:rPr>
          <w:rFonts w:asciiTheme="minorHAnsi" w:hAnsiTheme="minorHAnsi" w:cs="Calibri"/>
          <w:sz w:val="22"/>
          <w:szCs w:val="22"/>
        </w:rPr>
        <w:t xml:space="preserve"> list of mandatory metrics along with goals are identified</w:t>
      </w:r>
      <w:r w:rsidRPr="00877D1B">
        <w:rPr>
          <w:rFonts w:asciiTheme="minorHAnsi" w:hAnsiTheme="minorHAnsi" w:cstheme="minorHAnsi"/>
          <w:sz w:val="22"/>
          <w:szCs w:val="22"/>
        </w:rPr>
        <w:t xml:space="preserve">. The expectations of </w:t>
      </w:r>
      <w:r>
        <w:rPr>
          <w:rFonts w:asciiTheme="minorHAnsi" w:hAnsiTheme="minorHAnsi" w:cstheme="minorHAnsi"/>
          <w:sz w:val="22"/>
          <w:szCs w:val="22"/>
        </w:rPr>
        <w:t>Telefonica</w:t>
      </w:r>
      <w:r w:rsidRPr="00877D1B">
        <w:rPr>
          <w:rFonts w:asciiTheme="minorHAnsi" w:hAnsiTheme="minorHAnsi" w:cstheme="minorHAnsi"/>
          <w:sz w:val="22"/>
          <w:szCs w:val="22"/>
        </w:rPr>
        <w:t xml:space="preserve"> from a quality perspective will also be fed into the metrics plan. </w:t>
      </w:r>
      <w:r w:rsidRPr="00877D1B">
        <w:rPr>
          <w:rFonts w:asciiTheme="minorHAnsi" w:hAnsiTheme="minorHAnsi" w:cs="Calibri"/>
          <w:sz w:val="22"/>
          <w:szCs w:val="22"/>
        </w:rPr>
        <w:t xml:space="preserve">We will identify your business objectives and translate them into Key Performance Indicators (KPIs). These KPIs will be further translated into Project/ Sub process performance goals and SLAs. </w:t>
      </w:r>
    </w:p>
    <w:p w14:paraId="1F1E8E63" w14:textId="77777777" w:rsidR="00690BB9" w:rsidRPr="00877D1B" w:rsidRDefault="00690BB9" w:rsidP="00690BB9">
      <w:pPr>
        <w:rPr>
          <w:rFonts w:asciiTheme="minorHAnsi" w:hAnsiTheme="minorHAnsi" w:cstheme="minorHAnsi"/>
          <w:sz w:val="22"/>
        </w:rPr>
      </w:pPr>
      <w:r w:rsidRPr="00877D1B">
        <w:rPr>
          <w:rFonts w:asciiTheme="minorHAnsi" w:hAnsiTheme="minorHAnsi"/>
          <w:b/>
          <w:sz w:val="22"/>
        </w:rPr>
        <w:t xml:space="preserve"> </w:t>
      </w:r>
      <w:r w:rsidRPr="00877D1B">
        <w:rPr>
          <w:rFonts w:asciiTheme="minorHAnsi" w:hAnsiTheme="minorHAnsi" w:cstheme="minorHAnsi"/>
          <w:sz w:val="22"/>
        </w:rPr>
        <w:t>There are various DE levers that focus on key areas enabling project teams to achieve excellence. Few of them are</w:t>
      </w:r>
    </w:p>
    <w:tbl>
      <w:tblPr>
        <w:tblStyle w:val="TableGrid"/>
        <w:tblW w:w="9445" w:type="dxa"/>
        <w:tblInd w:w="607" w:type="dxa"/>
        <w:tblLook w:val="04A0" w:firstRow="1" w:lastRow="0" w:firstColumn="1" w:lastColumn="0" w:noHBand="0" w:noVBand="1"/>
      </w:tblPr>
      <w:tblGrid>
        <w:gridCol w:w="2138"/>
        <w:gridCol w:w="4117"/>
        <w:gridCol w:w="3190"/>
      </w:tblGrid>
      <w:tr w:rsidR="00690BB9" w:rsidRPr="00877D1B" w14:paraId="1038F189" w14:textId="77777777" w:rsidTr="00883AEC">
        <w:tc>
          <w:tcPr>
            <w:tcW w:w="2138" w:type="dxa"/>
          </w:tcPr>
          <w:p w14:paraId="72493F22" w14:textId="77777777" w:rsidR="00690BB9" w:rsidRPr="00877D1B" w:rsidRDefault="00690BB9" w:rsidP="00883AEC">
            <w:pPr>
              <w:rPr>
                <w:rFonts w:asciiTheme="minorHAnsi" w:hAnsiTheme="minorHAnsi"/>
                <w:b/>
                <w:sz w:val="22"/>
              </w:rPr>
            </w:pPr>
            <w:r w:rsidRPr="00877D1B">
              <w:rPr>
                <w:rFonts w:asciiTheme="minorHAnsi" w:hAnsiTheme="minorHAnsi"/>
                <w:b/>
                <w:sz w:val="22"/>
              </w:rPr>
              <w:t>Programs/Tools</w:t>
            </w:r>
          </w:p>
        </w:tc>
        <w:tc>
          <w:tcPr>
            <w:tcW w:w="4117" w:type="dxa"/>
          </w:tcPr>
          <w:p w14:paraId="7F07FB67" w14:textId="77777777" w:rsidR="00690BB9" w:rsidRPr="00877D1B" w:rsidRDefault="00690BB9" w:rsidP="00883AEC">
            <w:pPr>
              <w:rPr>
                <w:rFonts w:asciiTheme="minorHAnsi" w:hAnsiTheme="minorHAnsi"/>
                <w:b/>
                <w:sz w:val="22"/>
              </w:rPr>
            </w:pPr>
            <w:r w:rsidRPr="00877D1B">
              <w:rPr>
                <w:rFonts w:asciiTheme="minorHAnsi" w:hAnsiTheme="minorHAnsi"/>
                <w:b/>
                <w:sz w:val="22"/>
              </w:rPr>
              <w:t>Description</w:t>
            </w:r>
          </w:p>
        </w:tc>
        <w:tc>
          <w:tcPr>
            <w:tcW w:w="3190" w:type="dxa"/>
          </w:tcPr>
          <w:p w14:paraId="70448897" w14:textId="77777777" w:rsidR="00690BB9" w:rsidRPr="00877D1B" w:rsidRDefault="00690BB9" w:rsidP="00883AEC">
            <w:pPr>
              <w:rPr>
                <w:rFonts w:asciiTheme="minorHAnsi" w:hAnsiTheme="minorHAnsi"/>
                <w:b/>
                <w:sz w:val="22"/>
              </w:rPr>
            </w:pPr>
            <w:r w:rsidRPr="00877D1B">
              <w:rPr>
                <w:rFonts w:asciiTheme="minorHAnsi" w:hAnsiTheme="minorHAnsi"/>
                <w:b/>
                <w:sz w:val="22"/>
              </w:rPr>
              <w:t>Benefits</w:t>
            </w:r>
          </w:p>
        </w:tc>
      </w:tr>
      <w:tr w:rsidR="00690BB9" w:rsidRPr="00877D1B" w14:paraId="24108337" w14:textId="77777777" w:rsidTr="00883AEC">
        <w:tc>
          <w:tcPr>
            <w:tcW w:w="2138" w:type="dxa"/>
          </w:tcPr>
          <w:p w14:paraId="7396BECD" w14:textId="77777777" w:rsidR="00690BB9" w:rsidRPr="00877D1B" w:rsidRDefault="00690BB9" w:rsidP="00883AEC">
            <w:pPr>
              <w:rPr>
                <w:rFonts w:asciiTheme="minorHAnsi" w:hAnsiTheme="minorHAnsi"/>
                <w:sz w:val="22"/>
              </w:rPr>
            </w:pPr>
            <w:r w:rsidRPr="00877D1B">
              <w:rPr>
                <w:rFonts w:asciiTheme="minorHAnsi" w:hAnsiTheme="minorHAnsi"/>
                <w:sz w:val="22"/>
              </w:rPr>
              <w:t>Audits and Reviews</w:t>
            </w:r>
          </w:p>
        </w:tc>
        <w:tc>
          <w:tcPr>
            <w:tcW w:w="4117" w:type="dxa"/>
          </w:tcPr>
          <w:p w14:paraId="7922BADA" w14:textId="77777777" w:rsidR="00690BB9" w:rsidRPr="00877D1B" w:rsidRDefault="00690BB9" w:rsidP="009B1518">
            <w:pPr>
              <w:pStyle w:val="ListParagraph"/>
              <w:numPr>
                <w:ilvl w:val="0"/>
                <w:numId w:val="58"/>
              </w:numPr>
              <w:spacing w:before="0" w:after="0" w:line="240" w:lineRule="auto"/>
              <w:rPr>
                <w:rFonts w:asciiTheme="minorHAnsi" w:hAnsiTheme="minorHAnsi"/>
                <w:sz w:val="22"/>
              </w:rPr>
            </w:pPr>
            <w:r w:rsidRPr="00877D1B">
              <w:rPr>
                <w:rFonts w:asciiTheme="minorHAnsi" w:hAnsiTheme="minorHAnsi"/>
                <w:sz w:val="22"/>
              </w:rPr>
              <w:t xml:space="preserve">Assess quality of project and deliverables through different type of audits (startup audit, transition audit, delivery audit etc.) </w:t>
            </w:r>
          </w:p>
          <w:p w14:paraId="44672B1D" w14:textId="77777777" w:rsidR="00690BB9" w:rsidRPr="00877D1B" w:rsidRDefault="00690BB9" w:rsidP="009B1518">
            <w:pPr>
              <w:pStyle w:val="ListParagraph"/>
              <w:numPr>
                <w:ilvl w:val="0"/>
                <w:numId w:val="58"/>
              </w:numPr>
              <w:spacing w:before="0" w:after="0" w:line="240" w:lineRule="auto"/>
              <w:rPr>
                <w:rFonts w:asciiTheme="minorHAnsi" w:hAnsiTheme="minorHAnsi"/>
                <w:sz w:val="22"/>
              </w:rPr>
            </w:pPr>
            <w:r w:rsidRPr="00877D1B">
              <w:rPr>
                <w:rFonts w:asciiTheme="minorHAnsi" w:hAnsiTheme="minorHAnsi"/>
                <w:sz w:val="22"/>
              </w:rPr>
              <w:t>Center of Excellence (CoE) and expert group involvement</w:t>
            </w:r>
          </w:p>
          <w:p w14:paraId="44EDE35B" w14:textId="77777777" w:rsidR="00690BB9" w:rsidRPr="00877D1B" w:rsidRDefault="00690BB9" w:rsidP="009B1518">
            <w:pPr>
              <w:pStyle w:val="ListParagraph"/>
              <w:numPr>
                <w:ilvl w:val="0"/>
                <w:numId w:val="58"/>
              </w:numPr>
              <w:spacing w:before="0" w:after="0" w:line="240" w:lineRule="auto"/>
              <w:rPr>
                <w:rFonts w:asciiTheme="minorHAnsi" w:hAnsiTheme="minorHAnsi"/>
                <w:sz w:val="22"/>
              </w:rPr>
            </w:pPr>
            <w:r w:rsidRPr="00877D1B">
              <w:rPr>
                <w:rFonts w:asciiTheme="minorHAnsi" w:hAnsiTheme="minorHAnsi"/>
                <w:sz w:val="22"/>
              </w:rPr>
              <w:t xml:space="preserve">Experienced leaders/ SME review though Project/Service Management Review (PMR)/ (SMR) </w:t>
            </w:r>
          </w:p>
        </w:tc>
        <w:tc>
          <w:tcPr>
            <w:tcW w:w="3190" w:type="dxa"/>
          </w:tcPr>
          <w:p w14:paraId="75380281"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Delivery risk identification and mitigation</w:t>
            </w:r>
          </w:p>
          <w:p w14:paraId="00C51703"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Ensure the project deliverables are on time, within budget and are of acceptable quality</w:t>
            </w:r>
          </w:p>
        </w:tc>
      </w:tr>
      <w:tr w:rsidR="00690BB9" w:rsidRPr="00877D1B" w14:paraId="03CD3F85" w14:textId="77777777" w:rsidTr="00883AEC">
        <w:tc>
          <w:tcPr>
            <w:tcW w:w="2138" w:type="dxa"/>
          </w:tcPr>
          <w:p w14:paraId="2886A681" w14:textId="77777777" w:rsidR="00690BB9" w:rsidRPr="00877D1B" w:rsidRDefault="00690BB9" w:rsidP="00883AEC">
            <w:pPr>
              <w:rPr>
                <w:rFonts w:asciiTheme="minorHAnsi" w:hAnsiTheme="minorHAnsi"/>
                <w:sz w:val="22"/>
              </w:rPr>
            </w:pPr>
            <w:r w:rsidRPr="00877D1B">
              <w:rPr>
                <w:rFonts w:asciiTheme="minorHAnsi" w:hAnsiTheme="minorHAnsi"/>
                <w:sz w:val="22"/>
              </w:rPr>
              <w:t>SLA Management</w:t>
            </w:r>
          </w:p>
        </w:tc>
        <w:tc>
          <w:tcPr>
            <w:tcW w:w="4117" w:type="dxa"/>
          </w:tcPr>
          <w:p w14:paraId="50AE79D1"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Ensures that SLAs identified addresses all aspects of the spectrum like business relevance, measures vendor performance, focusses on service outcomes</w:t>
            </w:r>
          </w:p>
          <w:p w14:paraId="50842C0A"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Ensure OLA’s are established with other dependent services</w:t>
            </w:r>
          </w:p>
          <w:p w14:paraId="799A6D5F"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SLA baselines are established with defined targets</w:t>
            </w:r>
          </w:p>
        </w:tc>
        <w:tc>
          <w:tcPr>
            <w:tcW w:w="3190" w:type="dxa"/>
          </w:tcPr>
          <w:p w14:paraId="3462CB60"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Quality of services are tracked in terms of KPIs, SLAs and reported in multiple governance forums</w:t>
            </w:r>
          </w:p>
          <w:p w14:paraId="4D20F113"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Governance mechanism with appropriate corrective and preventive actions in case of any deviations</w:t>
            </w:r>
          </w:p>
        </w:tc>
      </w:tr>
      <w:tr w:rsidR="00690BB9" w:rsidRPr="00877D1B" w14:paraId="7984B1F5" w14:textId="77777777" w:rsidTr="00883AEC">
        <w:tc>
          <w:tcPr>
            <w:tcW w:w="2138" w:type="dxa"/>
          </w:tcPr>
          <w:p w14:paraId="740A8E15" w14:textId="77777777" w:rsidR="00690BB9" w:rsidRPr="00877D1B" w:rsidRDefault="00690BB9" w:rsidP="00883AEC">
            <w:pPr>
              <w:rPr>
                <w:rFonts w:asciiTheme="minorHAnsi" w:hAnsiTheme="minorHAnsi"/>
                <w:sz w:val="22"/>
              </w:rPr>
            </w:pPr>
            <w:r w:rsidRPr="00877D1B">
              <w:rPr>
                <w:rFonts w:asciiTheme="minorHAnsi" w:hAnsiTheme="minorHAnsi"/>
                <w:sz w:val="22"/>
              </w:rPr>
              <w:t>Continuous Improvement and Innovation (CII)</w:t>
            </w:r>
          </w:p>
        </w:tc>
        <w:tc>
          <w:tcPr>
            <w:tcW w:w="4117" w:type="dxa"/>
          </w:tcPr>
          <w:p w14:paraId="53F9A161" w14:textId="77777777" w:rsidR="00690BB9" w:rsidRPr="00877D1B" w:rsidRDefault="00690BB9" w:rsidP="00883AEC">
            <w:pPr>
              <w:pStyle w:val="BodyText"/>
              <w:keepNext/>
              <w:spacing w:after="0"/>
            </w:pPr>
            <w:r w:rsidRPr="00877D1B">
              <w:t xml:space="preserve">Our CII </w:t>
            </w:r>
            <w:r w:rsidRPr="00877D1B">
              <w:rPr>
                <w:rFonts w:cstheme="minorHAnsi"/>
              </w:rPr>
              <w:t>framework</w:t>
            </w:r>
            <w:r w:rsidRPr="00877D1B">
              <w:t xml:space="preserve"> will optimize the existing operation to deliver service reliability and cost control by adopting a well-executed approach by: </w:t>
            </w:r>
          </w:p>
          <w:p w14:paraId="2AB0F9DB"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Aligning the existing processes to ConEd business objectives and Industry best practices</w:t>
            </w:r>
          </w:p>
          <w:p w14:paraId="626E0473" w14:textId="77777777" w:rsidR="00690BB9" w:rsidRPr="00877D1B" w:rsidRDefault="00690BB9" w:rsidP="009B1518">
            <w:pPr>
              <w:pStyle w:val="ListParagraph"/>
              <w:numPr>
                <w:ilvl w:val="0"/>
                <w:numId w:val="59"/>
              </w:numPr>
              <w:spacing w:before="0" w:line="240" w:lineRule="auto"/>
              <w:rPr>
                <w:rFonts w:asciiTheme="minorHAnsi" w:hAnsiTheme="minorHAnsi"/>
                <w:sz w:val="22"/>
              </w:rPr>
            </w:pPr>
            <w:r w:rsidRPr="00877D1B">
              <w:rPr>
                <w:rFonts w:asciiTheme="minorHAnsi" w:hAnsiTheme="minorHAnsi"/>
                <w:sz w:val="22"/>
              </w:rPr>
              <w:t xml:space="preserve">Improving the quality of services by bringing together the varied innovation levers like Lean-Six- Sigma, Managed </w:t>
            </w:r>
            <w:r w:rsidRPr="00877D1B">
              <w:rPr>
                <w:rFonts w:asciiTheme="minorHAnsi" w:hAnsiTheme="minorHAnsi"/>
                <w:sz w:val="22"/>
              </w:rPr>
              <w:lastRenderedPageBreak/>
              <w:t>Innovation, Best-In-Class and Continuous Service Improvement</w:t>
            </w:r>
          </w:p>
        </w:tc>
        <w:tc>
          <w:tcPr>
            <w:tcW w:w="3190" w:type="dxa"/>
          </w:tcPr>
          <w:p w14:paraId="31AD8AF7" w14:textId="77777777" w:rsidR="00690BB9" w:rsidRPr="00877D1B" w:rsidRDefault="00690BB9" w:rsidP="009B1518">
            <w:pPr>
              <w:pStyle w:val="ListParagraph"/>
              <w:numPr>
                <w:ilvl w:val="0"/>
                <w:numId w:val="59"/>
              </w:numPr>
              <w:spacing w:before="0" w:after="160" w:line="259" w:lineRule="auto"/>
              <w:jc w:val="left"/>
              <w:rPr>
                <w:rFonts w:asciiTheme="minorHAnsi" w:hAnsiTheme="minorHAnsi"/>
                <w:sz w:val="22"/>
              </w:rPr>
            </w:pPr>
            <w:r w:rsidRPr="00877D1B">
              <w:rPr>
                <w:rFonts w:asciiTheme="minorHAnsi" w:hAnsiTheme="minorHAnsi"/>
                <w:sz w:val="22"/>
              </w:rPr>
              <w:lastRenderedPageBreak/>
              <w:t>Optimize the existing operation,  deliver cost control and service reliability</w:t>
            </w:r>
          </w:p>
          <w:p w14:paraId="69B901BD" w14:textId="77777777" w:rsidR="00690BB9" w:rsidRPr="00877D1B" w:rsidRDefault="00690BB9" w:rsidP="009B1518">
            <w:pPr>
              <w:pStyle w:val="ListParagraph"/>
              <w:numPr>
                <w:ilvl w:val="0"/>
                <w:numId w:val="59"/>
              </w:numPr>
              <w:spacing w:before="0" w:after="160" w:line="259" w:lineRule="auto"/>
              <w:jc w:val="left"/>
              <w:rPr>
                <w:rFonts w:asciiTheme="minorHAnsi" w:hAnsiTheme="minorHAnsi"/>
                <w:sz w:val="22"/>
              </w:rPr>
            </w:pPr>
            <w:r w:rsidRPr="00877D1B">
              <w:rPr>
                <w:rFonts w:asciiTheme="minorHAnsi" w:hAnsiTheme="minorHAnsi"/>
                <w:sz w:val="22"/>
              </w:rPr>
              <w:t>Enhance the existing operation to deliver organizational value and customer growth in alignment with business objectives</w:t>
            </w:r>
          </w:p>
        </w:tc>
      </w:tr>
      <w:tr w:rsidR="00690BB9" w:rsidRPr="00877D1B" w14:paraId="594FC82B" w14:textId="77777777" w:rsidTr="00883AEC">
        <w:tc>
          <w:tcPr>
            <w:tcW w:w="2138" w:type="dxa"/>
          </w:tcPr>
          <w:p w14:paraId="72ABFF55" w14:textId="77777777" w:rsidR="00690BB9" w:rsidRPr="00877D1B" w:rsidRDefault="00690BB9" w:rsidP="00883AEC">
            <w:pPr>
              <w:rPr>
                <w:rFonts w:asciiTheme="minorHAnsi" w:hAnsiTheme="minorHAnsi"/>
                <w:sz w:val="22"/>
              </w:rPr>
            </w:pPr>
            <w:r w:rsidRPr="00877D1B">
              <w:rPr>
                <w:rFonts w:asciiTheme="minorHAnsi" w:hAnsiTheme="minorHAnsi"/>
                <w:sz w:val="22"/>
              </w:rPr>
              <w:t>Knowledge Management(KM)</w:t>
            </w:r>
          </w:p>
        </w:tc>
        <w:tc>
          <w:tcPr>
            <w:tcW w:w="4117" w:type="dxa"/>
          </w:tcPr>
          <w:p w14:paraId="4B6F5F7B"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cstheme="minorHAnsi"/>
                <w:sz w:val="22"/>
              </w:rPr>
              <w:t>Organization</w:t>
            </w:r>
            <w:r w:rsidRPr="00877D1B">
              <w:rPr>
                <w:rFonts w:asciiTheme="minorHAnsi" w:hAnsiTheme="minorHAnsi"/>
                <w:sz w:val="22"/>
              </w:rPr>
              <w:t xml:space="preserve"> wide knowledge like reusable assets, best practices, solution accelerators, other collaterals are available in </w:t>
            </w:r>
            <w:r w:rsidRPr="00877D1B">
              <w:rPr>
                <w:rFonts w:asciiTheme="minorHAnsi" w:hAnsiTheme="minorHAnsi"/>
                <w:b/>
                <w:sz w:val="22"/>
              </w:rPr>
              <w:t>Know Hub</w:t>
            </w:r>
            <w:r w:rsidRPr="00877D1B">
              <w:rPr>
                <w:rFonts w:asciiTheme="minorHAnsi" w:hAnsiTheme="minorHAnsi"/>
                <w:sz w:val="22"/>
              </w:rPr>
              <w:t>, our KM portal.</w:t>
            </w:r>
          </w:p>
          <w:p w14:paraId="0AAED86A" w14:textId="77777777" w:rsidR="00690BB9" w:rsidRPr="00877D1B" w:rsidRDefault="00690BB9" w:rsidP="009B1518">
            <w:pPr>
              <w:pStyle w:val="BodyText"/>
              <w:keepNext/>
              <w:numPr>
                <w:ilvl w:val="0"/>
                <w:numId w:val="59"/>
              </w:numPr>
              <w:spacing w:before="0" w:line="240" w:lineRule="auto"/>
            </w:pPr>
            <w:r w:rsidRPr="00877D1B">
              <w:t>Team can also create, maintain and govern their own knowledge using know Hub.</w:t>
            </w:r>
          </w:p>
        </w:tc>
        <w:tc>
          <w:tcPr>
            <w:tcW w:w="3190" w:type="dxa"/>
          </w:tcPr>
          <w:p w14:paraId="70B10F1B"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Improve productivity and  deliverable quality through structured reuse and best practice sharing</w:t>
            </w:r>
          </w:p>
          <w:p w14:paraId="539D6C47"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Centralized Knowledge repository and knowledge dissemination process</w:t>
            </w:r>
          </w:p>
        </w:tc>
      </w:tr>
      <w:tr w:rsidR="00690BB9" w:rsidRPr="00877D1B" w14:paraId="593E3F8A" w14:textId="77777777" w:rsidTr="00883AEC">
        <w:tc>
          <w:tcPr>
            <w:tcW w:w="2138" w:type="dxa"/>
          </w:tcPr>
          <w:p w14:paraId="64BEF46F" w14:textId="77777777" w:rsidR="00690BB9" w:rsidRPr="00877D1B" w:rsidRDefault="00690BB9" w:rsidP="00883AEC">
            <w:pPr>
              <w:rPr>
                <w:rFonts w:asciiTheme="minorHAnsi" w:hAnsiTheme="minorHAnsi"/>
                <w:sz w:val="22"/>
              </w:rPr>
            </w:pPr>
            <w:r w:rsidRPr="00877D1B">
              <w:rPr>
                <w:rFonts w:asciiTheme="minorHAnsi" w:hAnsiTheme="minorHAnsi"/>
                <w:sz w:val="22"/>
              </w:rPr>
              <w:t>Delivery Risk Management (DRM)</w:t>
            </w:r>
          </w:p>
        </w:tc>
        <w:tc>
          <w:tcPr>
            <w:tcW w:w="4117" w:type="dxa"/>
          </w:tcPr>
          <w:p w14:paraId="0CB425DC" w14:textId="77777777" w:rsidR="00690BB9" w:rsidRPr="00877D1B" w:rsidRDefault="00690BB9" w:rsidP="009B1518">
            <w:pPr>
              <w:pStyle w:val="ListParagraph"/>
              <w:numPr>
                <w:ilvl w:val="0"/>
                <w:numId w:val="59"/>
              </w:numPr>
              <w:spacing w:before="0" w:after="0" w:line="240" w:lineRule="auto"/>
              <w:rPr>
                <w:rFonts w:asciiTheme="minorHAnsi" w:hAnsiTheme="minorHAnsi" w:cstheme="minorHAnsi"/>
                <w:sz w:val="22"/>
              </w:rPr>
            </w:pPr>
            <w:r w:rsidRPr="00877D1B">
              <w:rPr>
                <w:rFonts w:asciiTheme="minorHAnsi" w:hAnsiTheme="minorHAnsi" w:cstheme="minorHAnsi"/>
                <w:sz w:val="22"/>
              </w:rPr>
              <w:t>Focus on early risk identification, mitigation and contingency planning</w:t>
            </w:r>
          </w:p>
        </w:tc>
        <w:tc>
          <w:tcPr>
            <w:tcW w:w="3190" w:type="dxa"/>
          </w:tcPr>
          <w:p w14:paraId="761D3319" w14:textId="77777777" w:rsidR="00690BB9" w:rsidRPr="00877D1B" w:rsidRDefault="00690BB9" w:rsidP="009B1518">
            <w:pPr>
              <w:pStyle w:val="ListParagraph"/>
              <w:numPr>
                <w:ilvl w:val="0"/>
                <w:numId w:val="59"/>
              </w:numPr>
              <w:spacing w:before="0" w:after="0" w:line="240" w:lineRule="auto"/>
              <w:rPr>
                <w:rFonts w:asciiTheme="minorHAnsi" w:hAnsiTheme="minorHAnsi"/>
                <w:sz w:val="22"/>
              </w:rPr>
            </w:pPr>
            <w:r w:rsidRPr="00877D1B">
              <w:rPr>
                <w:rFonts w:asciiTheme="minorHAnsi" w:hAnsiTheme="minorHAnsi"/>
                <w:sz w:val="22"/>
              </w:rPr>
              <w:t>Ensure success of the engagement by Identifying and handling events that affect the likelihood of engagement’s success</w:t>
            </w:r>
          </w:p>
        </w:tc>
      </w:tr>
    </w:tbl>
    <w:p w14:paraId="44187BE8" w14:textId="77777777" w:rsidR="00690BB9" w:rsidRPr="00227A9F" w:rsidRDefault="00690BB9" w:rsidP="00690BB9">
      <w:pPr>
        <w:rPr>
          <w:b/>
        </w:rPr>
      </w:pPr>
      <w:r w:rsidRPr="00877D1B">
        <w:rPr>
          <w:rFonts w:asciiTheme="minorHAnsi" w:hAnsiTheme="minorHAnsi"/>
          <w:sz w:val="22"/>
        </w:rPr>
        <w:t>In addition to standard levers, certain engagements will have customized DE programs in alignment to business need / customer’s vision on the program, bringing in rigor on certain aspects, customize certain programs to suit the needs of the engagement over and top of the conventional quality assurance activities.</w:t>
      </w:r>
    </w:p>
    <w:p w14:paraId="7A5646E6" w14:textId="77777777" w:rsidR="00690BB9" w:rsidRPr="00FA53C5" w:rsidRDefault="00690BB9" w:rsidP="00690BB9"/>
    <w:p w14:paraId="0540F08D" w14:textId="77777777" w:rsidR="00690BB9" w:rsidRPr="00690BB9" w:rsidRDefault="00690BB9" w:rsidP="00690BB9"/>
    <w:p w14:paraId="7DD36CEF" w14:textId="6404429C" w:rsidR="00AC79AF" w:rsidRPr="00952241" w:rsidRDefault="00952241" w:rsidP="00D14824">
      <w:pPr>
        <w:pStyle w:val="Heading2"/>
      </w:pPr>
      <w:bookmarkStart w:id="108" w:name="_Toc525118878"/>
      <w:r>
        <w:t>8.2</w:t>
      </w:r>
      <w:r>
        <w:tab/>
      </w:r>
      <w:r w:rsidR="00AC79AF" w:rsidRPr="00952241">
        <w:t>NextGen SOC Framework</w:t>
      </w:r>
      <w:bookmarkEnd w:id="108"/>
    </w:p>
    <w:p w14:paraId="3307054F" w14:textId="77777777" w:rsidR="00AC79AF" w:rsidRPr="00CF0FF7" w:rsidRDefault="00AC79AF" w:rsidP="00AC79AF">
      <w:pPr>
        <w:rPr>
          <w:rFonts w:cs="Arial"/>
        </w:rPr>
      </w:pPr>
      <w:r w:rsidRPr="00CF0FF7">
        <w:rPr>
          <w:rFonts w:cs="Arial"/>
        </w:rPr>
        <w:t>Cognizant Visualizes the NextGen SOC framework for its Customers which is architected for intelligence, embracing an adaptive security architecture to become context-aware and intelligence-driven.  </w:t>
      </w:r>
    </w:p>
    <w:p w14:paraId="2F638489" w14:textId="77777777" w:rsidR="00AC79AF" w:rsidRPr="00CF0FF7" w:rsidRDefault="00AC79AF" w:rsidP="00AC79AF">
      <w:pPr>
        <w:spacing w:after="0"/>
        <w:rPr>
          <w:rFonts w:cs="Arial"/>
        </w:rPr>
      </w:pPr>
      <w:r w:rsidRPr="00CF0FF7">
        <w:rPr>
          <w:rFonts w:cs="Arial"/>
        </w:rPr>
        <w:t>The intelligence-driven SOC approach with these five characteristics-</w:t>
      </w:r>
    </w:p>
    <w:p w14:paraId="17E057A2" w14:textId="77777777" w:rsidR="00AC79AF" w:rsidRPr="00CF0FF7" w:rsidRDefault="00AC79AF" w:rsidP="009B1518">
      <w:pPr>
        <w:pStyle w:val="ListParagraph"/>
        <w:numPr>
          <w:ilvl w:val="0"/>
          <w:numId w:val="46"/>
        </w:numPr>
        <w:spacing w:line="240" w:lineRule="auto"/>
        <w:rPr>
          <w:rFonts w:cs="Arial"/>
        </w:rPr>
      </w:pPr>
      <w:r w:rsidRPr="00CF0FF7">
        <w:rPr>
          <w:rFonts w:cs="Arial"/>
        </w:rPr>
        <w:t xml:space="preserve">Use multi-sourced threat intelligence strategically and tactically </w:t>
      </w:r>
    </w:p>
    <w:p w14:paraId="148EAFDB" w14:textId="77777777" w:rsidR="00AC79AF" w:rsidRPr="00CF0FF7" w:rsidRDefault="00AC79AF" w:rsidP="009B1518">
      <w:pPr>
        <w:pStyle w:val="ListParagraph"/>
        <w:numPr>
          <w:ilvl w:val="0"/>
          <w:numId w:val="46"/>
        </w:numPr>
        <w:spacing w:line="240" w:lineRule="auto"/>
        <w:rPr>
          <w:rFonts w:cs="Arial"/>
        </w:rPr>
      </w:pPr>
      <w:r w:rsidRPr="00CF0FF7">
        <w:rPr>
          <w:rFonts w:cs="Arial"/>
        </w:rPr>
        <w:t xml:space="preserve">Use advanced analytics to operationalize security intelligence </w:t>
      </w:r>
    </w:p>
    <w:p w14:paraId="40FD1B68" w14:textId="77777777" w:rsidR="00AC79AF" w:rsidRPr="00CF0FF7" w:rsidRDefault="00AC79AF" w:rsidP="009B1518">
      <w:pPr>
        <w:pStyle w:val="ListParagraph"/>
        <w:numPr>
          <w:ilvl w:val="0"/>
          <w:numId w:val="46"/>
        </w:numPr>
        <w:spacing w:line="240" w:lineRule="auto"/>
        <w:rPr>
          <w:rFonts w:cs="Arial"/>
        </w:rPr>
      </w:pPr>
      <w:r w:rsidRPr="00CF0FF7">
        <w:rPr>
          <w:rFonts w:cs="Arial"/>
        </w:rPr>
        <w:t xml:space="preserve">Automate whenever feasible </w:t>
      </w:r>
    </w:p>
    <w:p w14:paraId="49113D1F" w14:textId="77777777" w:rsidR="00AC79AF" w:rsidRPr="00CF0FF7" w:rsidRDefault="00AC79AF" w:rsidP="009B1518">
      <w:pPr>
        <w:pStyle w:val="ListParagraph"/>
        <w:numPr>
          <w:ilvl w:val="0"/>
          <w:numId w:val="46"/>
        </w:numPr>
        <w:spacing w:line="240" w:lineRule="auto"/>
        <w:rPr>
          <w:rFonts w:cs="Arial"/>
        </w:rPr>
      </w:pPr>
      <w:r w:rsidRPr="00CF0FF7">
        <w:rPr>
          <w:rFonts w:cs="Arial"/>
        </w:rPr>
        <w:t xml:space="preserve">Adopt an adaptive security architecture </w:t>
      </w:r>
    </w:p>
    <w:p w14:paraId="3562AE05" w14:textId="77777777" w:rsidR="00AC79AF" w:rsidRPr="00CF0FF7" w:rsidRDefault="00AC79AF" w:rsidP="009B1518">
      <w:pPr>
        <w:pStyle w:val="ListParagraph"/>
        <w:numPr>
          <w:ilvl w:val="0"/>
          <w:numId w:val="46"/>
        </w:numPr>
        <w:spacing w:line="240" w:lineRule="auto"/>
        <w:rPr>
          <w:rFonts w:cs="Arial"/>
          <w:color w:val="000000"/>
        </w:rPr>
      </w:pPr>
      <w:r w:rsidRPr="00CF0FF7">
        <w:rPr>
          <w:rFonts w:cs="Arial"/>
        </w:rPr>
        <w:t>Proactively hunt and investigate incidents</w:t>
      </w:r>
    </w:p>
    <w:p w14:paraId="25BAD4E7" w14:textId="77777777" w:rsidR="00AC79AF" w:rsidRPr="00CF0FF7" w:rsidRDefault="00AC79AF" w:rsidP="00AC79AF">
      <w:pPr>
        <w:rPr>
          <w:rFonts w:cs="Arial"/>
        </w:rPr>
      </w:pPr>
      <w:r w:rsidRPr="00CF0FF7">
        <w:rPr>
          <w:rFonts w:cs="Arial"/>
          <w:noProof/>
          <w:lang w:val="en-US" w:bidi="ar-SA"/>
        </w:rPr>
        <w:drawing>
          <wp:inline distT="0" distB="0" distL="0" distR="0" wp14:anchorId="0B8FD956" wp14:editId="2891643A">
            <wp:extent cx="5943600" cy="2971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493"/>
                    </a:xfrm>
                    <a:prstGeom prst="rect">
                      <a:avLst/>
                    </a:prstGeom>
                    <a:noFill/>
                  </pic:spPr>
                </pic:pic>
              </a:graphicData>
            </a:graphic>
          </wp:inline>
        </w:drawing>
      </w:r>
    </w:p>
    <w:p w14:paraId="0B8668A7" w14:textId="77777777" w:rsidR="00AC79AF" w:rsidRPr="00CF0FF7" w:rsidRDefault="00AC79AF" w:rsidP="00AC79AF">
      <w:pPr>
        <w:pStyle w:val="CommentText"/>
        <w:rPr>
          <w:rFonts w:cs="Arial"/>
          <w:sz w:val="22"/>
          <w:szCs w:val="22"/>
        </w:rPr>
      </w:pPr>
      <w:r w:rsidRPr="00CF0FF7">
        <w:rPr>
          <w:rFonts w:cs="Arial"/>
          <w:sz w:val="22"/>
          <w:szCs w:val="22"/>
        </w:rPr>
        <w:t>The NextGen SOC framework is realized with three major building blocks-</w:t>
      </w:r>
    </w:p>
    <w:p w14:paraId="3E699420" w14:textId="77777777" w:rsidR="00AC79AF" w:rsidRPr="00CF0FF7" w:rsidRDefault="00AC79AF" w:rsidP="009B1518">
      <w:pPr>
        <w:pStyle w:val="CommentText"/>
        <w:numPr>
          <w:ilvl w:val="0"/>
          <w:numId w:val="47"/>
        </w:numPr>
        <w:spacing w:before="0"/>
        <w:jc w:val="left"/>
        <w:rPr>
          <w:rFonts w:cs="Arial"/>
          <w:b/>
          <w:sz w:val="22"/>
          <w:szCs w:val="22"/>
        </w:rPr>
      </w:pPr>
      <w:r w:rsidRPr="00CF0FF7">
        <w:rPr>
          <w:rFonts w:cs="Arial"/>
          <w:b/>
          <w:sz w:val="22"/>
          <w:szCs w:val="22"/>
        </w:rPr>
        <w:t>Adaptive Security Architecture</w:t>
      </w:r>
    </w:p>
    <w:p w14:paraId="73647812"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lastRenderedPageBreak/>
        <w:t>Next Generation SIEM platform, SIEM Enterprise Security which takes feeds from various elements including infrastructure, flow telemetry, machine learning, environment, vulnerability assessment , data, identify and Threat Intelligence.</w:t>
      </w:r>
    </w:p>
    <w:p w14:paraId="705F52AE"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color w:val="000000" w:themeColor="text1"/>
          <w:sz w:val="22"/>
          <w:szCs w:val="22"/>
        </w:rPr>
        <w:t>Advanced Threat Detection to correlate and contextualize these inputs to identify and access threats, anomalies and attacks in the environment and use this information for effective breach response. Global Intelligence feed integrated into SIEM for threat profiling, reputation filters, and Advanced correlation.</w:t>
      </w:r>
    </w:p>
    <w:p w14:paraId="13F3DF11"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Leverage Next generation firewall services with Threat Prevention capabilities and Advanced Malware inspection for unknown malwares</w:t>
      </w:r>
    </w:p>
    <w:p w14:paraId="0DC13A6A"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Closed loop security Intelligence sharing between Perimeter controls and Endpoint Controls</w:t>
      </w:r>
    </w:p>
    <w:p w14:paraId="48EAA091"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Advanced Threat protection at network entry point including Internet (Wildfire) and Email (O365)</w:t>
      </w:r>
    </w:p>
    <w:p w14:paraId="6C1EAD05"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Towards innovation in future Cognizant proposes to introduce deception based security tools using arrays of decoys (Traps) and breadcrumbs (tokens) that would be deployed over the network to enable a pro-active security posture and provide visibility into ongoing attacks while luring attackers away from valuable assets.</w:t>
      </w:r>
    </w:p>
    <w:p w14:paraId="6FE08A8E"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Deception Security is designed to thwart or misdirect an attacker's cognitive processes, disrupt an attacker's automation tools or delay an attacker's activities or disrupt breach progression. Distributed decoys leverage the use of deception and fake decoy endpoint systems distributed across the enterprise for detection. Distributed decoy offers enhanced detection and stronger fidelity than other traditional security solutions because when an attacker touches a decoy, it is immediately recognized as an unwanted interaction, and likely an attacker or insider threat. Real-time detection of malware movement and lateral movement anywhere within the VLAN is possible with such decoys. Moreover it provides automated, highly accurate insight into malware and malicious activity unseen.  Alerts from deception based security tools such as trapX networks or illusive networks is very unlikely to be a false positive and immediately actionable.</w:t>
      </w:r>
    </w:p>
    <w:p w14:paraId="14305F9A" w14:textId="77777777" w:rsidR="00AC79AF" w:rsidRPr="00CF0FF7" w:rsidRDefault="00AC79AF" w:rsidP="009B1518">
      <w:pPr>
        <w:pStyle w:val="CommentText"/>
        <w:numPr>
          <w:ilvl w:val="0"/>
          <w:numId w:val="47"/>
        </w:numPr>
        <w:spacing w:before="0" w:after="160"/>
        <w:jc w:val="left"/>
        <w:rPr>
          <w:rFonts w:cs="Arial"/>
          <w:b/>
          <w:sz w:val="22"/>
          <w:szCs w:val="22"/>
        </w:rPr>
      </w:pPr>
      <w:r w:rsidRPr="00CF0FF7">
        <w:rPr>
          <w:rFonts w:cs="Arial"/>
          <w:b/>
          <w:sz w:val="22"/>
          <w:szCs w:val="22"/>
        </w:rPr>
        <w:t>Threat Intelligence Platform</w:t>
      </w:r>
    </w:p>
    <w:p w14:paraId="1ED04DB8"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 xml:space="preserve">Integration of Threat intelligence inputs within the SIEM system for automated correlation of Network traffic against bad actors. </w:t>
      </w:r>
    </w:p>
    <w:p w14:paraId="38425D37"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Integrate Vulnerability and Compliance Data with SIEM and use this data to identify impact and applicability of threat in IT Landscape</w:t>
      </w:r>
    </w:p>
    <w:p w14:paraId="64FEEADC"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Leverage the threat feed subscriptions (FireEye, Palo Alto &amp; Tanium) for threat intelligence and also bring additional open source threat feeds like abuse.ch, Malware domain list, Zeus Tracker, Cisco Botnet Filter for better threat monitoring.</w:t>
      </w:r>
    </w:p>
    <w:p w14:paraId="2284D8A2"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Threat feeds from Dark Web Monitoring (Hold Security) leveraged to identify domain and industry specific threats along with specific threats targeted on customers.</w:t>
      </w:r>
    </w:p>
    <w:p w14:paraId="5D77891B"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Leverages the intelligence of monitoring large enterprise customers, and leverages the threat indicators identified</w:t>
      </w:r>
    </w:p>
    <w:p w14:paraId="4DD3AADF" w14:textId="77777777" w:rsidR="00AC79AF" w:rsidRPr="00CF0FF7" w:rsidRDefault="00AC79AF" w:rsidP="009B1518">
      <w:pPr>
        <w:pStyle w:val="CommentText"/>
        <w:numPr>
          <w:ilvl w:val="0"/>
          <w:numId w:val="47"/>
        </w:numPr>
        <w:spacing w:before="0" w:after="160"/>
        <w:jc w:val="left"/>
        <w:rPr>
          <w:rFonts w:cs="Arial"/>
          <w:b/>
          <w:sz w:val="22"/>
          <w:szCs w:val="22"/>
        </w:rPr>
      </w:pPr>
      <w:r w:rsidRPr="00CF0FF7">
        <w:rPr>
          <w:rFonts w:cs="Arial"/>
          <w:b/>
          <w:sz w:val="22"/>
          <w:szCs w:val="22"/>
        </w:rPr>
        <w:t>Security Workflow Orchestration and Automation</w:t>
      </w:r>
    </w:p>
    <w:p w14:paraId="4C4F1397"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Leverage Servicenow Secops for automating security incident response through integration with SIEM.</w:t>
      </w:r>
    </w:p>
    <w:p w14:paraId="10AF54E3" w14:textId="77777777" w:rsidR="00AC79AF" w:rsidRPr="00CF0FF7" w:rsidRDefault="00AC79AF" w:rsidP="009B1518">
      <w:pPr>
        <w:pStyle w:val="CommentText"/>
        <w:numPr>
          <w:ilvl w:val="1"/>
          <w:numId w:val="47"/>
        </w:numPr>
        <w:spacing w:before="0" w:after="160"/>
        <w:jc w:val="left"/>
        <w:rPr>
          <w:rFonts w:cs="Arial"/>
          <w:sz w:val="22"/>
          <w:szCs w:val="22"/>
        </w:rPr>
      </w:pPr>
      <w:r w:rsidRPr="00CF0FF7">
        <w:rPr>
          <w:rFonts w:cs="Arial"/>
          <w:sz w:val="22"/>
          <w:szCs w:val="22"/>
        </w:rPr>
        <w:t>Create workflow automation for security incident management, prioritization, records of engagement , resolution and reporting</w:t>
      </w:r>
    </w:p>
    <w:p w14:paraId="31583174" w14:textId="77777777" w:rsidR="00AC79AF" w:rsidRPr="00CF0FF7" w:rsidRDefault="00AC79AF" w:rsidP="00AC79AF">
      <w:pPr>
        <w:ind w:left="360"/>
        <w:rPr>
          <w:rFonts w:cs="Arial"/>
          <w:b/>
          <w:sz w:val="24"/>
        </w:rPr>
      </w:pPr>
      <w:r w:rsidRPr="00CF0FF7">
        <w:rPr>
          <w:rFonts w:cs="Arial"/>
        </w:rPr>
        <w:lastRenderedPageBreak/>
        <w:t>Leverage Tools like Ayehu for orchestration and automation of basic device management tasks improving response time and resource optimization over a period of time.</w:t>
      </w:r>
    </w:p>
    <w:p w14:paraId="1F6DF055" w14:textId="77777777" w:rsidR="00AC79AF" w:rsidRPr="00CF0FF7" w:rsidRDefault="00AC79AF" w:rsidP="00AC79AF">
      <w:pPr>
        <w:spacing w:line="276" w:lineRule="auto"/>
        <w:jc w:val="left"/>
        <w:rPr>
          <w:rFonts w:cs="Arial"/>
        </w:rPr>
      </w:pPr>
      <w:r w:rsidRPr="00CF0FF7">
        <w:rPr>
          <w:rFonts w:cs="Arial"/>
        </w:rPr>
        <w:br w:type="page"/>
      </w:r>
    </w:p>
    <w:p w14:paraId="57A9A167" w14:textId="77777777" w:rsidR="00AC79AF" w:rsidRPr="00CF0FF7" w:rsidRDefault="00AC79AF" w:rsidP="009B1518">
      <w:pPr>
        <w:pStyle w:val="ListParagraph"/>
        <w:numPr>
          <w:ilvl w:val="0"/>
          <w:numId w:val="45"/>
        </w:numPr>
        <w:spacing w:before="0" w:line="240" w:lineRule="auto"/>
        <w:rPr>
          <w:rFonts w:cs="Arial"/>
          <w:b/>
          <w:sz w:val="24"/>
        </w:rPr>
      </w:pPr>
      <w:r w:rsidRPr="00CF0FF7">
        <w:rPr>
          <w:rFonts w:cs="Arial"/>
          <w:b/>
          <w:sz w:val="24"/>
        </w:rPr>
        <w:lastRenderedPageBreak/>
        <w:t>Sample PMR Report</w:t>
      </w:r>
    </w:p>
    <w:p w14:paraId="21A1D2EC" w14:textId="77777777" w:rsidR="00AC79AF" w:rsidRPr="00CF0FF7" w:rsidRDefault="00AC79AF" w:rsidP="00AC79AF">
      <w:pPr>
        <w:pStyle w:val="NormalWeb"/>
        <w:rPr>
          <w:rFonts w:ascii="Arial" w:hAnsi="Arial" w:cs="Arial"/>
        </w:rPr>
      </w:pPr>
      <w:r w:rsidRPr="00CF0FF7">
        <w:rPr>
          <w:rFonts w:ascii="Arial" w:hAnsi="Arial" w:cs="Arial"/>
          <w:noProof/>
          <w:lang w:val="en-US" w:eastAsia="en-US"/>
        </w:rPr>
        <w:drawing>
          <wp:inline distT="0" distB="0" distL="0" distR="0" wp14:anchorId="6CBED072" wp14:editId="6F4F9B46">
            <wp:extent cx="5905500" cy="442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981" cy="4430986"/>
                    </a:xfrm>
                    <a:prstGeom prst="rect">
                      <a:avLst/>
                    </a:prstGeom>
                    <a:noFill/>
                    <a:ln>
                      <a:noFill/>
                    </a:ln>
                  </pic:spPr>
                </pic:pic>
              </a:graphicData>
            </a:graphic>
          </wp:inline>
        </w:drawing>
      </w:r>
    </w:p>
    <w:p w14:paraId="58256DCB" w14:textId="77777777" w:rsidR="00AC79AF" w:rsidRPr="00CF0FF7" w:rsidRDefault="00AC79AF" w:rsidP="009B1518">
      <w:pPr>
        <w:pStyle w:val="ListParagraph"/>
        <w:numPr>
          <w:ilvl w:val="0"/>
          <w:numId w:val="45"/>
        </w:numPr>
        <w:spacing w:before="0" w:line="240" w:lineRule="auto"/>
        <w:rPr>
          <w:rFonts w:cs="Arial"/>
          <w:b/>
          <w:sz w:val="24"/>
        </w:rPr>
      </w:pPr>
      <w:r w:rsidRPr="00CF0FF7">
        <w:rPr>
          <w:rFonts w:cs="Arial"/>
          <w:b/>
          <w:sz w:val="24"/>
        </w:rPr>
        <w:t>Indicative Profiles</w:t>
      </w:r>
    </w:p>
    <w:p w14:paraId="2EF1D838" w14:textId="77777777" w:rsidR="00AC79AF" w:rsidRPr="00CF0FF7" w:rsidRDefault="00AC79AF" w:rsidP="00AC79AF">
      <w:pPr>
        <w:rPr>
          <w:rFonts w:cs="Arial"/>
        </w:rPr>
      </w:pPr>
      <w:r w:rsidRPr="00CF0FF7">
        <w:rPr>
          <w:rFonts w:cs="Arial"/>
        </w:rPr>
        <w:t>Following are couple of indicative profiles as a reference to the Cognizant supplied resources.</w:t>
      </w:r>
    </w:p>
    <w:tbl>
      <w:tblPr>
        <w:tblW w:w="0" w:type="auto"/>
        <w:tblInd w:w="108" w:type="dxa"/>
        <w:tblCellMar>
          <w:left w:w="0" w:type="dxa"/>
          <w:right w:w="0" w:type="dxa"/>
        </w:tblCellMar>
        <w:tblLook w:val="04A0" w:firstRow="1" w:lastRow="0" w:firstColumn="1" w:lastColumn="0" w:noHBand="0" w:noVBand="1"/>
      </w:tblPr>
      <w:tblGrid>
        <w:gridCol w:w="2824"/>
        <w:gridCol w:w="6533"/>
      </w:tblGrid>
      <w:tr w:rsidR="00AC79AF" w:rsidRPr="00CF0FF7" w14:paraId="1C17234C" w14:textId="77777777" w:rsidTr="00AC79AF">
        <w:trPr>
          <w:trHeight w:val="1091"/>
        </w:trPr>
        <w:tc>
          <w:tcPr>
            <w:tcW w:w="2824" w:type="dxa"/>
            <w:vMerge w:val="restart"/>
            <w:tcBorders>
              <w:top w:val="single" w:sz="8" w:space="0" w:color="44546A"/>
              <w:left w:val="single" w:sz="8" w:space="0" w:color="44546A"/>
              <w:bottom w:val="single" w:sz="8" w:space="0" w:color="44546A"/>
              <w:right w:val="single" w:sz="4" w:space="0" w:color="auto"/>
            </w:tcBorders>
            <w:shd w:val="clear" w:color="auto" w:fill="ACB9CA"/>
            <w:tcMar>
              <w:top w:w="0" w:type="dxa"/>
              <w:left w:w="108" w:type="dxa"/>
              <w:bottom w:w="0" w:type="dxa"/>
              <w:right w:w="108" w:type="dxa"/>
            </w:tcMar>
          </w:tcPr>
          <w:p w14:paraId="0F009D29" w14:textId="77777777" w:rsidR="00AC79AF" w:rsidRPr="00CF0FF7" w:rsidRDefault="00AC79AF" w:rsidP="00AC79AF">
            <w:pPr>
              <w:ind w:left="180"/>
              <w:rPr>
                <w:rFonts w:cs="Arial"/>
                <w:lang w:eastAsia="ja-JP"/>
              </w:rPr>
            </w:pPr>
            <w:r w:rsidRPr="00CF0FF7">
              <w:rPr>
                <w:rFonts w:cs="Arial"/>
                <w:lang w:eastAsia="ja-JP"/>
              </w:rPr>
              <w:t>Indicative Profile 1</w:t>
            </w:r>
          </w:p>
        </w:tc>
        <w:tc>
          <w:tcPr>
            <w:tcW w:w="65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99E5F1" w14:textId="77777777" w:rsidR="00AC79AF" w:rsidRPr="00CF0FF7" w:rsidRDefault="00AC79AF" w:rsidP="00AC79AF">
            <w:pPr>
              <w:ind w:left="180"/>
              <w:rPr>
                <w:rFonts w:cs="Arial"/>
                <w:lang w:eastAsia="ja-JP"/>
              </w:rPr>
            </w:pPr>
            <w:r w:rsidRPr="00CF0FF7">
              <w:rPr>
                <w:rFonts w:cs="Arial"/>
                <w:lang w:eastAsia="ja-JP"/>
              </w:rPr>
              <w:t xml:space="preserve">Title: SIEM Architect </w:t>
            </w:r>
          </w:p>
        </w:tc>
      </w:tr>
      <w:tr w:rsidR="00AC79AF" w:rsidRPr="00CF0FF7" w14:paraId="50C960EF" w14:textId="77777777" w:rsidTr="00AC79AF">
        <w:trPr>
          <w:trHeight w:val="1045"/>
        </w:trPr>
        <w:tc>
          <w:tcPr>
            <w:tcW w:w="0" w:type="auto"/>
            <w:vMerge/>
            <w:tcBorders>
              <w:top w:val="single" w:sz="8" w:space="0" w:color="44546A"/>
              <w:left w:val="single" w:sz="8" w:space="0" w:color="44546A"/>
              <w:bottom w:val="single" w:sz="8" w:space="0" w:color="44546A"/>
              <w:right w:val="single" w:sz="4" w:space="0" w:color="auto"/>
            </w:tcBorders>
            <w:vAlign w:val="center"/>
            <w:hideMark/>
          </w:tcPr>
          <w:p w14:paraId="3EB1DECB" w14:textId="77777777" w:rsidR="00AC79AF" w:rsidRPr="00CF0FF7" w:rsidRDefault="00AC79AF" w:rsidP="00AC79AF">
            <w:pPr>
              <w:rPr>
                <w:rFonts w:cs="Arial"/>
                <w:lang w:eastAsia="ja-JP"/>
              </w:rPr>
            </w:pPr>
          </w:p>
        </w:tc>
        <w:tc>
          <w:tcPr>
            <w:tcW w:w="65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BCF6D3" w14:textId="77777777" w:rsidR="00AC79AF" w:rsidRPr="00CF0FF7" w:rsidRDefault="00AC79AF" w:rsidP="00AC79AF">
            <w:pPr>
              <w:jc w:val="left"/>
              <w:rPr>
                <w:rFonts w:cs="Arial"/>
                <w:lang w:eastAsia="ja-JP"/>
              </w:rPr>
            </w:pPr>
            <w:r w:rsidRPr="00CF0FF7">
              <w:rPr>
                <w:rFonts w:cs="Arial"/>
                <w:lang w:eastAsia="ja-JP"/>
              </w:rPr>
              <w:t xml:space="preserve">Skillset : </w:t>
            </w:r>
          </w:p>
          <w:p w14:paraId="1455D7C5"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 xml:space="preserve">IT Security &amp; Technical Support </w:t>
            </w:r>
          </w:p>
          <w:p w14:paraId="3C434F3F"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Security consulting (SIEM, VA, Endpoint Security, CSP, IDS )</w:t>
            </w:r>
          </w:p>
          <w:p w14:paraId="7D4403F1"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Implementation &amp; Commissioning</w:t>
            </w:r>
          </w:p>
          <w:p w14:paraId="35582F82"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 xml:space="preserve">Security operations management   </w:t>
            </w:r>
          </w:p>
          <w:p w14:paraId="13236AEA" w14:textId="77777777" w:rsidR="00AC79AF" w:rsidRPr="00CF0FF7" w:rsidRDefault="00AC79AF" w:rsidP="009B1518">
            <w:pPr>
              <w:numPr>
                <w:ilvl w:val="0"/>
                <w:numId w:val="48"/>
              </w:numPr>
              <w:spacing w:line="240" w:lineRule="auto"/>
              <w:jc w:val="left"/>
              <w:rPr>
                <w:rFonts w:cs="Arial"/>
                <w:color w:val="000000"/>
              </w:rPr>
            </w:pPr>
            <w:r w:rsidRPr="00CF0FF7">
              <w:rPr>
                <w:rFonts w:cs="Arial"/>
                <w:lang w:eastAsia="ja-JP"/>
              </w:rPr>
              <w:t>IT Infrastructure</w:t>
            </w:r>
          </w:p>
        </w:tc>
      </w:tr>
      <w:tr w:rsidR="00AC79AF" w:rsidRPr="00CF0FF7" w14:paraId="33EE6E6A" w14:textId="77777777" w:rsidTr="00AC79AF">
        <w:trPr>
          <w:trHeight w:val="1045"/>
        </w:trPr>
        <w:tc>
          <w:tcPr>
            <w:tcW w:w="2824" w:type="dxa"/>
            <w:tcBorders>
              <w:top w:val="nil"/>
              <w:left w:val="single" w:sz="8" w:space="0" w:color="44546A"/>
              <w:bottom w:val="single" w:sz="8" w:space="0" w:color="44546A"/>
              <w:right w:val="single" w:sz="4" w:space="0" w:color="auto"/>
            </w:tcBorders>
            <w:shd w:val="clear" w:color="auto" w:fill="ACB9CA"/>
            <w:tcMar>
              <w:top w:w="0" w:type="dxa"/>
              <w:left w:w="108" w:type="dxa"/>
              <w:bottom w:w="0" w:type="dxa"/>
              <w:right w:w="108" w:type="dxa"/>
            </w:tcMar>
            <w:hideMark/>
          </w:tcPr>
          <w:p w14:paraId="58988711" w14:textId="77777777" w:rsidR="00AC79AF" w:rsidRPr="00CF0FF7" w:rsidRDefault="00AC79AF" w:rsidP="00AC79AF">
            <w:pPr>
              <w:ind w:left="180"/>
              <w:rPr>
                <w:rFonts w:cs="Arial"/>
                <w:lang w:eastAsia="ja-JP"/>
              </w:rPr>
            </w:pPr>
            <w:r w:rsidRPr="00CF0FF7">
              <w:rPr>
                <w:rFonts w:cs="Arial"/>
                <w:b/>
                <w:bCs/>
                <w:lang w:eastAsia="ja-JP"/>
              </w:rPr>
              <w:t>Proposed Role and Responsibilities in the Engagement</w:t>
            </w:r>
          </w:p>
        </w:tc>
        <w:tc>
          <w:tcPr>
            <w:tcW w:w="65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8273A3"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Design of the SIEM Architecture</w:t>
            </w:r>
          </w:p>
          <w:p w14:paraId="1D9B139A"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Implementation of the agreed upon SIEM architecture</w:t>
            </w:r>
          </w:p>
          <w:p w14:paraId="614BB743"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Integration of the agreed log sources to the SIEM Infrastructure</w:t>
            </w:r>
          </w:p>
          <w:p w14:paraId="30C267A6"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Build the correlation rules &amp; Reports</w:t>
            </w:r>
          </w:p>
          <w:p w14:paraId="2D0F0AC5"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Co-ordinate with Splunk</w:t>
            </w:r>
          </w:p>
          <w:p w14:paraId="351CFBA3" w14:textId="77777777" w:rsidR="00AC79AF" w:rsidRPr="00CF0FF7" w:rsidRDefault="00AC79AF" w:rsidP="009B1518">
            <w:pPr>
              <w:numPr>
                <w:ilvl w:val="0"/>
                <w:numId w:val="48"/>
              </w:numPr>
              <w:spacing w:line="240" w:lineRule="auto"/>
              <w:jc w:val="left"/>
              <w:rPr>
                <w:rFonts w:cs="Arial"/>
              </w:rPr>
            </w:pPr>
            <w:r w:rsidRPr="00CF0FF7">
              <w:rPr>
                <w:rFonts w:cs="Arial"/>
                <w:lang w:eastAsia="ja-JP"/>
              </w:rPr>
              <w:t>Participate in project status review meetings</w:t>
            </w:r>
          </w:p>
        </w:tc>
      </w:tr>
      <w:tr w:rsidR="00AC79AF" w:rsidRPr="00CF0FF7" w14:paraId="5CC8650F" w14:textId="77777777" w:rsidTr="00AC79AF">
        <w:trPr>
          <w:trHeight w:val="440"/>
        </w:trPr>
        <w:tc>
          <w:tcPr>
            <w:tcW w:w="2824" w:type="dxa"/>
            <w:tcBorders>
              <w:top w:val="nil"/>
              <w:left w:val="single" w:sz="8" w:space="0" w:color="44546A"/>
              <w:bottom w:val="single" w:sz="8" w:space="0" w:color="44546A"/>
              <w:right w:val="single" w:sz="8" w:space="0" w:color="44546A"/>
            </w:tcBorders>
            <w:shd w:val="clear" w:color="auto" w:fill="ACB9CA"/>
            <w:tcMar>
              <w:top w:w="0" w:type="dxa"/>
              <w:left w:w="108" w:type="dxa"/>
              <w:bottom w:w="0" w:type="dxa"/>
              <w:right w:w="108" w:type="dxa"/>
            </w:tcMar>
            <w:hideMark/>
          </w:tcPr>
          <w:p w14:paraId="5D0E95F3" w14:textId="77777777" w:rsidR="00AC79AF" w:rsidRPr="00CF0FF7" w:rsidRDefault="00AC79AF" w:rsidP="00AC79AF">
            <w:pPr>
              <w:spacing w:before="30" w:after="30"/>
              <w:ind w:left="180"/>
              <w:rPr>
                <w:rFonts w:cs="Arial"/>
                <w:b/>
                <w:bCs/>
              </w:rPr>
            </w:pPr>
            <w:r w:rsidRPr="00CF0FF7">
              <w:rPr>
                <w:rFonts w:cs="Arial"/>
                <w:b/>
                <w:bCs/>
              </w:rPr>
              <w:lastRenderedPageBreak/>
              <w:t>Experience</w:t>
            </w:r>
          </w:p>
        </w:tc>
        <w:tc>
          <w:tcPr>
            <w:tcW w:w="6533" w:type="dxa"/>
            <w:tcBorders>
              <w:top w:val="single" w:sz="4" w:space="0" w:color="auto"/>
              <w:left w:val="nil"/>
              <w:bottom w:val="single" w:sz="8" w:space="0" w:color="44546A"/>
              <w:right w:val="single" w:sz="8" w:space="0" w:color="44546A"/>
            </w:tcBorders>
            <w:tcMar>
              <w:top w:w="0" w:type="dxa"/>
              <w:left w:w="108" w:type="dxa"/>
              <w:bottom w:w="0" w:type="dxa"/>
              <w:right w:w="108" w:type="dxa"/>
            </w:tcMar>
            <w:hideMark/>
          </w:tcPr>
          <w:p w14:paraId="139B6305" w14:textId="77777777" w:rsidR="00AC79AF" w:rsidRPr="00CF0FF7" w:rsidRDefault="00AC79AF" w:rsidP="00AC79AF">
            <w:pPr>
              <w:rPr>
                <w:rFonts w:cs="Arial"/>
                <w:lang w:eastAsia="ja-JP"/>
              </w:rPr>
            </w:pPr>
            <w:r w:rsidRPr="00CF0FF7">
              <w:rPr>
                <w:rFonts w:cs="Arial"/>
                <w:lang w:eastAsia="ja-JP"/>
              </w:rPr>
              <w:t xml:space="preserve">The architect has 10+ years of IT experience in Managing IT Infrastructure and Consulting services. Extensive experience in requirements gathering, Designing, Tool deployment and team management, Well versed in using SIEM tools, requirement gathering, Design (LLD / HLD) tools deployment like Splunk, RSA envision, Symantec MSSP Operations, Qualys Qradar VA, Endpoint Security tools SEPM / Splunk ePO and also familiar in managing the Qradar and Strong skills in Security / Threat Management. Proficient in tool deployment of Splunk, RSA envision, QualysGuard, SCSP, Splunk ePO, Symantec End point security 11.x 10.1/10.0 and 9.0, Trend Micro, ArcSight 4.5, Microsoft Forefront client security, Sygate Firewall 4.1 </w:t>
            </w:r>
          </w:p>
          <w:p w14:paraId="4B328531" w14:textId="77777777" w:rsidR="00AC79AF" w:rsidRPr="00CF0FF7" w:rsidRDefault="00AC79AF" w:rsidP="00AC79AF">
            <w:pPr>
              <w:rPr>
                <w:rFonts w:cs="Arial"/>
                <w:lang w:eastAsia="ja-JP"/>
              </w:rPr>
            </w:pPr>
          </w:p>
          <w:p w14:paraId="6C2C827D" w14:textId="77777777" w:rsidR="00AC79AF" w:rsidRPr="00CF0FF7" w:rsidRDefault="00AC79AF" w:rsidP="00AC79AF">
            <w:pPr>
              <w:rPr>
                <w:rFonts w:cs="Arial"/>
                <w:b/>
                <w:lang w:eastAsia="ja-JP"/>
              </w:rPr>
            </w:pPr>
            <w:r w:rsidRPr="00CF0FF7">
              <w:rPr>
                <w:rFonts w:cs="Arial"/>
                <w:b/>
                <w:lang w:eastAsia="ja-JP"/>
              </w:rPr>
              <w:t>Key Project Delivered:</w:t>
            </w:r>
          </w:p>
          <w:p w14:paraId="0296DF83"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 xml:space="preserve">Design and implement Splunk  in HA mode </w:t>
            </w:r>
          </w:p>
          <w:p w14:paraId="71095FDB"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Splunk hosted in Datacenters and placed the Receivers in all the Remote offices to sends logs to main server on a periodic basis.</w:t>
            </w:r>
          </w:p>
          <w:p w14:paraId="0FAF4867"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 xml:space="preserve">Deploy comprehensive </w:t>
            </w:r>
            <w:hyperlink r:id="rId23" w:tooltip="Click to Continue &gt; by ClickForSale" w:history="1">
              <w:r w:rsidRPr="00CF0FF7">
                <w:rPr>
                  <w:rFonts w:cs="Arial"/>
                  <w:color w:val="000000"/>
                </w:rPr>
                <w:t>SIEM</w:t>
              </w:r>
            </w:hyperlink>
            <w:r w:rsidRPr="00CF0FF7">
              <w:rPr>
                <w:rFonts w:cs="Arial"/>
                <w:color w:val="000000"/>
              </w:rPr>
              <w:t xml:space="preserve"> architecture to support real-time security monitoring operations </w:t>
            </w:r>
          </w:p>
          <w:p w14:paraId="52795AED"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 xml:space="preserve">Develop filters and correlated event rules to reduce false-positive alerts. </w:t>
            </w:r>
          </w:p>
          <w:p w14:paraId="14A22931"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Created the Security management process document.</w:t>
            </w:r>
          </w:p>
          <w:p w14:paraId="2C12F047"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 xml:space="preserve">Monitor and recommend improvements for security breaches in areas including networks, systems, and endpoints </w:t>
            </w:r>
          </w:p>
          <w:p w14:paraId="6D98A576"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 xml:space="preserve">Provide level 3 </w:t>
            </w:r>
            <w:hyperlink r:id="rId24" w:tooltip="Click to Continue &gt; by ClickForSale" w:history="1">
              <w:r w:rsidRPr="00CF0FF7">
                <w:rPr>
                  <w:rFonts w:cs="Arial"/>
                  <w:color w:val="000000"/>
                </w:rPr>
                <w:t>SIEM</w:t>
              </w:r>
            </w:hyperlink>
            <w:r w:rsidRPr="00CF0FF7">
              <w:rPr>
                <w:rFonts w:cs="Arial"/>
                <w:color w:val="000000"/>
              </w:rPr>
              <w:t xml:space="preserve"> support to manage SIEM components, IDS/IPS, parsing/normalization of logs, rule engine, log storage, source device, log collection and event monitoring </w:t>
            </w:r>
          </w:p>
          <w:p w14:paraId="14109F9F" w14:textId="77777777" w:rsidR="00AC79AF" w:rsidRPr="00CF0FF7" w:rsidRDefault="00AC79AF" w:rsidP="00AC79AF">
            <w:pPr>
              <w:rPr>
                <w:rFonts w:cs="Arial"/>
                <w:lang w:eastAsia="ja-JP"/>
              </w:rPr>
            </w:pPr>
          </w:p>
        </w:tc>
      </w:tr>
      <w:tr w:rsidR="00AC79AF" w:rsidRPr="00CF0FF7" w14:paraId="49157F62" w14:textId="77777777" w:rsidTr="00AC79AF">
        <w:trPr>
          <w:trHeight w:val="339"/>
        </w:trPr>
        <w:tc>
          <w:tcPr>
            <w:tcW w:w="2824" w:type="dxa"/>
            <w:tcBorders>
              <w:top w:val="nil"/>
              <w:left w:val="single" w:sz="8" w:space="0" w:color="44546A"/>
              <w:bottom w:val="single" w:sz="8" w:space="0" w:color="44546A"/>
              <w:right w:val="single" w:sz="8" w:space="0" w:color="44546A"/>
            </w:tcBorders>
            <w:shd w:val="clear" w:color="auto" w:fill="ACB9CA"/>
            <w:tcMar>
              <w:top w:w="0" w:type="dxa"/>
              <w:left w:w="108" w:type="dxa"/>
              <w:bottom w:w="0" w:type="dxa"/>
              <w:right w:w="108" w:type="dxa"/>
            </w:tcMar>
            <w:hideMark/>
          </w:tcPr>
          <w:p w14:paraId="0ED9E989" w14:textId="77777777" w:rsidR="00AC79AF" w:rsidRPr="00CF0FF7" w:rsidRDefault="00AC79AF" w:rsidP="00AC79AF">
            <w:pPr>
              <w:spacing w:before="30" w:after="30"/>
              <w:ind w:left="180"/>
              <w:rPr>
                <w:rFonts w:cs="Arial"/>
                <w:b/>
                <w:bCs/>
              </w:rPr>
            </w:pPr>
            <w:r w:rsidRPr="00CF0FF7">
              <w:rPr>
                <w:rFonts w:cs="Arial"/>
                <w:b/>
                <w:bCs/>
              </w:rPr>
              <w:t>Location</w:t>
            </w:r>
          </w:p>
        </w:tc>
        <w:tc>
          <w:tcPr>
            <w:tcW w:w="6533" w:type="dxa"/>
            <w:tcBorders>
              <w:top w:val="nil"/>
              <w:left w:val="nil"/>
              <w:bottom w:val="single" w:sz="8" w:space="0" w:color="44546A"/>
              <w:right w:val="single" w:sz="8" w:space="0" w:color="44546A"/>
            </w:tcBorders>
            <w:tcMar>
              <w:top w:w="0" w:type="dxa"/>
              <w:left w:w="108" w:type="dxa"/>
              <w:bottom w:w="0" w:type="dxa"/>
              <w:right w:w="108" w:type="dxa"/>
            </w:tcMar>
            <w:hideMark/>
          </w:tcPr>
          <w:p w14:paraId="58E0F4A0" w14:textId="77777777" w:rsidR="00AC79AF" w:rsidRPr="00CF0FF7" w:rsidRDefault="00AC79AF" w:rsidP="00AC79AF">
            <w:pPr>
              <w:ind w:left="180"/>
              <w:rPr>
                <w:rFonts w:cs="Arial"/>
                <w:b/>
                <w:bCs/>
                <w:lang w:eastAsia="ja-JP"/>
              </w:rPr>
            </w:pPr>
            <w:r w:rsidRPr="00CF0FF7">
              <w:rPr>
                <w:rFonts w:cs="Arial"/>
                <w:b/>
                <w:bCs/>
                <w:lang w:eastAsia="ja-JP"/>
              </w:rPr>
              <w:t>USA</w:t>
            </w:r>
          </w:p>
        </w:tc>
      </w:tr>
    </w:tbl>
    <w:p w14:paraId="58C4A399" w14:textId="77777777" w:rsidR="00AC79AF" w:rsidRPr="00CF0FF7" w:rsidRDefault="00AC79AF" w:rsidP="00AC79AF">
      <w:pPr>
        <w:pStyle w:val="NormalWeb"/>
        <w:rPr>
          <w:rFonts w:ascii="Arial" w:hAnsi="Arial" w:cs="Arial"/>
        </w:rPr>
      </w:pPr>
    </w:p>
    <w:tbl>
      <w:tblPr>
        <w:tblW w:w="0" w:type="auto"/>
        <w:tblInd w:w="108" w:type="dxa"/>
        <w:tblCellMar>
          <w:left w:w="0" w:type="dxa"/>
          <w:right w:w="0" w:type="dxa"/>
        </w:tblCellMar>
        <w:tblLook w:val="04A0" w:firstRow="1" w:lastRow="0" w:firstColumn="1" w:lastColumn="0" w:noHBand="0" w:noVBand="1"/>
      </w:tblPr>
      <w:tblGrid>
        <w:gridCol w:w="2824"/>
        <w:gridCol w:w="6533"/>
      </w:tblGrid>
      <w:tr w:rsidR="00AC79AF" w:rsidRPr="00CF0FF7" w14:paraId="20B2E9E2" w14:textId="77777777" w:rsidTr="00AC79AF">
        <w:trPr>
          <w:trHeight w:val="1091"/>
        </w:trPr>
        <w:tc>
          <w:tcPr>
            <w:tcW w:w="2824" w:type="dxa"/>
            <w:vMerge w:val="restart"/>
            <w:tcBorders>
              <w:top w:val="single" w:sz="8" w:space="0" w:color="44546A"/>
              <w:left w:val="single" w:sz="8" w:space="0" w:color="44546A"/>
              <w:bottom w:val="single" w:sz="8" w:space="0" w:color="44546A"/>
              <w:right w:val="single" w:sz="4" w:space="0" w:color="auto"/>
            </w:tcBorders>
            <w:shd w:val="clear" w:color="auto" w:fill="ACB9CA"/>
            <w:tcMar>
              <w:top w:w="0" w:type="dxa"/>
              <w:left w:w="108" w:type="dxa"/>
              <w:bottom w:w="0" w:type="dxa"/>
              <w:right w:w="108" w:type="dxa"/>
            </w:tcMar>
          </w:tcPr>
          <w:p w14:paraId="0AC50BFD" w14:textId="77777777" w:rsidR="00AC79AF" w:rsidRPr="00CF0FF7" w:rsidRDefault="00AC79AF" w:rsidP="00AC79AF">
            <w:pPr>
              <w:ind w:left="180"/>
              <w:rPr>
                <w:rFonts w:cs="Arial"/>
                <w:lang w:eastAsia="ja-JP"/>
              </w:rPr>
            </w:pPr>
            <w:r w:rsidRPr="00CF0FF7">
              <w:rPr>
                <w:rFonts w:cs="Arial"/>
                <w:lang w:eastAsia="ja-JP"/>
              </w:rPr>
              <w:t>Indicative Profile 2</w:t>
            </w:r>
          </w:p>
        </w:tc>
        <w:tc>
          <w:tcPr>
            <w:tcW w:w="65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698F80" w14:textId="77777777" w:rsidR="00AC79AF" w:rsidRPr="00CF0FF7" w:rsidRDefault="00AC79AF" w:rsidP="00AC79AF">
            <w:pPr>
              <w:ind w:left="180"/>
              <w:rPr>
                <w:rFonts w:cs="Arial"/>
                <w:lang w:eastAsia="ja-JP"/>
              </w:rPr>
            </w:pPr>
            <w:r w:rsidRPr="00CF0FF7">
              <w:rPr>
                <w:rFonts w:cs="Arial"/>
                <w:lang w:eastAsia="ja-JP"/>
              </w:rPr>
              <w:t xml:space="preserve">Title: SIEM Architect </w:t>
            </w:r>
          </w:p>
        </w:tc>
      </w:tr>
      <w:tr w:rsidR="00AC79AF" w:rsidRPr="00CF0FF7" w14:paraId="0B8F7CC1" w14:textId="77777777" w:rsidTr="00AC79AF">
        <w:trPr>
          <w:trHeight w:val="1045"/>
        </w:trPr>
        <w:tc>
          <w:tcPr>
            <w:tcW w:w="0" w:type="auto"/>
            <w:vMerge/>
            <w:tcBorders>
              <w:top w:val="single" w:sz="8" w:space="0" w:color="44546A"/>
              <w:left w:val="single" w:sz="8" w:space="0" w:color="44546A"/>
              <w:bottom w:val="single" w:sz="8" w:space="0" w:color="44546A"/>
              <w:right w:val="single" w:sz="4" w:space="0" w:color="auto"/>
            </w:tcBorders>
            <w:vAlign w:val="center"/>
            <w:hideMark/>
          </w:tcPr>
          <w:p w14:paraId="0AC3486A" w14:textId="77777777" w:rsidR="00AC79AF" w:rsidRPr="00CF0FF7" w:rsidRDefault="00AC79AF" w:rsidP="00AC79AF">
            <w:pPr>
              <w:rPr>
                <w:rFonts w:cs="Arial"/>
                <w:lang w:eastAsia="ja-JP"/>
              </w:rPr>
            </w:pPr>
          </w:p>
        </w:tc>
        <w:tc>
          <w:tcPr>
            <w:tcW w:w="65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BDBEA9" w14:textId="77777777" w:rsidR="00AC79AF" w:rsidRPr="00CF0FF7" w:rsidRDefault="00AC79AF" w:rsidP="00AC79AF">
            <w:pPr>
              <w:jc w:val="left"/>
              <w:rPr>
                <w:rFonts w:cs="Arial"/>
                <w:lang w:eastAsia="ja-JP"/>
              </w:rPr>
            </w:pPr>
            <w:r w:rsidRPr="00CF0FF7">
              <w:rPr>
                <w:rFonts w:cs="Arial"/>
                <w:lang w:eastAsia="ja-JP"/>
              </w:rPr>
              <w:t xml:space="preserve">Skillset : </w:t>
            </w:r>
          </w:p>
          <w:p w14:paraId="0A481D0F" w14:textId="77777777" w:rsidR="00AC79AF" w:rsidRPr="00CF0FF7" w:rsidRDefault="00AC79AF" w:rsidP="009B1518">
            <w:pPr>
              <w:numPr>
                <w:ilvl w:val="0"/>
                <w:numId w:val="48"/>
              </w:numPr>
              <w:spacing w:line="240" w:lineRule="auto"/>
              <w:jc w:val="left"/>
              <w:rPr>
                <w:rFonts w:cs="Arial"/>
                <w:color w:val="000000"/>
              </w:rPr>
            </w:pPr>
            <w:r w:rsidRPr="00CF0FF7">
              <w:rPr>
                <w:rFonts w:cs="Arial"/>
                <w:lang w:eastAsia="ja-JP"/>
              </w:rPr>
              <w:t>Splunk, RSA Envision, NetForensics, SSIM, RSA Security Analytics</w:t>
            </w:r>
          </w:p>
        </w:tc>
      </w:tr>
      <w:tr w:rsidR="00AC79AF" w:rsidRPr="00CF0FF7" w14:paraId="52DD1257" w14:textId="77777777" w:rsidTr="00AC79AF">
        <w:trPr>
          <w:trHeight w:val="1045"/>
        </w:trPr>
        <w:tc>
          <w:tcPr>
            <w:tcW w:w="2824" w:type="dxa"/>
            <w:tcBorders>
              <w:top w:val="nil"/>
              <w:left w:val="single" w:sz="8" w:space="0" w:color="44546A"/>
              <w:bottom w:val="single" w:sz="8" w:space="0" w:color="44546A"/>
              <w:right w:val="single" w:sz="4" w:space="0" w:color="auto"/>
            </w:tcBorders>
            <w:shd w:val="clear" w:color="auto" w:fill="ACB9CA"/>
            <w:tcMar>
              <w:top w:w="0" w:type="dxa"/>
              <w:left w:w="108" w:type="dxa"/>
              <w:bottom w:w="0" w:type="dxa"/>
              <w:right w:w="108" w:type="dxa"/>
            </w:tcMar>
            <w:hideMark/>
          </w:tcPr>
          <w:p w14:paraId="1AB1AEDA" w14:textId="77777777" w:rsidR="00AC79AF" w:rsidRPr="00CF0FF7" w:rsidRDefault="00AC79AF" w:rsidP="00AC79AF">
            <w:pPr>
              <w:ind w:left="180"/>
              <w:rPr>
                <w:rFonts w:cs="Arial"/>
                <w:lang w:eastAsia="ja-JP"/>
              </w:rPr>
            </w:pPr>
            <w:r w:rsidRPr="00CF0FF7">
              <w:rPr>
                <w:rFonts w:cs="Arial"/>
                <w:b/>
                <w:bCs/>
                <w:lang w:eastAsia="ja-JP"/>
              </w:rPr>
              <w:t>Proposed Role and Responsibilities in the Engagement</w:t>
            </w:r>
          </w:p>
        </w:tc>
        <w:tc>
          <w:tcPr>
            <w:tcW w:w="653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8D9BE7"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Design of the SIEM Architecture</w:t>
            </w:r>
          </w:p>
          <w:p w14:paraId="2CA2BFAE"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Implementation of the agreed upon SIEM architecture</w:t>
            </w:r>
          </w:p>
          <w:p w14:paraId="7AA02E5E" w14:textId="77777777" w:rsidR="00AC79AF" w:rsidRPr="00CF0FF7" w:rsidRDefault="00AC79AF" w:rsidP="009B1518">
            <w:pPr>
              <w:numPr>
                <w:ilvl w:val="0"/>
                <w:numId w:val="48"/>
              </w:numPr>
              <w:spacing w:line="240" w:lineRule="auto"/>
              <w:jc w:val="left"/>
              <w:rPr>
                <w:rFonts w:cs="Arial"/>
                <w:lang w:eastAsia="ja-JP"/>
              </w:rPr>
            </w:pPr>
            <w:r w:rsidRPr="00CF0FF7">
              <w:rPr>
                <w:rFonts w:cs="Arial"/>
                <w:lang w:eastAsia="ja-JP"/>
              </w:rPr>
              <w:t>Integration of the agreed log sources to the SIEM Infrastructure</w:t>
            </w:r>
          </w:p>
          <w:p w14:paraId="6E1FBE86" w14:textId="77777777" w:rsidR="00AC79AF" w:rsidRPr="00CF0FF7" w:rsidRDefault="00AC79AF" w:rsidP="009B1518">
            <w:pPr>
              <w:numPr>
                <w:ilvl w:val="0"/>
                <w:numId w:val="48"/>
              </w:numPr>
              <w:spacing w:line="240" w:lineRule="auto"/>
              <w:jc w:val="left"/>
              <w:rPr>
                <w:rFonts w:cs="Arial"/>
              </w:rPr>
            </w:pPr>
            <w:r w:rsidRPr="00CF0FF7">
              <w:rPr>
                <w:rFonts w:cs="Arial"/>
                <w:lang w:eastAsia="ja-JP"/>
              </w:rPr>
              <w:t>Build the correlation rules &amp; Reports</w:t>
            </w:r>
          </w:p>
        </w:tc>
      </w:tr>
      <w:tr w:rsidR="00AC79AF" w:rsidRPr="00CF0FF7" w14:paraId="08A23406" w14:textId="77777777" w:rsidTr="00AC79AF">
        <w:trPr>
          <w:trHeight w:val="440"/>
        </w:trPr>
        <w:tc>
          <w:tcPr>
            <w:tcW w:w="2824" w:type="dxa"/>
            <w:tcBorders>
              <w:top w:val="nil"/>
              <w:left w:val="single" w:sz="8" w:space="0" w:color="44546A"/>
              <w:bottom w:val="single" w:sz="8" w:space="0" w:color="44546A"/>
              <w:right w:val="single" w:sz="8" w:space="0" w:color="44546A"/>
            </w:tcBorders>
            <w:shd w:val="clear" w:color="auto" w:fill="ACB9CA"/>
            <w:tcMar>
              <w:top w:w="0" w:type="dxa"/>
              <w:left w:w="108" w:type="dxa"/>
              <w:bottom w:w="0" w:type="dxa"/>
              <w:right w:w="108" w:type="dxa"/>
            </w:tcMar>
            <w:hideMark/>
          </w:tcPr>
          <w:p w14:paraId="06157098" w14:textId="77777777" w:rsidR="00AC79AF" w:rsidRPr="00CF0FF7" w:rsidRDefault="00AC79AF" w:rsidP="00AC79AF">
            <w:pPr>
              <w:spacing w:before="30" w:after="30"/>
              <w:ind w:left="180"/>
              <w:rPr>
                <w:rFonts w:cs="Arial"/>
                <w:b/>
                <w:bCs/>
              </w:rPr>
            </w:pPr>
            <w:r w:rsidRPr="00CF0FF7">
              <w:rPr>
                <w:rFonts w:cs="Arial"/>
                <w:b/>
                <w:bCs/>
              </w:rPr>
              <w:t>Experience</w:t>
            </w:r>
          </w:p>
        </w:tc>
        <w:tc>
          <w:tcPr>
            <w:tcW w:w="6533" w:type="dxa"/>
            <w:tcBorders>
              <w:top w:val="single" w:sz="4" w:space="0" w:color="auto"/>
              <w:left w:val="nil"/>
              <w:bottom w:val="single" w:sz="8" w:space="0" w:color="44546A"/>
              <w:right w:val="single" w:sz="8" w:space="0" w:color="44546A"/>
            </w:tcBorders>
            <w:tcMar>
              <w:top w:w="0" w:type="dxa"/>
              <w:left w:w="108" w:type="dxa"/>
              <w:bottom w:w="0" w:type="dxa"/>
              <w:right w:w="108" w:type="dxa"/>
            </w:tcMar>
            <w:hideMark/>
          </w:tcPr>
          <w:p w14:paraId="7F8D3AA7" w14:textId="77777777" w:rsidR="00AC79AF" w:rsidRPr="00CF0FF7" w:rsidRDefault="00AC79AF" w:rsidP="00AC79AF">
            <w:pPr>
              <w:rPr>
                <w:rFonts w:cs="Arial"/>
                <w:lang w:eastAsia="ja-JP"/>
              </w:rPr>
            </w:pPr>
            <w:r w:rsidRPr="00CF0FF7">
              <w:rPr>
                <w:rFonts w:cs="Arial"/>
                <w:lang w:eastAsia="ja-JP"/>
              </w:rPr>
              <w:t xml:space="preserve">The architect has 11+ years of expertise in IT predominantly in Information Security Domain. Experience across diverse organizations </w:t>
            </w:r>
            <w:r w:rsidRPr="00CF0FF7">
              <w:rPr>
                <w:rFonts w:cs="Arial"/>
                <w:lang w:eastAsia="ja-JP"/>
              </w:rPr>
              <w:lastRenderedPageBreak/>
              <w:t>involving Security Consulting, Security Services, Security Compliance and Incident Response. Proficient in analyzing information system needs, evaluating end-user requirements, custom designing solutions, troubleshooting for complex issues.</w:t>
            </w:r>
          </w:p>
          <w:p w14:paraId="681004CA" w14:textId="77777777" w:rsidR="00AC79AF" w:rsidRPr="00CF0FF7" w:rsidRDefault="00AC79AF" w:rsidP="00AC79AF">
            <w:pPr>
              <w:rPr>
                <w:rFonts w:cs="Arial"/>
                <w:lang w:eastAsia="ja-JP"/>
              </w:rPr>
            </w:pPr>
            <w:r w:rsidRPr="00CF0FF7">
              <w:rPr>
                <w:rFonts w:cs="Arial"/>
                <w:lang w:eastAsia="ja-JP"/>
              </w:rPr>
              <w:t>Hands on experience on SIEM Tools Deployments, Gateway Devices Up gradation Planning, Implementation &amp; maintenance, Process Mapping and Information Security Risk Assessments.</w:t>
            </w:r>
          </w:p>
          <w:p w14:paraId="4994976B" w14:textId="77777777" w:rsidR="00AC79AF" w:rsidRPr="00CF0FF7" w:rsidRDefault="00AC79AF" w:rsidP="00AC79AF">
            <w:pPr>
              <w:rPr>
                <w:rFonts w:cs="Arial"/>
                <w:lang w:eastAsia="ja-JP"/>
              </w:rPr>
            </w:pPr>
            <w:r w:rsidRPr="00CF0FF7">
              <w:rPr>
                <w:rFonts w:cs="Arial"/>
                <w:lang w:eastAsia="ja-JP"/>
              </w:rPr>
              <w:t>Service Desk Co-ordination to get Aligned with Security teams and Quality initiative.</w:t>
            </w:r>
          </w:p>
          <w:p w14:paraId="6481BC22" w14:textId="77777777" w:rsidR="00AC79AF" w:rsidRPr="00CF0FF7" w:rsidRDefault="00AC79AF" w:rsidP="00AC79AF">
            <w:pPr>
              <w:rPr>
                <w:rFonts w:cs="Arial"/>
                <w:b/>
                <w:lang w:eastAsia="ja-JP"/>
              </w:rPr>
            </w:pPr>
          </w:p>
          <w:p w14:paraId="601B6381" w14:textId="77777777" w:rsidR="00AC79AF" w:rsidRPr="00CF0FF7" w:rsidRDefault="00AC79AF" w:rsidP="00AC79AF">
            <w:pPr>
              <w:rPr>
                <w:rFonts w:cs="Arial"/>
                <w:b/>
                <w:lang w:eastAsia="ja-JP"/>
              </w:rPr>
            </w:pPr>
            <w:r w:rsidRPr="00CF0FF7">
              <w:rPr>
                <w:rFonts w:cs="Arial"/>
                <w:b/>
                <w:lang w:eastAsia="ja-JP"/>
              </w:rPr>
              <w:t>Key Project Delivered:</w:t>
            </w:r>
          </w:p>
          <w:p w14:paraId="15C52F12"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Design and Deployment of  Splunk SIEM</w:t>
            </w:r>
          </w:p>
          <w:p w14:paraId="48AB8BE6"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Implementing the proposed and approved viable on the Customer Infrastructure with integrating the security and Splunk SIEM components.</w:t>
            </w:r>
          </w:p>
          <w:p w14:paraId="7822BF88"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 xml:space="preserve">Deliver and provide the Customized Correlation, Dashboard and reports </w:t>
            </w:r>
          </w:p>
          <w:p w14:paraId="681AC176"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Integration of customized feeds to the Splunk  SIEM platform</w:t>
            </w:r>
          </w:p>
          <w:p w14:paraId="657CABD9" w14:textId="77777777" w:rsidR="00AC79AF" w:rsidRPr="00CF0FF7" w:rsidRDefault="00AC79AF" w:rsidP="009B1518">
            <w:pPr>
              <w:numPr>
                <w:ilvl w:val="0"/>
                <w:numId w:val="49"/>
              </w:numPr>
              <w:spacing w:line="240" w:lineRule="auto"/>
              <w:rPr>
                <w:rFonts w:cs="Arial"/>
                <w:color w:val="000000"/>
              </w:rPr>
            </w:pPr>
            <w:r w:rsidRPr="00CF0FF7">
              <w:rPr>
                <w:rFonts w:cs="Arial"/>
                <w:color w:val="000000"/>
              </w:rPr>
              <w:t>Configuration of rules for alerts</w:t>
            </w:r>
          </w:p>
          <w:p w14:paraId="7AD997D1" w14:textId="77777777" w:rsidR="00AC79AF" w:rsidRPr="00CF0FF7" w:rsidRDefault="00AC79AF" w:rsidP="009B1518">
            <w:pPr>
              <w:numPr>
                <w:ilvl w:val="0"/>
                <w:numId w:val="49"/>
              </w:numPr>
              <w:spacing w:line="240" w:lineRule="auto"/>
              <w:rPr>
                <w:rFonts w:cs="Arial"/>
                <w:color w:val="000080"/>
              </w:rPr>
            </w:pPr>
            <w:r w:rsidRPr="00CF0FF7">
              <w:rPr>
                <w:rFonts w:cs="Arial"/>
                <w:color w:val="000000"/>
              </w:rPr>
              <w:t>Customization and Configure rules, offenses and alerts for Log flows and events in SIEM, monitor logs and events.</w:t>
            </w:r>
          </w:p>
        </w:tc>
      </w:tr>
      <w:tr w:rsidR="00AC79AF" w:rsidRPr="00CF0FF7" w14:paraId="108021CB" w14:textId="77777777" w:rsidTr="00AC79AF">
        <w:trPr>
          <w:trHeight w:val="339"/>
        </w:trPr>
        <w:tc>
          <w:tcPr>
            <w:tcW w:w="2824" w:type="dxa"/>
            <w:tcBorders>
              <w:top w:val="nil"/>
              <w:left w:val="single" w:sz="8" w:space="0" w:color="44546A"/>
              <w:bottom w:val="single" w:sz="8" w:space="0" w:color="44546A"/>
              <w:right w:val="single" w:sz="8" w:space="0" w:color="44546A"/>
            </w:tcBorders>
            <w:shd w:val="clear" w:color="auto" w:fill="ACB9CA"/>
            <w:tcMar>
              <w:top w:w="0" w:type="dxa"/>
              <w:left w:w="108" w:type="dxa"/>
              <w:bottom w:w="0" w:type="dxa"/>
              <w:right w:w="108" w:type="dxa"/>
            </w:tcMar>
            <w:hideMark/>
          </w:tcPr>
          <w:p w14:paraId="51B290D6" w14:textId="77777777" w:rsidR="00AC79AF" w:rsidRPr="00CF0FF7" w:rsidRDefault="00AC79AF" w:rsidP="00AC79AF">
            <w:pPr>
              <w:spacing w:before="30" w:after="30"/>
              <w:ind w:left="180"/>
              <w:rPr>
                <w:rFonts w:cs="Arial"/>
                <w:b/>
                <w:bCs/>
              </w:rPr>
            </w:pPr>
            <w:r w:rsidRPr="00CF0FF7">
              <w:rPr>
                <w:rFonts w:cs="Arial"/>
                <w:b/>
                <w:bCs/>
              </w:rPr>
              <w:lastRenderedPageBreak/>
              <w:t>Location</w:t>
            </w:r>
          </w:p>
        </w:tc>
        <w:tc>
          <w:tcPr>
            <w:tcW w:w="6533" w:type="dxa"/>
            <w:tcBorders>
              <w:top w:val="nil"/>
              <w:left w:val="nil"/>
              <w:bottom w:val="single" w:sz="8" w:space="0" w:color="44546A"/>
              <w:right w:val="single" w:sz="8" w:space="0" w:color="44546A"/>
            </w:tcBorders>
            <w:tcMar>
              <w:top w:w="0" w:type="dxa"/>
              <w:left w:w="108" w:type="dxa"/>
              <w:bottom w:w="0" w:type="dxa"/>
              <w:right w:w="108" w:type="dxa"/>
            </w:tcMar>
            <w:hideMark/>
          </w:tcPr>
          <w:p w14:paraId="4A6B4698" w14:textId="77777777" w:rsidR="00AC79AF" w:rsidRPr="00CF0FF7" w:rsidRDefault="00AC79AF" w:rsidP="00AC79AF">
            <w:pPr>
              <w:ind w:left="180"/>
              <w:rPr>
                <w:rFonts w:cs="Arial"/>
                <w:b/>
                <w:bCs/>
                <w:lang w:eastAsia="ja-JP"/>
              </w:rPr>
            </w:pPr>
            <w:r w:rsidRPr="00CF0FF7">
              <w:rPr>
                <w:rFonts w:cs="Arial"/>
                <w:b/>
                <w:bCs/>
                <w:lang w:eastAsia="ja-JP"/>
              </w:rPr>
              <w:t>India</w:t>
            </w:r>
          </w:p>
        </w:tc>
      </w:tr>
    </w:tbl>
    <w:p w14:paraId="1E9D23CB" w14:textId="77777777" w:rsidR="00AC79AF" w:rsidRPr="00CF0FF7" w:rsidRDefault="00AC79AF" w:rsidP="00AC79AF">
      <w:pPr>
        <w:pStyle w:val="NormalWeb"/>
        <w:rPr>
          <w:rFonts w:ascii="Arial" w:hAnsi="Arial" w:cs="Arial"/>
        </w:rPr>
      </w:pPr>
    </w:p>
    <w:p w14:paraId="345D022C" w14:textId="77777777" w:rsidR="00AC79AF" w:rsidRPr="00CF0FF7" w:rsidRDefault="00AC79AF" w:rsidP="00442384">
      <w:pPr>
        <w:rPr>
          <w:rStyle w:val="Strong"/>
          <w:rFonts w:cs="Arial"/>
        </w:rPr>
      </w:pPr>
    </w:p>
    <w:sectPr w:rsidR="00AC79AF" w:rsidRPr="00CF0FF7" w:rsidSect="001F274F">
      <w:headerReference w:type="default" r:id="rId25"/>
      <w:footerReference w:type="default" r:id="rId26"/>
      <w:pgSz w:w="11907" w:h="16840" w:code="9"/>
      <w:pgMar w:top="1350" w:right="1134" w:bottom="1170" w:left="993" w:header="432" w:footer="43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8" w:author="Poojary, Naresh (Cognizant)" w:date="2018-09-10T23:11:00Z" w:initials="PN(">
    <w:p w14:paraId="30F7016B" w14:textId="34D63BA8" w:rsidR="00EB2DD0" w:rsidRDefault="00EB2DD0">
      <w:pPr>
        <w:pStyle w:val="CommentText"/>
      </w:pPr>
      <w:r>
        <w:rPr>
          <w:rStyle w:val="CommentReference"/>
        </w:rPr>
        <w:annotationRef/>
      </w:r>
      <w:r>
        <w:t>Vertical to input Contents on Project Management Methodology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F7016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2B797" w14:textId="77777777" w:rsidR="009B1518" w:rsidRDefault="009B1518" w:rsidP="006455DF">
      <w:r>
        <w:separator/>
      </w:r>
    </w:p>
  </w:endnote>
  <w:endnote w:type="continuationSeparator" w:id="0">
    <w:p w14:paraId="5A6E3BF9" w14:textId="77777777" w:rsidR="009B1518" w:rsidRDefault="009B1518" w:rsidP="00645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ld">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00000000" w:usb1="E9DFFFFF" w:usb2="0000003F" w:usb3="00000000" w:csb0="003F01FF" w:csb1="00000000"/>
  </w:font>
  <w:font w:name="Myriad Pro">
    <w:altName w:val="Arial"/>
    <w:panose1 w:val="00000000000000000000"/>
    <w:charset w:val="00"/>
    <w:family w:val="swiss"/>
    <w:notTrueType/>
    <w:pitch w:val="variable"/>
    <w:sig w:usb0="20000287" w:usb1="00000001" w:usb2="00000000" w:usb3="00000000" w:csb0="0000019F" w:csb1="00000000"/>
  </w:font>
  <w:font w:name="+mj-ea">
    <w:panose1 w:val="00000000000000000000"/>
    <w:charset w:val="00"/>
    <w:family w:val="roman"/>
    <w:notTrueType/>
    <w:pitch w:val="default"/>
  </w:font>
  <w:font w:name="Open Sans Light">
    <w:panose1 w:val="00000000000000000000"/>
    <w:charset w:val="00"/>
    <w:family w:val="swiss"/>
    <w:notTrueType/>
    <w:pitch w:val="default"/>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auto"/>
    <w:pitch w:val="variable"/>
    <w:sig w:usb0="E00002FF" w:usb1="5000785B" w:usb2="00000000" w:usb3="00000000" w:csb0="0000019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roxima_nov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F6369" w14:textId="3F32BA74" w:rsidR="00EB2DD0" w:rsidRPr="00EC53FD" w:rsidRDefault="00EB2DD0" w:rsidP="001F274F">
    <w:pPr>
      <w:pStyle w:val="Footer"/>
      <w:tabs>
        <w:tab w:val="clear" w:pos="9360"/>
        <w:tab w:val="left" w:pos="8400"/>
        <w:tab w:val="right" w:pos="9780"/>
      </w:tabs>
      <w:jc w:val="left"/>
    </w:pPr>
    <w:r w:rsidRPr="006D2FD5">
      <w:rPr>
        <w:noProof/>
        <w:color w:val="0033A0"/>
        <w:lang w:val="en-US" w:bidi="ar-SA"/>
      </w:rPr>
      <w:drawing>
        <wp:anchor distT="0" distB="0" distL="114300" distR="114300" simplePos="0" relativeHeight="251662336" behindDoc="1" locked="0" layoutInCell="1" allowOverlap="1" wp14:anchorId="74DF0C31" wp14:editId="2EF94F13">
          <wp:simplePos x="0" y="0"/>
          <wp:positionH relativeFrom="column">
            <wp:posOffset>-659125</wp:posOffset>
          </wp:positionH>
          <wp:positionV relativeFrom="paragraph">
            <wp:posOffset>-111760</wp:posOffset>
          </wp:positionV>
          <wp:extent cx="7589509" cy="454235"/>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Footer.jpg"/>
                  <pic:cNvPicPr/>
                </pic:nvPicPr>
                <pic:blipFill>
                  <a:blip r:embed="rId1">
                    <a:extLst>
                      <a:ext uri="{28A0092B-C50C-407E-A947-70E740481C1C}">
                        <a14:useLocalDpi xmlns:a14="http://schemas.microsoft.com/office/drawing/2010/main" val="0"/>
                      </a:ext>
                    </a:extLst>
                  </a:blip>
                  <a:stretch>
                    <a:fillRect/>
                  </a:stretch>
                </pic:blipFill>
                <pic:spPr>
                  <a:xfrm>
                    <a:off x="0" y="0"/>
                    <a:ext cx="7589509" cy="454235"/>
                  </a:xfrm>
                  <a:prstGeom prst="rect">
                    <a:avLst/>
                  </a:prstGeom>
                </pic:spPr>
              </pic:pic>
            </a:graphicData>
          </a:graphic>
          <wp14:sizeRelH relativeFrom="margin">
            <wp14:pctWidth>0</wp14:pctWidth>
          </wp14:sizeRelH>
          <wp14:sizeRelV relativeFrom="margin">
            <wp14:pctHeight>0</wp14:pctHeight>
          </wp14:sizeRelV>
        </wp:anchor>
      </w:drawing>
    </w:r>
    <w:r w:rsidRPr="006D2FD5">
      <w:rPr>
        <w:color w:val="0033A0"/>
      </w:rPr>
      <w:t>Proprietary &amp; Confidential Information</w:t>
    </w:r>
    <w:r w:rsidRPr="00CA39D6">
      <w:t xml:space="preserve">                       </w:t>
    </w:r>
    <w:r w:rsidRPr="006D2FD5">
      <w:rPr>
        <w:color w:val="00B140"/>
      </w:rPr>
      <w:tab/>
      <w:t xml:space="preserve">Page </w:t>
    </w:r>
    <w:r w:rsidRPr="006D2FD5">
      <w:rPr>
        <w:color w:val="00B140"/>
      </w:rPr>
      <w:fldChar w:fldCharType="begin"/>
    </w:r>
    <w:r w:rsidRPr="006D2FD5">
      <w:rPr>
        <w:color w:val="00B140"/>
      </w:rPr>
      <w:instrText xml:space="preserve"> PAGE </w:instrText>
    </w:r>
    <w:r w:rsidRPr="006D2FD5">
      <w:rPr>
        <w:color w:val="00B140"/>
      </w:rPr>
      <w:fldChar w:fldCharType="separate"/>
    </w:r>
    <w:r w:rsidR="000B39CF">
      <w:rPr>
        <w:noProof/>
        <w:color w:val="00B140"/>
      </w:rPr>
      <w:t>19</w:t>
    </w:r>
    <w:r w:rsidRPr="006D2FD5">
      <w:rPr>
        <w:color w:val="00B140"/>
      </w:rPr>
      <w:fldChar w:fldCharType="end"/>
    </w:r>
    <w:r w:rsidRPr="006D2FD5">
      <w:rPr>
        <w:color w:val="00B140"/>
      </w:rPr>
      <w:t xml:space="preserve"> of </w:t>
    </w:r>
    <w:r w:rsidRPr="006D2FD5">
      <w:rPr>
        <w:color w:val="00B140"/>
      </w:rPr>
      <w:fldChar w:fldCharType="begin"/>
    </w:r>
    <w:r w:rsidRPr="006D2FD5">
      <w:rPr>
        <w:color w:val="00B140"/>
      </w:rPr>
      <w:instrText xml:space="preserve"> NUMPAGES </w:instrText>
    </w:r>
    <w:r w:rsidRPr="006D2FD5">
      <w:rPr>
        <w:color w:val="00B140"/>
      </w:rPr>
      <w:fldChar w:fldCharType="separate"/>
    </w:r>
    <w:r w:rsidR="000B39CF">
      <w:rPr>
        <w:noProof/>
        <w:color w:val="00B140"/>
      </w:rPr>
      <w:t>41</w:t>
    </w:r>
    <w:r w:rsidRPr="006D2FD5">
      <w:rPr>
        <w:noProof/>
        <w:color w:val="00B140"/>
      </w:rPr>
      <w:fldChar w:fldCharType="end"/>
    </w:r>
    <w:r>
      <w:rPr>
        <w:noProof/>
      </w:rPr>
      <w:tab/>
    </w:r>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EA301" w14:textId="77777777" w:rsidR="009B1518" w:rsidRDefault="009B1518" w:rsidP="006455DF">
      <w:r>
        <w:separator/>
      </w:r>
    </w:p>
  </w:footnote>
  <w:footnote w:type="continuationSeparator" w:id="0">
    <w:p w14:paraId="13885BA2" w14:textId="77777777" w:rsidR="009B1518" w:rsidRDefault="009B1518" w:rsidP="006455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CCA64" w14:textId="220460FA" w:rsidR="00EB2DD0" w:rsidRPr="006D2FD5" w:rsidRDefault="00EB2DD0" w:rsidP="00261FF5">
    <w:pPr>
      <w:pStyle w:val="Header"/>
      <w:tabs>
        <w:tab w:val="clear" w:pos="4680"/>
        <w:tab w:val="clear" w:pos="9360"/>
        <w:tab w:val="right" w:pos="9780"/>
      </w:tabs>
      <w:rPr>
        <w:rFonts w:cs="Arial"/>
        <w:b/>
      </w:rPr>
    </w:pPr>
    <w:r w:rsidRPr="007E2A20">
      <w:rPr>
        <w:noProof/>
        <w:lang w:val="en-US" w:bidi="ar-SA"/>
      </w:rPr>
      <w:drawing>
        <wp:anchor distT="0" distB="0" distL="114300" distR="114300" simplePos="0" relativeHeight="251666432" behindDoc="1" locked="0" layoutInCell="0" allowOverlap="1" wp14:anchorId="2F3E5B26" wp14:editId="6E382A90">
          <wp:simplePos x="0" y="0"/>
          <wp:positionH relativeFrom="column">
            <wp:posOffset>5404485</wp:posOffset>
          </wp:positionH>
          <wp:positionV relativeFrom="paragraph">
            <wp:posOffset>-16459</wp:posOffset>
          </wp:positionV>
          <wp:extent cx="1491767" cy="403994"/>
          <wp:effectExtent l="0" t="0" r="0" b="0"/>
          <wp:wrapNone/>
          <wp:docPr id="1" name="Bild 5" descr="LogoTelefónica_B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Telefónica_ByN"/>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496791" cy="405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FD5">
      <w:rPr>
        <w:rFonts w:cs="Arial"/>
        <w:b/>
        <w:noProof/>
        <w:color w:val="0033A0"/>
        <w:sz w:val="24"/>
        <w:lang w:val="en-US" w:bidi="ar-SA"/>
      </w:rPr>
      <w:drawing>
        <wp:anchor distT="0" distB="0" distL="114300" distR="114300" simplePos="0" relativeHeight="251664384" behindDoc="1" locked="0" layoutInCell="1" allowOverlap="1" wp14:anchorId="63ED0AC2" wp14:editId="2B689363">
          <wp:simplePos x="0" y="0"/>
          <wp:positionH relativeFrom="column">
            <wp:posOffset>-630555</wp:posOffset>
          </wp:positionH>
          <wp:positionV relativeFrom="paragraph">
            <wp:posOffset>-219075</wp:posOffset>
          </wp:positionV>
          <wp:extent cx="7585098" cy="761364"/>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585098" cy="7613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FD5">
      <w:rPr>
        <w:rFonts w:cs="Arial"/>
        <w:b/>
        <w:color w:val="0033A0"/>
        <w:sz w:val="24"/>
      </w:rPr>
      <w:t xml:space="preserve">Cognizant’s Response to </w:t>
    </w:r>
    <w:r>
      <w:rPr>
        <w:rFonts w:cs="Arial"/>
        <w:b/>
        <w:color w:val="0033A0"/>
        <w:sz w:val="24"/>
      </w:rPr>
      <w:t xml:space="preserve">Telefonica </w:t>
    </w:r>
    <w:r>
      <w:rPr>
        <w:rFonts w:cs="Arial"/>
        <w:b/>
        <w:color w:val="0033A0"/>
        <w:sz w:val="24"/>
      </w:rPr>
      <w:tab/>
    </w:r>
  </w:p>
  <w:p w14:paraId="2AB02D96" w14:textId="6FB5EEFC" w:rsidR="00EB2DD0" w:rsidRPr="00606B69" w:rsidRDefault="00EB2DD0" w:rsidP="00261FF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6523C67"/>
    <w:multiLevelType w:val="multilevel"/>
    <w:tmpl w:val="070E1C1C"/>
    <w:lvl w:ilvl="0">
      <w:start w:val="16"/>
      <w:numFmt w:val="decimal"/>
      <w:pStyle w:val="Level1"/>
      <w:lvlText w:val="%1."/>
      <w:lvlJc w:val="left"/>
      <w:pPr>
        <w:tabs>
          <w:tab w:val="num" w:pos="991"/>
        </w:tabs>
        <w:ind w:left="991" w:hanging="850"/>
      </w:pPr>
      <w:rPr>
        <w:rFonts w:cs="Times New Roman"/>
        <w:b w:val="0"/>
        <w:i w:val="0"/>
        <w:caps w:val="0"/>
        <w:smallCaps w:val="0"/>
        <w:strike w:val="0"/>
        <w:dstrike w:val="0"/>
        <w:vanish w:val="0"/>
        <w:webHidden w:val="0"/>
        <w:color w:val="000000"/>
        <w:u w:val="none"/>
        <w:effect w:val="none"/>
        <w:vertAlign w:val="baseline"/>
        <w:specVanish w:val="0"/>
      </w:rPr>
    </w:lvl>
    <w:lvl w:ilvl="1">
      <w:start w:val="1"/>
      <w:numFmt w:val="decimal"/>
      <w:pStyle w:val="Level2"/>
      <w:lvlText w:val="%1.%2"/>
      <w:lvlJc w:val="left"/>
      <w:pPr>
        <w:tabs>
          <w:tab w:val="num" w:pos="991"/>
        </w:tabs>
        <w:ind w:left="991" w:hanging="850"/>
      </w:pPr>
      <w:rPr>
        <w:rFonts w:cs="Times New Roman"/>
        <w:b w:val="0"/>
        <w:i w:val="0"/>
        <w:caps w:val="0"/>
        <w:smallCaps w:val="0"/>
        <w:strike w:val="0"/>
        <w:dstrike w:val="0"/>
        <w:vanish w:val="0"/>
        <w:webHidden w:val="0"/>
        <w:color w:val="000000"/>
        <w:u w:val="none"/>
        <w:effect w:val="none"/>
        <w:vertAlign w:val="baseline"/>
        <w:specVanish w:val="0"/>
      </w:rPr>
    </w:lvl>
    <w:lvl w:ilvl="2">
      <w:start w:val="1"/>
      <w:numFmt w:val="decimal"/>
      <w:pStyle w:val="Level3"/>
      <w:lvlText w:val="%1.%2.%3"/>
      <w:lvlJc w:val="left"/>
      <w:pPr>
        <w:tabs>
          <w:tab w:val="num" w:pos="2552"/>
        </w:tabs>
        <w:ind w:left="2552" w:hanging="851"/>
      </w:pPr>
      <w:rPr>
        <w:rFonts w:cs="Times New Roman"/>
        <w:b w:val="0"/>
        <w:i w:val="0"/>
        <w:caps w:val="0"/>
        <w:smallCaps w:val="0"/>
        <w:strike w:val="0"/>
        <w:dstrike w:val="0"/>
        <w:vanish w:val="0"/>
        <w:webHidden w:val="0"/>
        <w:color w:val="000000"/>
        <w:sz w:val="20"/>
        <w:szCs w:val="20"/>
        <w:u w:val="none"/>
        <w:effect w:val="none"/>
        <w:vertAlign w:val="baseline"/>
        <w:specVanish w:val="0"/>
      </w:rPr>
    </w:lvl>
    <w:lvl w:ilvl="3">
      <w:start w:val="1"/>
      <w:numFmt w:val="decimal"/>
      <w:pStyle w:val="Level4"/>
      <w:lvlText w:val="%1.%2.%3.%4"/>
      <w:lvlJc w:val="left"/>
      <w:pPr>
        <w:tabs>
          <w:tab w:val="num" w:pos="3685"/>
        </w:tabs>
        <w:ind w:left="3685" w:hanging="850"/>
      </w:pPr>
      <w:rPr>
        <w:rFonts w:cs="Times New Roman"/>
        <w:b w:val="0"/>
        <w:i w:val="0"/>
        <w:caps w:val="0"/>
        <w:smallCaps w:val="0"/>
        <w:strike w:val="0"/>
        <w:dstrike w:val="0"/>
        <w:vanish w:val="0"/>
        <w:webHidden w:val="0"/>
        <w:color w:val="000000"/>
        <w:u w:val="none"/>
        <w:effect w:val="none"/>
        <w:vertAlign w:val="baseline"/>
        <w:specVanish w:val="0"/>
      </w:rPr>
    </w:lvl>
    <w:lvl w:ilvl="4">
      <w:start w:val="1"/>
      <w:numFmt w:val="lowerLetter"/>
      <w:lvlText w:val="%5)"/>
      <w:lvlJc w:val="left"/>
      <w:pPr>
        <w:tabs>
          <w:tab w:val="num" w:pos="3052"/>
        </w:tabs>
        <w:ind w:left="3052" w:hanging="360"/>
      </w:pPr>
      <w:rPr>
        <w:rFonts w:cs="Times New Roman"/>
        <w:b w:val="0"/>
        <w:i w:val="0"/>
        <w:caps w:val="0"/>
        <w:smallCaps w:val="0"/>
        <w:strike w:val="0"/>
        <w:dstrike w:val="0"/>
        <w:vanish w:val="0"/>
        <w:webHidden w:val="0"/>
        <w:color w:val="000000"/>
        <w:u w:val="none"/>
        <w:effect w:val="none"/>
        <w:vertAlign w:val="baseline"/>
        <w:specVanish w:val="0"/>
      </w:rPr>
    </w:lvl>
    <w:lvl w:ilvl="5">
      <w:start w:val="1"/>
      <w:numFmt w:val="lowerRoman"/>
      <w:lvlText w:val="(%6)"/>
      <w:lvlJc w:val="left"/>
      <w:pPr>
        <w:tabs>
          <w:tab w:val="num" w:pos="4021"/>
        </w:tabs>
        <w:ind w:left="4021" w:hanging="180"/>
      </w:pPr>
      <w:rPr>
        <w:rFonts w:cs="Times New Roman"/>
        <w:b w:val="0"/>
        <w:i w:val="0"/>
        <w:caps w:val="0"/>
        <w:smallCaps w:val="0"/>
        <w:strike w:val="0"/>
        <w:dstrike w:val="0"/>
        <w:vanish w:val="0"/>
        <w:webHidden w:val="0"/>
        <w:color w:val="000000"/>
        <w:u w:val="none"/>
        <w:effect w:val="none"/>
        <w:vertAlign w:val="baseline"/>
        <w:specVanish w:val="0"/>
      </w:rPr>
    </w:lvl>
    <w:lvl w:ilvl="6">
      <w:start w:val="1"/>
      <w:numFmt w:val="none"/>
      <w:suff w:val="nothing"/>
      <w:lvlText w:val="Not Defined"/>
      <w:lvlJc w:val="left"/>
      <w:pPr>
        <w:ind w:left="141" w:firstLine="0"/>
      </w:pPr>
      <w:rPr>
        <w:rFonts w:cs="Times New Roman"/>
        <w:b w:val="0"/>
        <w:i w:val="0"/>
        <w:caps w:val="0"/>
        <w:smallCaps w:val="0"/>
        <w:strike w:val="0"/>
        <w:dstrike w:val="0"/>
        <w:vanish w:val="0"/>
        <w:webHidden w:val="0"/>
        <w:color w:val="000000"/>
        <w:u w:val="none"/>
        <w:effect w:val="none"/>
        <w:vertAlign w:val="baseline"/>
        <w:specVanish w:val="0"/>
      </w:rPr>
    </w:lvl>
    <w:lvl w:ilvl="7">
      <w:start w:val="1"/>
      <w:numFmt w:val="none"/>
      <w:suff w:val="nothing"/>
      <w:lvlText w:val="Not Defined"/>
      <w:lvlJc w:val="left"/>
      <w:pPr>
        <w:ind w:left="141" w:firstLine="0"/>
      </w:pPr>
      <w:rPr>
        <w:rFonts w:cs="Times New Roman"/>
        <w:b w:val="0"/>
        <w:i w:val="0"/>
        <w:caps w:val="0"/>
        <w:smallCaps w:val="0"/>
        <w:strike w:val="0"/>
        <w:dstrike w:val="0"/>
        <w:vanish w:val="0"/>
        <w:webHidden w:val="0"/>
        <w:color w:val="000000"/>
        <w:u w:val="none"/>
        <w:effect w:val="none"/>
        <w:vertAlign w:val="baseline"/>
        <w:specVanish w:val="0"/>
      </w:rPr>
    </w:lvl>
    <w:lvl w:ilvl="8">
      <w:start w:val="1"/>
      <w:numFmt w:val="none"/>
      <w:suff w:val="nothing"/>
      <w:lvlText w:val="Not Defined"/>
      <w:lvlJc w:val="left"/>
      <w:pPr>
        <w:ind w:left="141" w:firstLine="0"/>
      </w:pPr>
      <w:rPr>
        <w:rFonts w:cs="Times New Roman"/>
        <w:b w:val="0"/>
        <w:i w:val="0"/>
        <w:caps w:val="0"/>
        <w:smallCaps w:val="0"/>
        <w:strike w:val="0"/>
        <w:dstrike w:val="0"/>
        <w:vanish w:val="0"/>
        <w:webHidden w:val="0"/>
        <w:color w:val="000000"/>
        <w:u w:val="none"/>
        <w:effect w:val="none"/>
        <w:vertAlign w:val="baseline"/>
        <w:specVanish w:val="0"/>
      </w:rPr>
    </w:lvl>
  </w:abstractNum>
  <w:abstractNum w:abstractNumId="1" w15:restartNumberingAfterBreak="0">
    <w:nsid w:val="00097CB3"/>
    <w:multiLevelType w:val="hybridMultilevel"/>
    <w:tmpl w:val="2B90B36A"/>
    <w:lvl w:ilvl="0" w:tplc="6AEE8C0C">
      <w:start w:val="1"/>
      <w:numFmt w:val="bullet"/>
      <w:pStyle w:val="Cog-bullet"/>
      <w:lvlText w:val=""/>
      <w:lvlJc w:val="left"/>
      <w:pPr>
        <w:ind w:left="720" w:hanging="360"/>
      </w:pPr>
      <w:rPr>
        <w:rFonts w:ascii="Symbol" w:hAnsi="Symbol" w:hint="default"/>
        <w:color w:val="auto"/>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0E1AF9"/>
    <w:multiLevelType w:val="hybridMultilevel"/>
    <w:tmpl w:val="FF8C5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E351DE"/>
    <w:multiLevelType w:val="multilevel"/>
    <w:tmpl w:val="6F3A744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72719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4D5250"/>
    <w:multiLevelType w:val="multilevel"/>
    <w:tmpl w:val="D632EE98"/>
    <w:lvl w:ilvl="0">
      <w:start w:val="1"/>
      <w:numFmt w:val="upperLetter"/>
      <w:pStyle w:val="Annexure1"/>
      <w:suff w:val="nothing"/>
      <w:lvlText w:val="Annexure %1"/>
      <w:lvlJc w:val="left"/>
      <w:pPr>
        <w:ind w:left="0" w:firstLine="0"/>
      </w:pPr>
      <w:rPr>
        <w:rFonts w:ascii="Arial" w:hAnsi="Arial" w:hint="default"/>
        <w:b w:val="0"/>
        <w:i w:val="0"/>
      </w:rPr>
    </w:lvl>
    <w:lvl w:ilvl="1">
      <w:start w:val="1"/>
      <w:numFmt w:val="decimal"/>
      <w:pStyle w:val="ScheduleL2"/>
      <w:lvlText w:val="%2."/>
      <w:lvlJc w:val="left"/>
      <w:pPr>
        <w:tabs>
          <w:tab w:val="num" w:pos="680"/>
        </w:tabs>
        <w:ind w:left="680" w:hanging="680"/>
      </w:pPr>
      <w:rPr>
        <w:rFonts w:hint="default"/>
      </w:rPr>
    </w:lvl>
    <w:lvl w:ilvl="2">
      <w:start w:val="1"/>
      <w:numFmt w:val="decimal"/>
      <w:pStyle w:val="ScheduleL3"/>
      <w:lvlText w:val="%2.%3"/>
      <w:lvlJc w:val="left"/>
      <w:pPr>
        <w:tabs>
          <w:tab w:val="num" w:pos="680"/>
        </w:tabs>
        <w:ind w:left="680" w:hanging="680"/>
      </w:pPr>
      <w:rPr>
        <w:rFonts w:hint="default"/>
      </w:rPr>
    </w:lvl>
    <w:lvl w:ilvl="3">
      <w:start w:val="1"/>
      <w:numFmt w:val="lowerLetter"/>
      <w:pStyle w:val="ScheduleL4"/>
      <w:lvlText w:val="(%4)"/>
      <w:lvlJc w:val="left"/>
      <w:pPr>
        <w:tabs>
          <w:tab w:val="num" w:pos="1361"/>
        </w:tabs>
        <w:ind w:left="1361" w:hanging="681"/>
      </w:pPr>
      <w:rPr>
        <w:rFonts w:hint="default"/>
      </w:rPr>
    </w:lvl>
    <w:lvl w:ilvl="4">
      <w:start w:val="1"/>
      <w:numFmt w:val="lowerRoman"/>
      <w:lvlText w:val="(%5)"/>
      <w:lvlJc w:val="left"/>
      <w:pPr>
        <w:tabs>
          <w:tab w:val="num" w:pos="2081"/>
        </w:tabs>
        <w:ind w:left="2041" w:hanging="680"/>
      </w:pPr>
      <w:rPr>
        <w:rFonts w:hint="default"/>
      </w:rPr>
    </w:lvl>
    <w:lvl w:ilvl="5">
      <w:start w:val="1"/>
      <w:numFmt w:val="upperLetter"/>
      <w:pStyle w:val="ScheduleL6"/>
      <w:lvlText w:val="(%6)"/>
      <w:lvlJc w:val="left"/>
      <w:pPr>
        <w:tabs>
          <w:tab w:val="num" w:pos="2722"/>
        </w:tabs>
        <w:ind w:left="2722" w:hanging="681"/>
      </w:pPr>
      <w:rPr>
        <w:rFonts w:hint="default"/>
      </w:rPr>
    </w:lvl>
    <w:lvl w:ilvl="6">
      <w:start w:val="1"/>
      <w:numFmt w:val="none"/>
      <w:suff w:val="nothing"/>
      <w:lvlText w:val=""/>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6" w15:restartNumberingAfterBreak="0">
    <w:nsid w:val="095E013B"/>
    <w:multiLevelType w:val="hybridMultilevel"/>
    <w:tmpl w:val="E1089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6C1985"/>
    <w:multiLevelType w:val="multilevel"/>
    <w:tmpl w:val="D70EC034"/>
    <w:styleLink w:val="BMSchedules"/>
    <w:lvl w:ilvl="0">
      <w:start w:val="1"/>
      <w:numFmt w:val="none"/>
      <w:lvlRestart w:val="0"/>
      <w:pStyle w:val="SchH1"/>
      <w:suff w:val="nothing"/>
      <w:lvlText w:val="%1"/>
      <w:lvlJc w:val="left"/>
      <w:pPr>
        <w:ind w:left="0" w:firstLine="0"/>
      </w:pPr>
      <w:rPr>
        <w:rFonts w:hint="default"/>
      </w:rPr>
    </w:lvl>
    <w:lvl w:ilvl="1">
      <w:start w:val="1"/>
      <w:numFmt w:val="decimal"/>
      <w:pStyle w:val="SchH2"/>
      <w:lvlText w:val="%1%2."/>
      <w:lvlJc w:val="left"/>
      <w:pPr>
        <w:tabs>
          <w:tab w:val="num" w:pos="709"/>
        </w:tabs>
        <w:ind w:left="709" w:hanging="709"/>
      </w:pPr>
      <w:rPr>
        <w:rFonts w:hint="default"/>
      </w:rPr>
    </w:lvl>
    <w:lvl w:ilvl="2">
      <w:start w:val="1"/>
      <w:numFmt w:val="decimal"/>
      <w:pStyle w:val="SchH3"/>
      <w:lvlText w:val="%2.%3"/>
      <w:lvlJc w:val="left"/>
      <w:pPr>
        <w:tabs>
          <w:tab w:val="num" w:pos="709"/>
        </w:tabs>
        <w:ind w:left="709" w:hanging="709"/>
      </w:pPr>
      <w:rPr>
        <w:rFonts w:hint="default"/>
      </w:rPr>
    </w:lvl>
    <w:lvl w:ilvl="3">
      <w:start w:val="1"/>
      <w:numFmt w:val="lowerLetter"/>
      <w:pStyle w:val="SchH4"/>
      <w:lvlText w:val="(%4)"/>
      <w:lvlJc w:val="left"/>
      <w:pPr>
        <w:tabs>
          <w:tab w:val="num" w:pos="1418"/>
        </w:tabs>
        <w:ind w:left="1418" w:hanging="709"/>
      </w:pPr>
      <w:rPr>
        <w:rFonts w:hint="default"/>
      </w:rPr>
    </w:lvl>
    <w:lvl w:ilvl="4">
      <w:start w:val="1"/>
      <w:numFmt w:val="lowerRoman"/>
      <w:pStyle w:val="SchH5"/>
      <w:lvlText w:val="(%5)"/>
      <w:lvlJc w:val="left"/>
      <w:pPr>
        <w:tabs>
          <w:tab w:val="num" w:pos="2126"/>
        </w:tabs>
        <w:ind w:left="2126" w:hanging="708"/>
      </w:pPr>
      <w:rPr>
        <w:rFonts w:hint="default"/>
      </w:rPr>
    </w:lvl>
    <w:lvl w:ilvl="5">
      <w:start w:val="1"/>
      <w:numFmt w:val="upperLetter"/>
      <w:pStyle w:val="SchH6"/>
      <w:lvlText w:val="(%6)"/>
      <w:lvlJc w:val="left"/>
      <w:pPr>
        <w:tabs>
          <w:tab w:val="num" w:pos="2835"/>
        </w:tabs>
        <w:ind w:left="2835" w:hanging="709"/>
      </w:pPr>
      <w:rPr>
        <w:rFonts w:hint="default"/>
      </w:rPr>
    </w:lvl>
    <w:lvl w:ilvl="6">
      <w:start w:val="1"/>
      <w:numFmt w:val="decimal"/>
      <w:lvlText w:val="(%7)"/>
      <w:lvlJc w:val="left"/>
      <w:pPr>
        <w:tabs>
          <w:tab w:val="num" w:pos="3544"/>
        </w:tabs>
        <w:ind w:left="3544" w:hanging="709"/>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8" w15:restartNumberingAfterBreak="0">
    <w:nsid w:val="099F52AB"/>
    <w:multiLevelType w:val="multilevel"/>
    <w:tmpl w:val="D70EC034"/>
    <w:numStyleLink w:val="BMSchedules"/>
  </w:abstractNum>
  <w:abstractNum w:abstractNumId="9" w15:restartNumberingAfterBreak="0">
    <w:nsid w:val="09A0719B"/>
    <w:multiLevelType w:val="hybridMultilevel"/>
    <w:tmpl w:val="05CCE6F8"/>
    <w:lvl w:ilvl="0" w:tplc="4224CF9A">
      <w:start w:val="1"/>
      <w:numFmt w:val="bullet"/>
      <w:pStyle w:val="BodyBull2"/>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4F42048A">
      <w:start w:val="11"/>
      <w:numFmt w:val="bullet"/>
      <w:lvlText w:val="-"/>
      <w:lvlJc w:val="left"/>
      <w:pPr>
        <w:tabs>
          <w:tab w:val="num" w:pos="2880"/>
        </w:tabs>
        <w:ind w:left="2880" w:hanging="360"/>
      </w:pPr>
      <w:rPr>
        <w:rFonts w:ascii="Arial" w:eastAsia="Times New Roman" w:hAnsi="Arial" w:cs="Aria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C91444D"/>
    <w:multiLevelType w:val="hybridMultilevel"/>
    <w:tmpl w:val="99388AF6"/>
    <w:lvl w:ilvl="0" w:tplc="92EE46B6">
      <w:start w:val="1"/>
      <w:numFmt w:val="bullet"/>
      <w:pStyle w:val="BBCWBullets"/>
      <w:lvlText w:val=""/>
      <w:lvlJc w:val="left"/>
      <w:pPr>
        <w:ind w:left="864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EA63613"/>
    <w:multiLevelType w:val="hybridMultilevel"/>
    <w:tmpl w:val="48D2F3F8"/>
    <w:lvl w:ilvl="0" w:tplc="115691AA">
      <w:start w:val="1"/>
      <w:numFmt w:val="bullet"/>
      <w:pStyle w:val="CargillBullet1"/>
      <w:lvlText w:val=""/>
      <w:lvlJc w:val="left"/>
      <w:pPr>
        <w:ind w:left="360" w:hanging="360"/>
      </w:pPr>
      <w:rPr>
        <w:rFonts w:ascii="Symbol" w:hAnsi="Symbol" w:hint="default"/>
      </w:rPr>
    </w:lvl>
    <w:lvl w:ilvl="1" w:tplc="F500B15A">
      <w:start w:val="1"/>
      <w:numFmt w:val="bullet"/>
      <w:pStyle w:val="CargillBullet2"/>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F6B4048"/>
    <w:multiLevelType w:val="hybridMultilevel"/>
    <w:tmpl w:val="D46C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36232C"/>
    <w:multiLevelType w:val="multilevel"/>
    <w:tmpl w:val="E76EEAB6"/>
    <w:lvl w:ilvl="0">
      <w:start w:val="1"/>
      <w:numFmt w:val="decimal"/>
      <w:pStyle w:val="LISTANUM1"/>
      <w:lvlText w:val="%1."/>
      <w:lvlJc w:val="left"/>
      <w:pPr>
        <w:tabs>
          <w:tab w:val="num" w:pos="567"/>
        </w:tabs>
        <w:ind w:left="567" w:hanging="567"/>
      </w:pPr>
    </w:lvl>
    <w:lvl w:ilvl="1">
      <w:start w:val="1"/>
      <w:numFmt w:val="decimal"/>
      <w:pStyle w:val="LISTANUM2"/>
      <w:lvlText w:val="%2."/>
      <w:lvlJc w:val="left"/>
      <w:pPr>
        <w:tabs>
          <w:tab w:val="num" w:pos="1134"/>
        </w:tabs>
        <w:ind w:left="1134" w:hanging="567"/>
      </w:pPr>
    </w:lvl>
    <w:lvl w:ilvl="2">
      <w:start w:val="1"/>
      <w:numFmt w:val="decimal"/>
      <w:pStyle w:val="LISTANUM3"/>
      <w:lvlText w:val="%3."/>
      <w:lvlJc w:val="left"/>
      <w:pPr>
        <w:tabs>
          <w:tab w:val="num" w:pos="1701"/>
        </w:tabs>
        <w:ind w:left="1701" w:hanging="567"/>
      </w:pPr>
    </w:lvl>
    <w:lvl w:ilvl="3">
      <w:start w:val="1"/>
      <w:numFmt w:val="decimal"/>
      <w:pStyle w:val="LISTANUM4"/>
      <w:lvlText w:val="%4."/>
      <w:lvlJc w:val="left"/>
      <w:pPr>
        <w:tabs>
          <w:tab w:val="num" w:pos="2268"/>
        </w:tabs>
        <w:ind w:left="2268" w:hanging="567"/>
      </w:pPr>
    </w:lvl>
    <w:lvl w:ilvl="4">
      <w:start w:val="1"/>
      <w:numFmt w:val="none"/>
      <w:lvlText w:val=""/>
      <w:lvlJc w:val="left"/>
      <w:pPr>
        <w:tabs>
          <w:tab w:val="num" w:pos="-31680"/>
        </w:tabs>
        <w:ind w:left="-32767" w:firstLine="0"/>
      </w:pPr>
    </w:lvl>
    <w:lvl w:ilvl="5">
      <w:start w:val="1"/>
      <w:numFmt w:val="none"/>
      <w:suff w:val="nothing"/>
      <w:lvlText w:val=""/>
      <w:lvlJc w:val="left"/>
      <w:pPr>
        <w:ind w:left="-32767" w:firstLine="0"/>
      </w:pPr>
    </w:lvl>
    <w:lvl w:ilvl="6">
      <w:start w:val="1"/>
      <w:numFmt w:val="none"/>
      <w:suff w:val="nothing"/>
      <w:lvlText w:val=""/>
      <w:lvlJc w:val="left"/>
      <w:pPr>
        <w:ind w:left="-32767" w:firstLine="0"/>
      </w:pPr>
    </w:lvl>
    <w:lvl w:ilvl="7">
      <w:start w:val="1"/>
      <w:numFmt w:val="none"/>
      <w:suff w:val="nothing"/>
      <w:lvlText w:val=""/>
      <w:lvlJc w:val="left"/>
      <w:pPr>
        <w:ind w:left="-32767" w:firstLine="0"/>
      </w:pPr>
    </w:lvl>
    <w:lvl w:ilvl="8">
      <w:start w:val="1"/>
      <w:numFmt w:val="none"/>
      <w:suff w:val="nothing"/>
      <w:lvlText w:val=""/>
      <w:lvlJc w:val="left"/>
      <w:pPr>
        <w:ind w:left="-32767" w:firstLine="0"/>
      </w:pPr>
    </w:lvl>
  </w:abstractNum>
  <w:abstractNum w:abstractNumId="14" w15:restartNumberingAfterBreak="0">
    <w:nsid w:val="12FC109C"/>
    <w:multiLevelType w:val="multilevel"/>
    <w:tmpl w:val="E9A602D6"/>
    <w:lvl w:ilvl="0">
      <w:start w:val="1"/>
      <w:numFmt w:val="decimal"/>
      <w:pStyle w:val="01Heading"/>
      <w:lvlText w:val="%1."/>
      <w:lvlJc w:val="left"/>
      <w:pPr>
        <w:tabs>
          <w:tab w:val="num" w:pos="360"/>
        </w:tabs>
        <w:ind w:left="360" w:hanging="360"/>
      </w:pPr>
      <w:rPr>
        <w:rFonts w:hint="default"/>
      </w:rPr>
    </w:lvl>
    <w:lvl w:ilvl="1">
      <w:start w:val="1"/>
      <w:numFmt w:val="decimal"/>
      <w:pStyle w:val="02Heading"/>
      <w:lvlText w:val="%1.%2."/>
      <w:lvlJc w:val="left"/>
      <w:pPr>
        <w:tabs>
          <w:tab w:val="num" w:pos="1800"/>
        </w:tabs>
        <w:ind w:left="1512" w:hanging="432"/>
      </w:pPr>
      <w:rPr>
        <w:rFonts w:hint="default"/>
      </w:rPr>
    </w:lvl>
    <w:lvl w:ilvl="2">
      <w:start w:val="1"/>
      <w:numFmt w:val="decimal"/>
      <w:pStyle w:val="03Heading"/>
      <w:lvlText w:val="%1.%2.%3."/>
      <w:lvlJc w:val="left"/>
      <w:pPr>
        <w:tabs>
          <w:tab w:val="num" w:pos="1440"/>
        </w:tabs>
        <w:ind w:left="1224" w:hanging="504"/>
      </w:pPr>
      <w:rPr>
        <w:rFonts w:hint="default"/>
      </w:rPr>
    </w:lvl>
    <w:lvl w:ilvl="3">
      <w:start w:val="1"/>
      <w:numFmt w:val="decimal"/>
      <w:pStyle w:val="04Heading"/>
      <w:lvlText w:val="%1.%2.%3.%4."/>
      <w:lvlJc w:val="left"/>
      <w:pPr>
        <w:tabs>
          <w:tab w:val="num" w:pos="3915"/>
        </w:tabs>
        <w:ind w:left="3345" w:hanging="51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13B41DA8"/>
    <w:multiLevelType w:val="hybridMultilevel"/>
    <w:tmpl w:val="C1823ADC"/>
    <w:lvl w:ilvl="0" w:tplc="04090017">
      <w:start w:val="1"/>
      <w:numFmt w:val="lowerLetter"/>
      <w:lvlText w:val="%1)"/>
      <w:lvlJc w:val="left"/>
      <w:pPr>
        <w:ind w:left="1440" w:hanging="360"/>
      </w:pPr>
      <w:rPr>
        <w:rFonts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601571A"/>
    <w:multiLevelType w:val="multilevel"/>
    <w:tmpl w:val="B74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503AA3"/>
    <w:multiLevelType w:val="hybridMultilevel"/>
    <w:tmpl w:val="AAA88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A7514"/>
    <w:multiLevelType w:val="hybridMultilevel"/>
    <w:tmpl w:val="7D300FFA"/>
    <w:lvl w:ilvl="0" w:tplc="30FA74EC">
      <w:start w:val="1"/>
      <w:numFmt w:val="bullet"/>
      <w:lvlText w:val="•"/>
      <w:lvlJc w:val="left"/>
      <w:pPr>
        <w:tabs>
          <w:tab w:val="num" w:pos="360"/>
        </w:tabs>
        <w:ind w:left="360" w:hanging="360"/>
      </w:pPr>
      <w:rPr>
        <w:rFonts w:ascii="Arial" w:hAnsi="Arial" w:hint="default"/>
      </w:rPr>
    </w:lvl>
    <w:lvl w:ilvl="1" w:tplc="240AE216" w:tentative="1">
      <w:start w:val="1"/>
      <w:numFmt w:val="bullet"/>
      <w:lvlText w:val="•"/>
      <w:lvlJc w:val="left"/>
      <w:pPr>
        <w:tabs>
          <w:tab w:val="num" w:pos="1080"/>
        </w:tabs>
        <w:ind w:left="1080" w:hanging="360"/>
      </w:pPr>
      <w:rPr>
        <w:rFonts w:ascii="Arial" w:hAnsi="Arial" w:hint="default"/>
      </w:rPr>
    </w:lvl>
    <w:lvl w:ilvl="2" w:tplc="07DE4022" w:tentative="1">
      <w:start w:val="1"/>
      <w:numFmt w:val="bullet"/>
      <w:lvlText w:val="•"/>
      <w:lvlJc w:val="left"/>
      <w:pPr>
        <w:tabs>
          <w:tab w:val="num" w:pos="1800"/>
        </w:tabs>
        <w:ind w:left="1800" w:hanging="360"/>
      </w:pPr>
      <w:rPr>
        <w:rFonts w:ascii="Arial" w:hAnsi="Arial" w:hint="default"/>
      </w:rPr>
    </w:lvl>
    <w:lvl w:ilvl="3" w:tplc="A6FA307A" w:tentative="1">
      <w:start w:val="1"/>
      <w:numFmt w:val="bullet"/>
      <w:lvlText w:val="•"/>
      <w:lvlJc w:val="left"/>
      <w:pPr>
        <w:tabs>
          <w:tab w:val="num" w:pos="2520"/>
        </w:tabs>
        <w:ind w:left="2520" w:hanging="360"/>
      </w:pPr>
      <w:rPr>
        <w:rFonts w:ascii="Arial" w:hAnsi="Arial" w:hint="default"/>
      </w:rPr>
    </w:lvl>
    <w:lvl w:ilvl="4" w:tplc="4566C67E" w:tentative="1">
      <w:start w:val="1"/>
      <w:numFmt w:val="bullet"/>
      <w:lvlText w:val="•"/>
      <w:lvlJc w:val="left"/>
      <w:pPr>
        <w:tabs>
          <w:tab w:val="num" w:pos="3240"/>
        </w:tabs>
        <w:ind w:left="3240" w:hanging="360"/>
      </w:pPr>
      <w:rPr>
        <w:rFonts w:ascii="Arial" w:hAnsi="Arial" w:hint="default"/>
      </w:rPr>
    </w:lvl>
    <w:lvl w:ilvl="5" w:tplc="6682F08A" w:tentative="1">
      <w:start w:val="1"/>
      <w:numFmt w:val="bullet"/>
      <w:lvlText w:val="•"/>
      <w:lvlJc w:val="left"/>
      <w:pPr>
        <w:tabs>
          <w:tab w:val="num" w:pos="3960"/>
        </w:tabs>
        <w:ind w:left="3960" w:hanging="360"/>
      </w:pPr>
      <w:rPr>
        <w:rFonts w:ascii="Arial" w:hAnsi="Arial" w:hint="default"/>
      </w:rPr>
    </w:lvl>
    <w:lvl w:ilvl="6" w:tplc="9DEA876E" w:tentative="1">
      <w:start w:val="1"/>
      <w:numFmt w:val="bullet"/>
      <w:lvlText w:val="•"/>
      <w:lvlJc w:val="left"/>
      <w:pPr>
        <w:tabs>
          <w:tab w:val="num" w:pos="4680"/>
        </w:tabs>
        <w:ind w:left="4680" w:hanging="360"/>
      </w:pPr>
      <w:rPr>
        <w:rFonts w:ascii="Arial" w:hAnsi="Arial" w:hint="default"/>
      </w:rPr>
    </w:lvl>
    <w:lvl w:ilvl="7" w:tplc="0BEC97E6" w:tentative="1">
      <w:start w:val="1"/>
      <w:numFmt w:val="bullet"/>
      <w:lvlText w:val="•"/>
      <w:lvlJc w:val="left"/>
      <w:pPr>
        <w:tabs>
          <w:tab w:val="num" w:pos="5400"/>
        </w:tabs>
        <w:ind w:left="5400" w:hanging="360"/>
      </w:pPr>
      <w:rPr>
        <w:rFonts w:ascii="Arial" w:hAnsi="Arial" w:hint="default"/>
      </w:rPr>
    </w:lvl>
    <w:lvl w:ilvl="8" w:tplc="CFC8C6DA"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1C7C7609"/>
    <w:multiLevelType w:val="multilevel"/>
    <w:tmpl w:val="FDFA1D28"/>
    <w:lvl w:ilvl="0">
      <w:start w:val="1"/>
      <w:numFmt w:val="decimal"/>
      <w:pStyle w:val="Heading1Numbered"/>
      <w:lvlText w:val="%1."/>
      <w:lvlJc w:val="left"/>
      <w:pPr>
        <w:ind w:left="360" w:hanging="360"/>
      </w:pPr>
      <w:rPr>
        <w:b/>
        <w:i w:val="0"/>
        <w:sz w:val="32"/>
        <w:szCs w:val="32"/>
      </w:rPr>
    </w:lvl>
    <w:lvl w:ilvl="1">
      <w:start w:val="1"/>
      <w:numFmt w:val="decimal"/>
      <w:lvlText w:val="%1.%2"/>
      <w:lvlJc w:val="left"/>
      <w:pPr>
        <w:tabs>
          <w:tab w:val="num" w:pos="720"/>
        </w:tabs>
        <w:ind w:left="720" w:hanging="720"/>
      </w:pPr>
      <w:rPr>
        <w:rFonts w:asciiTheme="minorHAnsi" w:hAnsiTheme="minorHAnsi" w:cstheme="minorHAnsi" w:hint="default"/>
        <w:b/>
        <w:i w:val="0"/>
        <w:sz w:val="28"/>
      </w:rPr>
    </w:lvl>
    <w:lvl w:ilvl="2">
      <w:start w:val="1"/>
      <w:numFmt w:val="decimal"/>
      <w:lvlText w:val="%1.%2.%3"/>
      <w:lvlJc w:val="left"/>
      <w:pPr>
        <w:tabs>
          <w:tab w:val="num" w:pos="1080"/>
        </w:tabs>
        <w:ind w:left="1080" w:hanging="1080"/>
      </w:pPr>
      <w:rPr>
        <w:rFonts w:asciiTheme="minorHAnsi" w:hAnsiTheme="minorHAnsi" w:cstheme="minorHAnsi" w:hint="default"/>
        <w:b/>
        <w:i w:val="0"/>
        <w:sz w:val="24"/>
      </w:rPr>
    </w:lvl>
    <w:lvl w:ilvl="3">
      <w:start w:val="1"/>
      <w:numFmt w:val="decimal"/>
      <w:lvlText w:val="%1.%2.%3.%4"/>
      <w:lvlJc w:val="left"/>
      <w:pPr>
        <w:tabs>
          <w:tab w:val="num" w:pos="1296"/>
        </w:tabs>
        <w:ind w:left="1296" w:hanging="1296"/>
      </w:pPr>
      <w:rPr>
        <w:rFonts w:ascii="Times New Roman Bold" w:hAnsi="Times New Roman Bold" w:hint="default"/>
        <w:b/>
        <w:i w:val="0"/>
        <w:sz w:val="24"/>
      </w:rPr>
    </w:lvl>
    <w:lvl w:ilvl="4">
      <w:start w:val="1"/>
      <w:numFmt w:val="decimal"/>
      <w:lvlRestart w:val="1"/>
      <w:lvlText w:val="%1.%2.%3.%4.%5"/>
      <w:lvlJc w:val="left"/>
      <w:pPr>
        <w:tabs>
          <w:tab w:val="num" w:pos="720"/>
        </w:tabs>
        <w:ind w:left="720" w:hanging="720"/>
      </w:pPr>
      <w:rPr>
        <w:rFonts w:ascii="Times New Roman Bold" w:hAnsi="Times New Roman Bold" w:hint="default"/>
        <w:b/>
        <w:i w:val="0"/>
        <w:sz w:val="22"/>
        <w:szCs w:val="22"/>
      </w:rPr>
    </w:lvl>
    <w:lvl w:ilvl="5">
      <w:start w:val="1"/>
      <w:numFmt w:val="none"/>
      <w:lvlText w:val=""/>
      <w:lvlJc w:val="left"/>
      <w:pPr>
        <w:tabs>
          <w:tab w:val="num" w:pos="720"/>
        </w:tabs>
        <w:ind w:left="720" w:hanging="720"/>
      </w:pPr>
      <w:rPr>
        <w:rFonts w:ascii="Times New Roman" w:hAnsi="Times New Roman" w:cs="Times New Roman" w:hint="default"/>
        <w:b w:val="0"/>
        <w:i w:val="0"/>
        <w:sz w:val="22"/>
      </w:rPr>
    </w:lvl>
    <w:lvl w:ilvl="6">
      <w:start w:val="1"/>
      <w:numFmt w:val="none"/>
      <w:lvlText w:val=""/>
      <w:lvlJc w:val="left"/>
      <w:pPr>
        <w:tabs>
          <w:tab w:val="num" w:pos="720"/>
        </w:tabs>
        <w:ind w:left="720" w:hanging="720"/>
      </w:pPr>
      <w:rPr>
        <w:rFonts w:ascii="Times New Roman" w:hAnsi="Times New Roman" w:cs="Times New Roman" w:hint="default"/>
        <w:b w:val="0"/>
        <w:i w:val="0"/>
        <w:sz w:val="22"/>
      </w:rPr>
    </w:lvl>
    <w:lvl w:ilvl="7">
      <w:start w:val="1"/>
      <w:numFmt w:val="none"/>
      <w:lvlText w:val=""/>
      <w:lvlJc w:val="left"/>
      <w:pPr>
        <w:tabs>
          <w:tab w:val="num" w:pos="720"/>
        </w:tabs>
        <w:ind w:left="720" w:hanging="720"/>
      </w:pPr>
      <w:rPr>
        <w:rFonts w:ascii="Times New Roman" w:hAnsi="Times New Roman" w:cs="Times New Roman" w:hint="default"/>
        <w:b w:val="0"/>
        <w:i w:val="0"/>
        <w:sz w:val="22"/>
      </w:rPr>
    </w:lvl>
    <w:lvl w:ilvl="8">
      <w:start w:val="1"/>
      <w:numFmt w:val="none"/>
      <w:lvlText w:val="%8"/>
      <w:lvlJc w:val="left"/>
      <w:pPr>
        <w:tabs>
          <w:tab w:val="num" w:pos="4320"/>
        </w:tabs>
        <w:ind w:left="4320" w:hanging="1440"/>
      </w:pPr>
    </w:lvl>
  </w:abstractNum>
  <w:abstractNum w:abstractNumId="20" w15:restartNumberingAfterBreak="0">
    <w:nsid w:val="1DCF4B5A"/>
    <w:multiLevelType w:val="hybridMultilevel"/>
    <w:tmpl w:val="63C858BC"/>
    <w:lvl w:ilvl="0" w:tplc="7D9E8802">
      <w:start w:val="1"/>
      <w:numFmt w:val="bullet"/>
      <w:pStyle w:val="bullets"/>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1" w15:restartNumberingAfterBreak="0">
    <w:nsid w:val="1F110FC0"/>
    <w:multiLevelType w:val="hybridMultilevel"/>
    <w:tmpl w:val="EAD6B9D4"/>
    <w:lvl w:ilvl="0" w:tplc="E36E97BC">
      <w:start w:val="1"/>
      <w:numFmt w:val="bullet"/>
      <w:pStyle w:val="cogh2bullet"/>
      <w:lvlText w:val=""/>
      <w:lvlJc w:val="left"/>
      <w:pPr>
        <w:tabs>
          <w:tab w:val="num" w:pos="1080"/>
        </w:tabs>
        <w:ind w:left="1080" w:hanging="360"/>
      </w:pPr>
      <w:rPr>
        <w:rFonts w:ascii="Wingdings" w:hAnsi="Wingdings" w:hint="default"/>
        <w:sz w:val="16"/>
      </w:rPr>
    </w:lvl>
    <w:lvl w:ilvl="1" w:tplc="9B4ACFE4">
      <w:start w:val="1"/>
      <w:numFmt w:val="bullet"/>
      <w:lvlText w:val="o"/>
      <w:lvlJc w:val="left"/>
      <w:pPr>
        <w:tabs>
          <w:tab w:val="num" w:pos="-519"/>
        </w:tabs>
        <w:ind w:left="-519" w:hanging="360"/>
      </w:pPr>
      <w:rPr>
        <w:rFonts w:ascii="Courier New" w:hAnsi="Courier New" w:hint="default"/>
      </w:rPr>
    </w:lvl>
    <w:lvl w:ilvl="2" w:tplc="DB88A256">
      <w:start w:val="1"/>
      <w:numFmt w:val="bullet"/>
      <w:lvlText w:val=""/>
      <w:lvlJc w:val="left"/>
      <w:pPr>
        <w:tabs>
          <w:tab w:val="num" w:pos="201"/>
        </w:tabs>
        <w:ind w:left="201" w:hanging="360"/>
      </w:pPr>
      <w:rPr>
        <w:rFonts w:ascii="Wingdings" w:hAnsi="Wingdings" w:hint="default"/>
      </w:rPr>
    </w:lvl>
    <w:lvl w:ilvl="3" w:tplc="59629432">
      <w:start w:val="1"/>
      <w:numFmt w:val="bullet"/>
      <w:lvlText w:val=""/>
      <w:lvlJc w:val="left"/>
      <w:pPr>
        <w:tabs>
          <w:tab w:val="num" w:pos="921"/>
        </w:tabs>
        <w:ind w:left="921" w:hanging="360"/>
      </w:pPr>
      <w:rPr>
        <w:rFonts w:ascii="Symbol" w:hAnsi="Symbol" w:hint="default"/>
      </w:rPr>
    </w:lvl>
    <w:lvl w:ilvl="4" w:tplc="E1BA4C94">
      <w:start w:val="1"/>
      <w:numFmt w:val="bullet"/>
      <w:lvlText w:val="o"/>
      <w:lvlJc w:val="left"/>
      <w:pPr>
        <w:tabs>
          <w:tab w:val="num" w:pos="1641"/>
        </w:tabs>
        <w:ind w:left="1641" w:hanging="360"/>
      </w:pPr>
      <w:rPr>
        <w:rFonts w:ascii="Courier New" w:hAnsi="Courier New" w:hint="default"/>
      </w:rPr>
    </w:lvl>
    <w:lvl w:ilvl="5" w:tplc="1F4C1DE8">
      <w:start w:val="1"/>
      <w:numFmt w:val="bullet"/>
      <w:lvlText w:val=""/>
      <w:lvlJc w:val="left"/>
      <w:pPr>
        <w:tabs>
          <w:tab w:val="num" w:pos="2361"/>
        </w:tabs>
        <w:ind w:left="2361" w:hanging="360"/>
      </w:pPr>
      <w:rPr>
        <w:rFonts w:ascii="Wingdings" w:hAnsi="Wingdings" w:hint="default"/>
      </w:rPr>
    </w:lvl>
    <w:lvl w:ilvl="6" w:tplc="CD90C114">
      <w:start w:val="1"/>
      <w:numFmt w:val="bullet"/>
      <w:lvlText w:val=""/>
      <w:lvlJc w:val="left"/>
      <w:pPr>
        <w:tabs>
          <w:tab w:val="num" w:pos="3081"/>
        </w:tabs>
        <w:ind w:left="3081" w:hanging="360"/>
      </w:pPr>
      <w:rPr>
        <w:rFonts w:ascii="Symbol" w:hAnsi="Symbol" w:hint="default"/>
      </w:rPr>
    </w:lvl>
    <w:lvl w:ilvl="7" w:tplc="D5940A06" w:tentative="1">
      <w:start w:val="1"/>
      <w:numFmt w:val="bullet"/>
      <w:lvlText w:val="o"/>
      <w:lvlJc w:val="left"/>
      <w:pPr>
        <w:tabs>
          <w:tab w:val="num" w:pos="3801"/>
        </w:tabs>
        <w:ind w:left="3801" w:hanging="360"/>
      </w:pPr>
      <w:rPr>
        <w:rFonts w:ascii="Courier New" w:hAnsi="Courier New" w:hint="default"/>
      </w:rPr>
    </w:lvl>
    <w:lvl w:ilvl="8" w:tplc="086085AA" w:tentative="1">
      <w:start w:val="1"/>
      <w:numFmt w:val="bullet"/>
      <w:lvlText w:val=""/>
      <w:lvlJc w:val="left"/>
      <w:pPr>
        <w:tabs>
          <w:tab w:val="num" w:pos="4521"/>
        </w:tabs>
        <w:ind w:left="4521" w:hanging="360"/>
      </w:pPr>
      <w:rPr>
        <w:rFonts w:ascii="Wingdings" w:hAnsi="Wingdings" w:hint="default"/>
      </w:rPr>
    </w:lvl>
  </w:abstractNum>
  <w:abstractNum w:abstractNumId="22" w15:restartNumberingAfterBreak="0">
    <w:nsid w:val="1FBB7D67"/>
    <w:multiLevelType w:val="hybridMultilevel"/>
    <w:tmpl w:val="E12605E4"/>
    <w:lvl w:ilvl="0" w:tplc="0409000F">
      <w:start w:val="1"/>
      <w:numFmt w:val="decimal"/>
      <w:lvlText w:val="%1."/>
      <w:lvlJc w:val="left"/>
      <w:pPr>
        <w:ind w:left="720" w:hanging="360"/>
      </w:pPr>
    </w:lvl>
    <w:lvl w:ilvl="1" w:tplc="47307F8A">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FF3ED3"/>
    <w:multiLevelType w:val="hybridMultilevel"/>
    <w:tmpl w:val="D13EF0D4"/>
    <w:lvl w:ilvl="0" w:tplc="B03ED0BA">
      <w:start w:val="1"/>
      <w:numFmt w:val="bullet"/>
      <w:lvlText w:val="•"/>
      <w:lvlJc w:val="left"/>
      <w:pPr>
        <w:tabs>
          <w:tab w:val="num" w:pos="360"/>
        </w:tabs>
        <w:ind w:left="360" w:hanging="360"/>
      </w:pPr>
      <w:rPr>
        <w:rFonts w:ascii="Arial" w:hAnsi="Arial" w:hint="default"/>
      </w:rPr>
    </w:lvl>
    <w:lvl w:ilvl="1" w:tplc="FB4E993C" w:tentative="1">
      <w:start w:val="1"/>
      <w:numFmt w:val="bullet"/>
      <w:lvlText w:val="•"/>
      <w:lvlJc w:val="left"/>
      <w:pPr>
        <w:tabs>
          <w:tab w:val="num" w:pos="1080"/>
        </w:tabs>
        <w:ind w:left="1080" w:hanging="360"/>
      </w:pPr>
      <w:rPr>
        <w:rFonts w:ascii="Arial" w:hAnsi="Arial" w:hint="default"/>
      </w:rPr>
    </w:lvl>
    <w:lvl w:ilvl="2" w:tplc="203AA29A" w:tentative="1">
      <w:start w:val="1"/>
      <w:numFmt w:val="bullet"/>
      <w:lvlText w:val="•"/>
      <w:lvlJc w:val="left"/>
      <w:pPr>
        <w:tabs>
          <w:tab w:val="num" w:pos="1800"/>
        </w:tabs>
        <w:ind w:left="1800" w:hanging="360"/>
      </w:pPr>
      <w:rPr>
        <w:rFonts w:ascii="Arial" w:hAnsi="Arial" w:hint="default"/>
      </w:rPr>
    </w:lvl>
    <w:lvl w:ilvl="3" w:tplc="9C7E2848" w:tentative="1">
      <w:start w:val="1"/>
      <w:numFmt w:val="bullet"/>
      <w:lvlText w:val="•"/>
      <w:lvlJc w:val="left"/>
      <w:pPr>
        <w:tabs>
          <w:tab w:val="num" w:pos="2520"/>
        </w:tabs>
        <w:ind w:left="2520" w:hanging="360"/>
      </w:pPr>
      <w:rPr>
        <w:rFonts w:ascii="Arial" w:hAnsi="Arial" w:hint="default"/>
      </w:rPr>
    </w:lvl>
    <w:lvl w:ilvl="4" w:tplc="96664456" w:tentative="1">
      <w:start w:val="1"/>
      <w:numFmt w:val="bullet"/>
      <w:lvlText w:val="•"/>
      <w:lvlJc w:val="left"/>
      <w:pPr>
        <w:tabs>
          <w:tab w:val="num" w:pos="3240"/>
        </w:tabs>
        <w:ind w:left="3240" w:hanging="360"/>
      </w:pPr>
      <w:rPr>
        <w:rFonts w:ascii="Arial" w:hAnsi="Arial" w:hint="default"/>
      </w:rPr>
    </w:lvl>
    <w:lvl w:ilvl="5" w:tplc="2A2C51C6" w:tentative="1">
      <w:start w:val="1"/>
      <w:numFmt w:val="bullet"/>
      <w:lvlText w:val="•"/>
      <w:lvlJc w:val="left"/>
      <w:pPr>
        <w:tabs>
          <w:tab w:val="num" w:pos="3960"/>
        </w:tabs>
        <w:ind w:left="3960" w:hanging="360"/>
      </w:pPr>
      <w:rPr>
        <w:rFonts w:ascii="Arial" w:hAnsi="Arial" w:hint="default"/>
      </w:rPr>
    </w:lvl>
    <w:lvl w:ilvl="6" w:tplc="90EAC426" w:tentative="1">
      <w:start w:val="1"/>
      <w:numFmt w:val="bullet"/>
      <w:lvlText w:val="•"/>
      <w:lvlJc w:val="left"/>
      <w:pPr>
        <w:tabs>
          <w:tab w:val="num" w:pos="4680"/>
        </w:tabs>
        <w:ind w:left="4680" w:hanging="360"/>
      </w:pPr>
      <w:rPr>
        <w:rFonts w:ascii="Arial" w:hAnsi="Arial" w:hint="default"/>
      </w:rPr>
    </w:lvl>
    <w:lvl w:ilvl="7" w:tplc="6B02A2AE" w:tentative="1">
      <w:start w:val="1"/>
      <w:numFmt w:val="bullet"/>
      <w:lvlText w:val="•"/>
      <w:lvlJc w:val="left"/>
      <w:pPr>
        <w:tabs>
          <w:tab w:val="num" w:pos="5400"/>
        </w:tabs>
        <w:ind w:left="5400" w:hanging="360"/>
      </w:pPr>
      <w:rPr>
        <w:rFonts w:ascii="Arial" w:hAnsi="Arial" w:hint="default"/>
      </w:rPr>
    </w:lvl>
    <w:lvl w:ilvl="8" w:tplc="6C4C046C" w:tentative="1">
      <w:start w:val="1"/>
      <w:numFmt w:val="bullet"/>
      <w:lvlText w:val="•"/>
      <w:lvlJc w:val="left"/>
      <w:pPr>
        <w:tabs>
          <w:tab w:val="num" w:pos="6120"/>
        </w:tabs>
        <w:ind w:left="6120" w:hanging="360"/>
      </w:pPr>
      <w:rPr>
        <w:rFonts w:ascii="Arial" w:hAnsi="Arial" w:hint="default"/>
      </w:rPr>
    </w:lvl>
  </w:abstractNum>
  <w:abstractNum w:abstractNumId="24" w15:restartNumberingAfterBreak="0">
    <w:nsid w:val="23691A98"/>
    <w:multiLevelType w:val="hybridMultilevel"/>
    <w:tmpl w:val="ABE891DC"/>
    <w:lvl w:ilvl="0" w:tplc="246CBD72">
      <w:start w:val="1"/>
      <w:numFmt w:val="bullet"/>
      <w:pStyle w:val="cogtablebullet"/>
      <w:lvlText w:val=""/>
      <w:lvlJc w:val="left"/>
      <w:pPr>
        <w:ind w:left="360" w:hanging="360"/>
      </w:pPr>
      <w:rPr>
        <w:rFonts w:ascii="Wingdings" w:hAnsi="Wingdings" w:hint="default"/>
      </w:rPr>
    </w:lvl>
    <w:lvl w:ilvl="1" w:tplc="19508006" w:tentative="1">
      <w:start w:val="1"/>
      <w:numFmt w:val="bullet"/>
      <w:lvlText w:val="o"/>
      <w:lvlJc w:val="left"/>
      <w:pPr>
        <w:ind w:left="1080" w:hanging="360"/>
      </w:pPr>
      <w:rPr>
        <w:rFonts w:ascii="Courier New" w:hAnsi="Courier New" w:cs="Courier New" w:hint="default"/>
      </w:rPr>
    </w:lvl>
    <w:lvl w:ilvl="2" w:tplc="04090001"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4871471"/>
    <w:multiLevelType w:val="hybridMultilevel"/>
    <w:tmpl w:val="63DC4DC0"/>
    <w:lvl w:ilvl="0" w:tplc="E140ECC0">
      <w:start w:val="1"/>
      <w:numFmt w:val="bullet"/>
      <w:pStyle w:val="Cog-bullet-table"/>
      <w:lvlText w:val=""/>
      <w:lvlJc w:val="left"/>
      <w:pPr>
        <w:tabs>
          <w:tab w:val="num" w:pos="3456"/>
        </w:tabs>
        <w:ind w:left="3456" w:hanging="360"/>
      </w:pPr>
      <w:rPr>
        <w:rFonts w:ascii="Wingdings" w:hAnsi="Wingdings" w:hint="default"/>
        <w:sz w:val="14"/>
      </w:rPr>
    </w:lvl>
    <w:lvl w:ilvl="1" w:tplc="1038B46A">
      <w:start w:val="1"/>
      <w:numFmt w:val="bullet"/>
      <w:lvlText w:val="o"/>
      <w:lvlJc w:val="left"/>
      <w:pPr>
        <w:tabs>
          <w:tab w:val="num" w:pos="4536"/>
        </w:tabs>
        <w:ind w:left="4536" w:hanging="360"/>
      </w:pPr>
      <w:rPr>
        <w:rFonts w:ascii="Courier New" w:hAnsi="Courier New" w:hint="default"/>
      </w:rPr>
    </w:lvl>
    <w:lvl w:ilvl="2" w:tplc="C6B827E0">
      <w:start w:val="1"/>
      <w:numFmt w:val="bullet"/>
      <w:lvlText w:val=""/>
      <w:lvlJc w:val="left"/>
      <w:pPr>
        <w:tabs>
          <w:tab w:val="num" w:pos="5256"/>
        </w:tabs>
        <w:ind w:left="5256" w:hanging="360"/>
      </w:pPr>
      <w:rPr>
        <w:rFonts w:ascii="Wingdings" w:hAnsi="Wingdings" w:hint="default"/>
      </w:rPr>
    </w:lvl>
    <w:lvl w:ilvl="3" w:tplc="FE6E4B0A" w:tentative="1">
      <w:start w:val="1"/>
      <w:numFmt w:val="bullet"/>
      <w:lvlText w:val=""/>
      <w:lvlJc w:val="left"/>
      <w:pPr>
        <w:tabs>
          <w:tab w:val="num" w:pos="5976"/>
        </w:tabs>
        <w:ind w:left="5976" w:hanging="360"/>
      </w:pPr>
      <w:rPr>
        <w:rFonts w:ascii="Symbol" w:hAnsi="Symbol" w:hint="default"/>
      </w:rPr>
    </w:lvl>
    <w:lvl w:ilvl="4" w:tplc="22A44CA8" w:tentative="1">
      <w:start w:val="1"/>
      <w:numFmt w:val="bullet"/>
      <w:lvlText w:val="o"/>
      <w:lvlJc w:val="left"/>
      <w:pPr>
        <w:tabs>
          <w:tab w:val="num" w:pos="6696"/>
        </w:tabs>
        <w:ind w:left="6696" w:hanging="360"/>
      </w:pPr>
      <w:rPr>
        <w:rFonts w:ascii="Courier New" w:hAnsi="Courier New" w:hint="default"/>
      </w:rPr>
    </w:lvl>
    <w:lvl w:ilvl="5" w:tplc="4B4639D8" w:tentative="1">
      <w:start w:val="1"/>
      <w:numFmt w:val="bullet"/>
      <w:lvlText w:val=""/>
      <w:lvlJc w:val="left"/>
      <w:pPr>
        <w:tabs>
          <w:tab w:val="num" w:pos="7416"/>
        </w:tabs>
        <w:ind w:left="7416" w:hanging="360"/>
      </w:pPr>
      <w:rPr>
        <w:rFonts w:ascii="Wingdings" w:hAnsi="Wingdings" w:hint="default"/>
      </w:rPr>
    </w:lvl>
    <w:lvl w:ilvl="6" w:tplc="6CBA7CC2" w:tentative="1">
      <w:start w:val="1"/>
      <w:numFmt w:val="bullet"/>
      <w:lvlText w:val=""/>
      <w:lvlJc w:val="left"/>
      <w:pPr>
        <w:tabs>
          <w:tab w:val="num" w:pos="8136"/>
        </w:tabs>
        <w:ind w:left="8136" w:hanging="360"/>
      </w:pPr>
      <w:rPr>
        <w:rFonts w:ascii="Symbol" w:hAnsi="Symbol" w:hint="default"/>
      </w:rPr>
    </w:lvl>
    <w:lvl w:ilvl="7" w:tplc="C1186CE4" w:tentative="1">
      <w:start w:val="1"/>
      <w:numFmt w:val="bullet"/>
      <w:lvlText w:val="o"/>
      <w:lvlJc w:val="left"/>
      <w:pPr>
        <w:tabs>
          <w:tab w:val="num" w:pos="8856"/>
        </w:tabs>
        <w:ind w:left="8856" w:hanging="360"/>
      </w:pPr>
      <w:rPr>
        <w:rFonts w:ascii="Courier New" w:hAnsi="Courier New" w:hint="default"/>
      </w:rPr>
    </w:lvl>
    <w:lvl w:ilvl="8" w:tplc="F3F23CA8" w:tentative="1">
      <w:start w:val="1"/>
      <w:numFmt w:val="bullet"/>
      <w:lvlText w:val=""/>
      <w:lvlJc w:val="left"/>
      <w:pPr>
        <w:tabs>
          <w:tab w:val="num" w:pos="9576"/>
        </w:tabs>
        <w:ind w:left="9576" w:hanging="360"/>
      </w:pPr>
      <w:rPr>
        <w:rFonts w:ascii="Wingdings" w:hAnsi="Wingdings" w:hint="default"/>
      </w:rPr>
    </w:lvl>
  </w:abstractNum>
  <w:abstractNum w:abstractNumId="26" w15:restartNumberingAfterBreak="0">
    <w:nsid w:val="261B2058"/>
    <w:multiLevelType w:val="hybridMultilevel"/>
    <w:tmpl w:val="8EE2DD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6401E44"/>
    <w:multiLevelType w:val="hybridMultilevel"/>
    <w:tmpl w:val="DB00431E"/>
    <w:lvl w:ilvl="0" w:tplc="5010E78E">
      <w:start w:val="1"/>
      <w:numFmt w:val="decimal"/>
      <w:lvlText w:val="%1."/>
      <w:lvlJc w:val="left"/>
      <w:pPr>
        <w:ind w:left="720" w:hanging="360"/>
      </w:pPr>
      <w:rPr>
        <w:rFonts w:hint="default"/>
      </w:rPr>
    </w:lvl>
    <w:lvl w:ilvl="1" w:tplc="8F401E1C">
      <w:start w:val="1"/>
      <w:numFmt w:val="lowerLetter"/>
      <w:lvlText w:val="%2."/>
      <w:lvlJc w:val="left"/>
      <w:pPr>
        <w:ind w:left="1440" w:hanging="360"/>
      </w:pPr>
    </w:lvl>
    <w:lvl w:ilvl="2" w:tplc="1C44B87A">
      <w:start w:val="2"/>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FA681C"/>
    <w:multiLevelType w:val="singleLevel"/>
    <w:tmpl w:val="C9D0E8BC"/>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2A9B44CF"/>
    <w:multiLevelType w:val="hybridMultilevel"/>
    <w:tmpl w:val="5C9C20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CED4E2E"/>
    <w:multiLevelType w:val="singleLevel"/>
    <w:tmpl w:val="D1821F8A"/>
    <w:lvl w:ilvl="0">
      <w:numFmt w:val="bullet"/>
      <w:pStyle w:val="Bulletedlist1"/>
      <w:lvlText w:val=""/>
      <w:legacy w:legacy="1" w:legacySpace="0" w:legacyIndent="360"/>
      <w:lvlJc w:val="left"/>
      <w:pPr>
        <w:ind w:left="720" w:hanging="360"/>
      </w:pPr>
      <w:rPr>
        <w:rFonts w:ascii="Symbol" w:hAnsi="Symbol" w:hint="default"/>
      </w:rPr>
    </w:lvl>
  </w:abstractNum>
  <w:abstractNum w:abstractNumId="31" w15:restartNumberingAfterBreak="0">
    <w:nsid w:val="306A0515"/>
    <w:multiLevelType w:val="multilevel"/>
    <w:tmpl w:val="14764B8C"/>
    <w:lvl w:ilvl="0">
      <w:start w:val="1"/>
      <w:numFmt w:val="decimal"/>
      <w:pStyle w:val="Mb1"/>
      <w:lvlText w:val="%1."/>
      <w:lvlJc w:val="left"/>
      <w:pPr>
        <w:ind w:left="1571" w:hanging="851"/>
      </w:pPr>
      <w:rPr>
        <w:rFonts w:hint="default"/>
        <w:b w:val="0"/>
        <w:color w:val="auto"/>
      </w:rPr>
    </w:lvl>
    <w:lvl w:ilvl="1">
      <w:start w:val="1"/>
      <w:numFmt w:val="decimal"/>
      <w:pStyle w:val="Mb2"/>
      <w:lvlText w:val="%1.%2"/>
      <w:lvlJc w:val="left"/>
      <w:pPr>
        <w:ind w:left="761" w:hanging="851"/>
      </w:pPr>
      <w:rPr>
        <w:rFonts w:ascii="Arial Narrow" w:hAnsi="Arial Narrow" w:hint="default"/>
        <w:b w:val="0"/>
      </w:rPr>
    </w:lvl>
    <w:lvl w:ilvl="2">
      <w:start w:val="1"/>
      <w:numFmt w:val="decimal"/>
      <w:pStyle w:val="Mb3"/>
      <w:lvlText w:val="%1.%2.%3"/>
      <w:lvlJc w:val="left"/>
      <w:pPr>
        <w:ind w:left="761" w:hanging="851"/>
      </w:pPr>
      <w:rPr>
        <w:rFonts w:hint="default"/>
        <w:b w:val="0"/>
      </w:rPr>
    </w:lvl>
    <w:lvl w:ilvl="3">
      <w:start w:val="1"/>
      <w:numFmt w:val="lowerLetter"/>
      <w:pStyle w:val="mb4"/>
      <w:lvlText w:val="%4)"/>
      <w:lvlJc w:val="left"/>
      <w:pPr>
        <w:ind w:left="1328" w:hanging="567"/>
      </w:pPr>
      <w:rPr>
        <w:rFonts w:ascii="Arial Narrow" w:hAnsi="Arial Narrow" w:hint="default"/>
        <w:b w:val="0"/>
        <w:i w:val="0"/>
        <w:sz w:val="22"/>
      </w:rPr>
    </w:lvl>
    <w:lvl w:ilvl="4">
      <w:start w:val="1"/>
      <w:numFmt w:val="lowerRoman"/>
      <w:pStyle w:val="Mb5"/>
      <w:lvlText w:val="%5)"/>
      <w:lvlJc w:val="left"/>
      <w:pPr>
        <w:ind w:left="2142" w:hanging="792"/>
      </w:pPr>
      <w:rPr>
        <w:rFonts w:hint="default"/>
      </w:rPr>
    </w:lvl>
    <w:lvl w:ilvl="5">
      <w:start w:val="1"/>
      <w:numFmt w:val="decimal"/>
      <w:lvlText w:val="%1.%2.%3.%4.%5.%6."/>
      <w:lvlJc w:val="left"/>
      <w:pPr>
        <w:ind w:left="2646" w:hanging="936"/>
      </w:pPr>
      <w:rPr>
        <w:rFonts w:hint="default"/>
      </w:rPr>
    </w:lvl>
    <w:lvl w:ilvl="6">
      <w:start w:val="1"/>
      <w:numFmt w:val="decimal"/>
      <w:lvlText w:val="%1.%2.%3.%4.%5.%6.%7."/>
      <w:lvlJc w:val="left"/>
      <w:pPr>
        <w:ind w:left="3150" w:hanging="1080"/>
      </w:pPr>
      <w:rPr>
        <w:rFonts w:hint="default"/>
      </w:rPr>
    </w:lvl>
    <w:lvl w:ilvl="7">
      <w:start w:val="1"/>
      <w:numFmt w:val="decimal"/>
      <w:lvlText w:val="%1.%2.%3.%4.%5.%6.%7.%8."/>
      <w:lvlJc w:val="left"/>
      <w:pPr>
        <w:ind w:left="3654" w:hanging="1224"/>
      </w:pPr>
      <w:rPr>
        <w:rFonts w:hint="default"/>
      </w:rPr>
    </w:lvl>
    <w:lvl w:ilvl="8">
      <w:start w:val="1"/>
      <w:numFmt w:val="decimal"/>
      <w:lvlText w:val="%1.%2.%3.%4.%5.%6.%7.%8.%9."/>
      <w:lvlJc w:val="left"/>
      <w:pPr>
        <w:ind w:left="4230" w:hanging="1440"/>
      </w:pPr>
      <w:rPr>
        <w:rFonts w:hint="default"/>
      </w:rPr>
    </w:lvl>
  </w:abstractNum>
  <w:abstractNum w:abstractNumId="32" w15:restartNumberingAfterBreak="0">
    <w:nsid w:val="307770B6"/>
    <w:multiLevelType w:val="hybridMultilevel"/>
    <w:tmpl w:val="ACDAD6EC"/>
    <w:lvl w:ilvl="0" w:tplc="D68EB50E">
      <w:start w:val="1"/>
      <w:numFmt w:val="bullet"/>
      <w:lvlText w:val=""/>
      <w:lvlJc w:val="left"/>
      <w:pPr>
        <w:tabs>
          <w:tab w:val="num" w:pos="720"/>
        </w:tabs>
        <w:ind w:left="720" w:hanging="360"/>
      </w:pPr>
      <w:rPr>
        <w:rFonts w:ascii="Wingdings" w:hAnsi="Wingdings" w:hint="default"/>
      </w:rPr>
    </w:lvl>
    <w:lvl w:ilvl="1" w:tplc="8708A238" w:tentative="1">
      <w:start w:val="1"/>
      <w:numFmt w:val="bullet"/>
      <w:lvlText w:val=""/>
      <w:lvlJc w:val="left"/>
      <w:pPr>
        <w:tabs>
          <w:tab w:val="num" w:pos="1440"/>
        </w:tabs>
        <w:ind w:left="1440" w:hanging="360"/>
      </w:pPr>
      <w:rPr>
        <w:rFonts w:ascii="Wingdings" w:hAnsi="Wingdings" w:hint="default"/>
      </w:rPr>
    </w:lvl>
    <w:lvl w:ilvl="2" w:tplc="D2FEF7D4" w:tentative="1">
      <w:start w:val="1"/>
      <w:numFmt w:val="bullet"/>
      <w:lvlText w:val=""/>
      <w:lvlJc w:val="left"/>
      <w:pPr>
        <w:tabs>
          <w:tab w:val="num" w:pos="2160"/>
        </w:tabs>
        <w:ind w:left="2160" w:hanging="360"/>
      </w:pPr>
      <w:rPr>
        <w:rFonts w:ascii="Wingdings" w:hAnsi="Wingdings" w:hint="default"/>
      </w:rPr>
    </w:lvl>
    <w:lvl w:ilvl="3" w:tplc="2C480B94" w:tentative="1">
      <w:start w:val="1"/>
      <w:numFmt w:val="bullet"/>
      <w:lvlText w:val=""/>
      <w:lvlJc w:val="left"/>
      <w:pPr>
        <w:tabs>
          <w:tab w:val="num" w:pos="2880"/>
        </w:tabs>
        <w:ind w:left="2880" w:hanging="360"/>
      </w:pPr>
      <w:rPr>
        <w:rFonts w:ascii="Wingdings" w:hAnsi="Wingdings" w:hint="default"/>
      </w:rPr>
    </w:lvl>
    <w:lvl w:ilvl="4" w:tplc="9012A582" w:tentative="1">
      <w:start w:val="1"/>
      <w:numFmt w:val="bullet"/>
      <w:lvlText w:val=""/>
      <w:lvlJc w:val="left"/>
      <w:pPr>
        <w:tabs>
          <w:tab w:val="num" w:pos="3600"/>
        </w:tabs>
        <w:ind w:left="3600" w:hanging="360"/>
      </w:pPr>
      <w:rPr>
        <w:rFonts w:ascii="Wingdings" w:hAnsi="Wingdings" w:hint="default"/>
      </w:rPr>
    </w:lvl>
    <w:lvl w:ilvl="5" w:tplc="D67CD1A0" w:tentative="1">
      <w:start w:val="1"/>
      <w:numFmt w:val="bullet"/>
      <w:lvlText w:val=""/>
      <w:lvlJc w:val="left"/>
      <w:pPr>
        <w:tabs>
          <w:tab w:val="num" w:pos="4320"/>
        </w:tabs>
        <w:ind w:left="4320" w:hanging="360"/>
      </w:pPr>
      <w:rPr>
        <w:rFonts w:ascii="Wingdings" w:hAnsi="Wingdings" w:hint="default"/>
      </w:rPr>
    </w:lvl>
    <w:lvl w:ilvl="6" w:tplc="72964B42" w:tentative="1">
      <w:start w:val="1"/>
      <w:numFmt w:val="bullet"/>
      <w:lvlText w:val=""/>
      <w:lvlJc w:val="left"/>
      <w:pPr>
        <w:tabs>
          <w:tab w:val="num" w:pos="5040"/>
        </w:tabs>
        <w:ind w:left="5040" w:hanging="360"/>
      </w:pPr>
      <w:rPr>
        <w:rFonts w:ascii="Wingdings" w:hAnsi="Wingdings" w:hint="default"/>
      </w:rPr>
    </w:lvl>
    <w:lvl w:ilvl="7" w:tplc="95EE5954" w:tentative="1">
      <w:start w:val="1"/>
      <w:numFmt w:val="bullet"/>
      <w:lvlText w:val=""/>
      <w:lvlJc w:val="left"/>
      <w:pPr>
        <w:tabs>
          <w:tab w:val="num" w:pos="5760"/>
        </w:tabs>
        <w:ind w:left="5760" w:hanging="360"/>
      </w:pPr>
      <w:rPr>
        <w:rFonts w:ascii="Wingdings" w:hAnsi="Wingdings" w:hint="default"/>
      </w:rPr>
    </w:lvl>
    <w:lvl w:ilvl="8" w:tplc="76D8AB4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0AE392F"/>
    <w:multiLevelType w:val="hybridMultilevel"/>
    <w:tmpl w:val="D38C51B0"/>
    <w:lvl w:ilvl="0" w:tplc="46B2A47C">
      <w:start w:val="1"/>
      <w:numFmt w:val="bullet"/>
      <w:pStyle w:val="Cogbullet1"/>
      <w:lvlText w:val=""/>
      <w:lvlJc w:val="left"/>
      <w:pPr>
        <w:ind w:left="720" w:hanging="360"/>
      </w:pPr>
      <w:rPr>
        <w:rFonts w:ascii="Symbol" w:hAnsi="Symbol" w:hint="default"/>
      </w:rPr>
    </w:lvl>
    <w:lvl w:ilvl="1" w:tplc="78943392">
      <w:start w:val="1"/>
      <w:numFmt w:val="bullet"/>
      <w:pStyle w:val="Cog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734811"/>
    <w:multiLevelType w:val="hybridMultilevel"/>
    <w:tmpl w:val="1ACC8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5F369CB"/>
    <w:multiLevelType w:val="hybridMultilevel"/>
    <w:tmpl w:val="6FC07668"/>
    <w:lvl w:ilvl="0" w:tplc="F4A86E0A">
      <w:start w:val="1"/>
      <w:numFmt w:val="bullet"/>
      <w:pStyle w:val="ListBullet"/>
      <w:lvlText w:val=""/>
      <w:lvlJc w:val="left"/>
      <w:pPr>
        <w:ind w:left="1332" w:hanging="432"/>
      </w:pPr>
      <w:rPr>
        <w:rFonts w:ascii="Wingdings 3" w:hAnsi="Wingdings 3" w:hint="default"/>
        <w:color w:val="4F81BD" w:themeColor="accent1"/>
        <w:position w:val="-4"/>
        <w:sz w:val="28"/>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15:restartNumberingAfterBreak="0">
    <w:nsid w:val="371137F0"/>
    <w:multiLevelType w:val="hybridMultilevel"/>
    <w:tmpl w:val="7C381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90C32CD"/>
    <w:multiLevelType w:val="hybridMultilevel"/>
    <w:tmpl w:val="00AAE840"/>
    <w:lvl w:ilvl="0" w:tplc="94E8F3BA">
      <w:start w:val="1"/>
      <w:numFmt w:val="bullet"/>
      <w:pStyle w:val="BulletNova"/>
      <w:lvlText w:val=""/>
      <w:lvlJc w:val="left"/>
      <w:pPr>
        <w:ind w:left="717" w:hanging="360"/>
      </w:pPr>
      <w:rPr>
        <w:rFonts w:ascii="Symbol" w:hAnsi="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BF0799"/>
    <w:multiLevelType w:val="hybridMultilevel"/>
    <w:tmpl w:val="0C706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B3A5443"/>
    <w:multiLevelType w:val="hybridMultilevel"/>
    <w:tmpl w:val="BBAAFE90"/>
    <w:lvl w:ilvl="0" w:tplc="64A2F946">
      <w:start w:val="1"/>
      <w:numFmt w:val="bullet"/>
      <w:lvlText w:val="•"/>
      <w:lvlJc w:val="left"/>
      <w:pPr>
        <w:tabs>
          <w:tab w:val="num" w:pos="360"/>
        </w:tabs>
        <w:ind w:left="360" w:hanging="360"/>
      </w:pPr>
      <w:rPr>
        <w:rFonts w:ascii="Arial" w:hAnsi="Arial" w:hint="default"/>
      </w:rPr>
    </w:lvl>
    <w:lvl w:ilvl="1" w:tplc="9030246A" w:tentative="1">
      <w:start w:val="1"/>
      <w:numFmt w:val="bullet"/>
      <w:lvlText w:val="•"/>
      <w:lvlJc w:val="left"/>
      <w:pPr>
        <w:tabs>
          <w:tab w:val="num" w:pos="1080"/>
        </w:tabs>
        <w:ind w:left="1080" w:hanging="360"/>
      </w:pPr>
      <w:rPr>
        <w:rFonts w:ascii="Arial" w:hAnsi="Arial" w:hint="default"/>
      </w:rPr>
    </w:lvl>
    <w:lvl w:ilvl="2" w:tplc="4258B888" w:tentative="1">
      <w:start w:val="1"/>
      <w:numFmt w:val="bullet"/>
      <w:lvlText w:val="•"/>
      <w:lvlJc w:val="left"/>
      <w:pPr>
        <w:tabs>
          <w:tab w:val="num" w:pos="1800"/>
        </w:tabs>
        <w:ind w:left="1800" w:hanging="360"/>
      </w:pPr>
      <w:rPr>
        <w:rFonts w:ascii="Arial" w:hAnsi="Arial" w:hint="default"/>
      </w:rPr>
    </w:lvl>
    <w:lvl w:ilvl="3" w:tplc="BE6E3610" w:tentative="1">
      <w:start w:val="1"/>
      <w:numFmt w:val="bullet"/>
      <w:lvlText w:val="•"/>
      <w:lvlJc w:val="left"/>
      <w:pPr>
        <w:tabs>
          <w:tab w:val="num" w:pos="2520"/>
        </w:tabs>
        <w:ind w:left="2520" w:hanging="360"/>
      </w:pPr>
      <w:rPr>
        <w:rFonts w:ascii="Arial" w:hAnsi="Arial" w:hint="default"/>
      </w:rPr>
    </w:lvl>
    <w:lvl w:ilvl="4" w:tplc="6BAE597A" w:tentative="1">
      <w:start w:val="1"/>
      <w:numFmt w:val="bullet"/>
      <w:lvlText w:val="•"/>
      <w:lvlJc w:val="left"/>
      <w:pPr>
        <w:tabs>
          <w:tab w:val="num" w:pos="3240"/>
        </w:tabs>
        <w:ind w:left="3240" w:hanging="360"/>
      </w:pPr>
      <w:rPr>
        <w:rFonts w:ascii="Arial" w:hAnsi="Arial" w:hint="default"/>
      </w:rPr>
    </w:lvl>
    <w:lvl w:ilvl="5" w:tplc="FCF871A6" w:tentative="1">
      <w:start w:val="1"/>
      <w:numFmt w:val="bullet"/>
      <w:lvlText w:val="•"/>
      <w:lvlJc w:val="left"/>
      <w:pPr>
        <w:tabs>
          <w:tab w:val="num" w:pos="3960"/>
        </w:tabs>
        <w:ind w:left="3960" w:hanging="360"/>
      </w:pPr>
      <w:rPr>
        <w:rFonts w:ascii="Arial" w:hAnsi="Arial" w:hint="default"/>
      </w:rPr>
    </w:lvl>
    <w:lvl w:ilvl="6" w:tplc="7B107FCA" w:tentative="1">
      <w:start w:val="1"/>
      <w:numFmt w:val="bullet"/>
      <w:lvlText w:val="•"/>
      <w:lvlJc w:val="left"/>
      <w:pPr>
        <w:tabs>
          <w:tab w:val="num" w:pos="4680"/>
        </w:tabs>
        <w:ind w:left="4680" w:hanging="360"/>
      </w:pPr>
      <w:rPr>
        <w:rFonts w:ascii="Arial" w:hAnsi="Arial" w:hint="default"/>
      </w:rPr>
    </w:lvl>
    <w:lvl w:ilvl="7" w:tplc="D87814E0" w:tentative="1">
      <w:start w:val="1"/>
      <w:numFmt w:val="bullet"/>
      <w:lvlText w:val="•"/>
      <w:lvlJc w:val="left"/>
      <w:pPr>
        <w:tabs>
          <w:tab w:val="num" w:pos="5400"/>
        </w:tabs>
        <w:ind w:left="5400" w:hanging="360"/>
      </w:pPr>
      <w:rPr>
        <w:rFonts w:ascii="Arial" w:hAnsi="Arial" w:hint="default"/>
      </w:rPr>
    </w:lvl>
    <w:lvl w:ilvl="8" w:tplc="3A9E4208" w:tentative="1">
      <w:start w:val="1"/>
      <w:numFmt w:val="bullet"/>
      <w:lvlText w:val="•"/>
      <w:lvlJc w:val="left"/>
      <w:pPr>
        <w:tabs>
          <w:tab w:val="num" w:pos="6120"/>
        </w:tabs>
        <w:ind w:left="6120" w:hanging="360"/>
      </w:pPr>
      <w:rPr>
        <w:rFonts w:ascii="Arial" w:hAnsi="Arial" w:hint="default"/>
      </w:rPr>
    </w:lvl>
  </w:abstractNum>
  <w:abstractNum w:abstractNumId="40" w15:restartNumberingAfterBreak="0">
    <w:nsid w:val="3DFD634D"/>
    <w:multiLevelType w:val="hybridMultilevel"/>
    <w:tmpl w:val="77427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E090EA4"/>
    <w:multiLevelType w:val="multilevel"/>
    <w:tmpl w:val="BE320A62"/>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
      <w:lvlJc w:val="left"/>
      <w:pPr>
        <w:tabs>
          <w:tab w:val="num" w:pos="4680"/>
        </w:tabs>
        <w:ind w:left="468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6120"/>
        </w:tabs>
        <w:ind w:left="6120" w:hanging="360"/>
      </w:pPr>
      <w:rPr>
        <w:rFonts w:ascii="Symbol" w:hAnsi="Symbol" w:hint="default"/>
        <w:sz w:val="20"/>
      </w:rPr>
    </w:lvl>
    <w:lvl w:ilvl="4" w:tentative="1">
      <w:start w:val="1"/>
      <w:numFmt w:val="bullet"/>
      <w:lvlText w:val=""/>
      <w:lvlJc w:val="left"/>
      <w:pPr>
        <w:tabs>
          <w:tab w:val="num" w:pos="6840"/>
        </w:tabs>
        <w:ind w:left="6840" w:hanging="360"/>
      </w:pPr>
      <w:rPr>
        <w:rFonts w:ascii="Symbol" w:hAnsi="Symbol" w:hint="default"/>
        <w:sz w:val="20"/>
      </w:rPr>
    </w:lvl>
    <w:lvl w:ilvl="5" w:tentative="1">
      <w:start w:val="1"/>
      <w:numFmt w:val="bullet"/>
      <w:lvlText w:val=""/>
      <w:lvlJc w:val="left"/>
      <w:pPr>
        <w:tabs>
          <w:tab w:val="num" w:pos="7560"/>
        </w:tabs>
        <w:ind w:left="7560" w:hanging="360"/>
      </w:pPr>
      <w:rPr>
        <w:rFonts w:ascii="Symbol" w:hAnsi="Symbol" w:hint="default"/>
        <w:sz w:val="20"/>
      </w:rPr>
    </w:lvl>
    <w:lvl w:ilvl="6" w:tentative="1">
      <w:start w:val="1"/>
      <w:numFmt w:val="bullet"/>
      <w:lvlText w:val=""/>
      <w:lvlJc w:val="left"/>
      <w:pPr>
        <w:tabs>
          <w:tab w:val="num" w:pos="8280"/>
        </w:tabs>
        <w:ind w:left="8280" w:hanging="360"/>
      </w:pPr>
      <w:rPr>
        <w:rFonts w:ascii="Symbol" w:hAnsi="Symbol" w:hint="default"/>
        <w:sz w:val="20"/>
      </w:rPr>
    </w:lvl>
    <w:lvl w:ilvl="7" w:tentative="1">
      <w:start w:val="1"/>
      <w:numFmt w:val="bullet"/>
      <w:lvlText w:val=""/>
      <w:lvlJc w:val="left"/>
      <w:pPr>
        <w:tabs>
          <w:tab w:val="num" w:pos="9000"/>
        </w:tabs>
        <w:ind w:left="9000" w:hanging="360"/>
      </w:pPr>
      <w:rPr>
        <w:rFonts w:ascii="Symbol" w:hAnsi="Symbol" w:hint="default"/>
        <w:sz w:val="20"/>
      </w:rPr>
    </w:lvl>
    <w:lvl w:ilvl="8" w:tentative="1">
      <w:start w:val="1"/>
      <w:numFmt w:val="bullet"/>
      <w:lvlText w:val=""/>
      <w:lvlJc w:val="left"/>
      <w:pPr>
        <w:tabs>
          <w:tab w:val="num" w:pos="9720"/>
        </w:tabs>
        <w:ind w:left="9720" w:hanging="360"/>
      </w:pPr>
      <w:rPr>
        <w:rFonts w:ascii="Symbol" w:hAnsi="Symbol" w:hint="default"/>
        <w:sz w:val="20"/>
      </w:rPr>
    </w:lvl>
  </w:abstractNum>
  <w:abstractNum w:abstractNumId="42" w15:restartNumberingAfterBreak="0">
    <w:nsid w:val="3ECB3C9E"/>
    <w:multiLevelType w:val="hybridMultilevel"/>
    <w:tmpl w:val="542C8B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3FD815D1"/>
    <w:multiLevelType w:val="hybridMultilevel"/>
    <w:tmpl w:val="34B437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16334F5"/>
    <w:multiLevelType w:val="hybridMultilevel"/>
    <w:tmpl w:val="5ED0C704"/>
    <w:lvl w:ilvl="0" w:tplc="0F22CA9C">
      <w:start w:val="1"/>
      <w:numFmt w:val="decimal"/>
      <w:pStyle w:val="Style13"/>
      <w:lvlText w:val="2.1.%1"/>
      <w:lvlJc w:val="center"/>
      <w:pPr>
        <w:ind w:left="270" w:firstLine="18"/>
      </w:pPr>
    </w:lvl>
    <w:lvl w:ilvl="1" w:tplc="04090019">
      <w:start w:val="1"/>
      <w:numFmt w:val="lowerLetter"/>
      <w:lvlText w:val="%2."/>
      <w:lvlJc w:val="left"/>
      <w:pPr>
        <w:ind w:left="-1170" w:hanging="360"/>
      </w:pPr>
    </w:lvl>
    <w:lvl w:ilvl="2" w:tplc="0409001B">
      <w:start w:val="1"/>
      <w:numFmt w:val="lowerRoman"/>
      <w:lvlText w:val="%3."/>
      <w:lvlJc w:val="right"/>
      <w:pPr>
        <w:ind w:left="-450" w:hanging="180"/>
      </w:pPr>
    </w:lvl>
    <w:lvl w:ilvl="3" w:tplc="0409000F">
      <w:start w:val="1"/>
      <w:numFmt w:val="decimal"/>
      <w:lvlText w:val="%4."/>
      <w:lvlJc w:val="left"/>
      <w:pPr>
        <w:ind w:left="270" w:hanging="360"/>
      </w:pPr>
    </w:lvl>
    <w:lvl w:ilvl="4" w:tplc="04090019">
      <w:start w:val="1"/>
      <w:numFmt w:val="lowerLetter"/>
      <w:lvlText w:val="%5."/>
      <w:lvlJc w:val="left"/>
      <w:pPr>
        <w:ind w:left="990" w:hanging="360"/>
      </w:pPr>
    </w:lvl>
    <w:lvl w:ilvl="5" w:tplc="0409001B">
      <w:start w:val="1"/>
      <w:numFmt w:val="lowerRoman"/>
      <w:lvlText w:val="%6."/>
      <w:lvlJc w:val="right"/>
      <w:pPr>
        <w:ind w:left="1710" w:hanging="180"/>
      </w:pPr>
    </w:lvl>
    <w:lvl w:ilvl="6" w:tplc="0409000F">
      <w:start w:val="1"/>
      <w:numFmt w:val="decimal"/>
      <w:lvlText w:val="%7."/>
      <w:lvlJc w:val="left"/>
      <w:pPr>
        <w:ind w:left="2430" w:hanging="360"/>
      </w:pPr>
    </w:lvl>
    <w:lvl w:ilvl="7" w:tplc="04090019">
      <w:start w:val="1"/>
      <w:numFmt w:val="lowerLetter"/>
      <w:lvlText w:val="%8."/>
      <w:lvlJc w:val="left"/>
      <w:pPr>
        <w:ind w:left="3150" w:hanging="360"/>
      </w:pPr>
    </w:lvl>
    <w:lvl w:ilvl="8" w:tplc="0409001B">
      <w:start w:val="1"/>
      <w:numFmt w:val="lowerRoman"/>
      <w:lvlText w:val="%9."/>
      <w:lvlJc w:val="right"/>
      <w:pPr>
        <w:ind w:left="3870" w:hanging="180"/>
      </w:pPr>
    </w:lvl>
  </w:abstractNum>
  <w:abstractNum w:abstractNumId="45" w15:restartNumberingAfterBreak="0">
    <w:nsid w:val="41AB7CC5"/>
    <w:multiLevelType w:val="hybridMultilevel"/>
    <w:tmpl w:val="3F60D5E4"/>
    <w:lvl w:ilvl="0" w:tplc="071AB604">
      <w:start w:val="1"/>
      <w:numFmt w:val="bullet"/>
      <w:pStyle w:val="Bullet2"/>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4A536BA"/>
    <w:multiLevelType w:val="hybridMultilevel"/>
    <w:tmpl w:val="582C023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46392FAB"/>
    <w:multiLevelType w:val="hybridMultilevel"/>
    <w:tmpl w:val="17E035C0"/>
    <w:lvl w:ilvl="0" w:tplc="02060166">
      <w:start w:val="1"/>
      <w:numFmt w:val="decimal"/>
      <w:pStyle w:val="Style16"/>
      <w:lvlText w:val="2.5.%1"/>
      <w:lvlJc w:val="left"/>
      <w:pPr>
        <w:ind w:left="360" w:hanging="72"/>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8" w15:restartNumberingAfterBreak="0">
    <w:nsid w:val="46502ECC"/>
    <w:multiLevelType w:val="hybridMultilevel"/>
    <w:tmpl w:val="9D6E1910"/>
    <w:lvl w:ilvl="0" w:tplc="EA54600A">
      <w:start w:val="1"/>
      <w:numFmt w:val="bullet"/>
      <w:lvlText w:val=""/>
      <w:lvlJc w:val="left"/>
      <w:pPr>
        <w:ind w:left="1440" w:hanging="360"/>
      </w:pPr>
      <w:rPr>
        <w:rFonts w:ascii="Wingdings" w:hAnsi="Wingdings"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7804E73"/>
    <w:multiLevelType w:val="hybridMultilevel"/>
    <w:tmpl w:val="A67A43E0"/>
    <w:lvl w:ilvl="0" w:tplc="553A17CA">
      <w:start w:val="1"/>
      <w:numFmt w:val="bullet"/>
      <w:lvlText w:val=""/>
      <w:lvlJc w:val="left"/>
      <w:pPr>
        <w:tabs>
          <w:tab w:val="num" w:pos="720"/>
        </w:tabs>
        <w:ind w:left="720" w:hanging="360"/>
      </w:pPr>
      <w:rPr>
        <w:rFonts w:ascii="Wingdings" w:hAnsi="Wingdings" w:hint="default"/>
      </w:rPr>
    </w:lvl>
    <w:lvl w:ilvl="1" w:tplc="ED3CB50E">
      <w:start w:val="1"/>
      <w:numFmt w:val="bullet"/>
      <w:lvlText w:val=""/>
      <w:lvlJc w:val="left"/>
      <w:pPr>
        <w:tabs>
          <w:tab w:val="num" w:pos="1440"/>
        </w:tabs>
        <w:ind w:left="1440" w:hanging="360"/>
      </w:pPr>
      <w:rPr>
        <w:rFonts w:ascii="Wingdings" w:hAnsi="Wingdings" w:hint="default"/>
      </w:rPr>
    </w:lvl>
    <w:lvl w:ilvl="2" w:tplc="6A0CE41A">
      <w:start w:val="1"/>
      <w:numFmt w:val="bullet"/>
      <w:lvlText w:val=""/>
      <w:lvlJc w:val="left"/>
      <w:pPr>
        <w:tabs>
          <w:tab w:val="num" w:pos="2160"/>
        </w:tabs>
        <w:ind w:left="2160" w:hanging="360"/>
      </w:pPr>
      <w:rPr>
        <w:rFonts w:ascii="Wingdings" w:hAnsi="Wingdings" w:hint="default"/>
      </w:rPr>
    </w:lvl>
    <w:lvl w:ilvl="3" w:tplc="7AA47996">
      <w:start w:val="1"/>
      <w:numFmt w:val="bullet"/>
      <w:lvlText w:val=""/>
      <w:lvlJc w:val="left"/>
      <w:pPr>
        <w:tabs>
          <w:tab w:val="num" w:pos="2880"/>
        </w:tabs>
        <w:ind w:left="2880" w:hanging="360"/>
      </w:pPr>
      <w:rPr>
        <w:rFonts w:ascii="Wingdings" w:hAnsi="Wingdings" w:hint="default"/>
      </w:rPr>
    </w:lvl>
    <w:lvl w:ilvl="4" w:tplc="0F7692DA">
      <w:start w:val="1"/>
      <w:numFmt w:val="bullet"/>
      <w:lvlText w:val=""/>
      <w:lvlJc w:val="left"/>
      <w:pPr>
        <w:tabs>
          <w:tab w:val="num" w:pos="3600"/>
        </w:tabs>
        <w:ind w:left="3600" w:hanging="360"/>
      </w:pPr>
      <w:rPr>
        <w:rFonts w:ascii="Wingdings" w:hAnsi="Wingdings" w:hint="default"/>
      </w:rPr>
    </w:lvl>
    <w:lvl w:ilvl="5" w:tplc="343A0FE0">
      <w:start w:val="1"/>
      <w:numFmt w:val="bullet"/>
      <w:lvlText w:val=""/>
      <w:lvlJc w:val="left"/>
      <w:pPr>
        <w:tabs>
          <w:tab w:val="num" w:pos="4320"/>
        </w:tabs>
        <w:ind w:left="4320" w:hanging="360"/>
      </w:pPr>
      <w:rPr>
        <w:rFonts w:ascii="Wingdings" w:hAnsi="Wingdings" w:hint="default"/>
      </w:rPr>
    </w:lvl>
    <w:lvl w:ilvl="6" w:tplc="4FA6280E">
      <w:start w:val="1"/>
      <w:numFmt w:val="bullet"/>
      <w:lvlText w:val=""/>
      <w:lvlJc w:val="left"/>
      <w:pPr>
        <w:tabs>
          <w:tab w:val="num" w:pos="5040"/>
        </w:tabs>
        <w:ind w:left="5040" w:hanging="360"/>
      </w:pPr>
      <w:rPr>
        <w:rFonts w:ascii="Wingdings" w:hAnsi="Wingdings" w:hint="default"/>
      </w:rPr>
    </w:lvl>
    <w:lvl w:ilvl="7" w:tplc="E39099B8">
      <w:start w:val="1"/>
      <w:numFmt w:val="bullet"/>
      <w:lvlText w:val=""/>
      <w:lvlJc w:val="left"/>
      <w:pPr>
        <w:tabs>
          <w:tab w:val="num" w:pos="5760"/>
        </w:tabs>
        <w:ind w:left="5760" w:hanging="360"/>
      </w:pPr>
      <w:rPr>
        <w:rFonts w:ascii="Wingdings" w:hAnsi="Wingdings" w:hint="default"/>
      </w:rPr>
    </w:lvl>
    <w:lvl w:ilvl="8" w:tplc="D2EAE22C">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83F600A"/>
    <w:multiLevelType w:val="hybridMultilevel"/>
    <w:tmpl w:val="673CDD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48FE6B00"/>
    <w:multiLevelType w:val="hybridMultilevel"/>
    <w:tmpl w:val="BCC2E5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240049"/>
    <w:multiLevelType w:val="hybridMultilevel"/>
    <w:tmpl w:val="1C80D834"/>
    <w:lvl w:ilvl="0" w:tplc="0409000F">
      <w:start w:val="1"/>
      <w:numFmt w:val="bullet"/>
      <w:pStyle w:val="BULL2"/>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4B6D6C68"/>
    <w:multiLevelType w:val="hybridMultilevel"/>
    <w:tmpl w:val="602CDA5C"/>
    <w:lvl w:ilvl="0" w:tplc="ED1E4A00">
      <w:start w:val="1"/>
      <w:numFmt w:val="bullet"/>
      <w:pStyle w:val="cogh1bullet"/>
      <w:lvlText w:val=""/>
      <w:lvlJc w:val="left"/>
      <w:pPr>
        <w:tabs>
          <w:tab w:val="num" w:pos="360"/>
        </w:tabs>
        <w:ind w:left="360" w:hanging="360"/>
      </w:pPr>
      <w:rPr>
        <w:rFonts w:ascii="Wingdings" w:hAnsi="Wingdings" w:hint="default"/>
        <w:sz w:val="16"/>
      </w:rPr>
    </w:lvl>
    <w:lvl w:ilvl="1" w:tplc="1A0C8E8A">
      <w:start w:val="1"/>
      <w:numFmt w:val="bullet"/>
      <w:lvlText w:val="o"/>
      <w:lvlJc w:val="left"/>
      <w:pPr>
        <w:tabs>
          <w:tab w:val="num" w:pos="1080"/>
        </w:tabs>
        <w:ind w:left="1080" w:hanging="360"/>
      </w:pPr>
      <w:rPr>
        <w:rFonts w:ascii="Courier New" w:hAnsi="Courier New" w:hint="default"/>
      </w:rPr>
    </w:lvl>
    <w:lvl w:ilvl="2" w:tplc="C40239B2" w:tentative="1">
      <w:start w:val="1"/>
      <w:numFmt w:val="bullet"/>
      <w:lvlText w:val=""/>
      <w:lvlJc w:val="left"/>
      <w:pPr>
        <w:tabs>
          <w:tab w:val="num" w:pos="1800"/>
        </w:tabs>
        <w:ind w:left="1800" w:hanging="360"/>
      </w:pPr>
      <w:rPr>
        <w:rFonts w:ascii="Wingdings" w:hAnsi="Wingdings" w:hint="default"/>
      </w:rPr>
    </w:lvl>
    <w:lvl w:ilvl="3" w:tplc="B23E63C0" w:tentative="1">
      <w:start w:val="1"/>
      <w:numFmt w:val="bullet"/>
      <w:lvlText w:val=""/>
      <w:lvlJc w:val="left"/>
      <w:pPr>
        <w:tabs>
          <w:tab w:val="num" w:pos="2520"/>
        </w:tabs>
        <w:ind w:left="2520" w:hanging="360"/>
      </w:pPr>
      <w:rPr>
        <w:rFonts w:ascii="Symbol" w:hAnsi="Symbol" w:hint="default"/>
      </w:rPr>
    </w:lvl>
    <w:lvl w:ilvl="4" w:tplc="3A2AEC06" w:tentative="1">
      <w:start w:val="1"/>
      <w:numFmt w:val="bullet"/>
      <w:lvlText w:val="o"/>
      <w:lvlJc w:val="left"/>
      <w:pPr>
        <w:tabs>
          <w:tab w:val="num" w:pos="3240"/>
        </w:tabs>
        <w:ind w:left="3240" w:hanging="360"/>
      </w:pPr>
      <w:rPr>
        <w:rFonts w:ascii="Courier New" w:hAnsi="Courier New" w:hint="default"/>
      </w:rPr>
    </w:lvl>
    <w:lvl w:ilvl="5" w:tplc="4A0C3972" w:tentative="1">
      <w:start w:val="1"/>
      <w:numFmt w:val="bullet"/>
      <w:lvlText w:val=""/>
      <w:lvlJc w:val="left"/>
      <w:pPr>
        <w:tabs>
          <w:tab w:val="num" w:pos="3960"/>
        </w:tabs>
        <w:ind w:left="3960" w:hanging="360"/>
      </w:pPr>
      <w:rPr>
        <w:rFonts w:ascii="Wingdings" w:hAnsi="Wingdings" w:hint="default"/>
      </w:rPr>
    </w:lvl>
    <w:lvl w:ilvl="6" w:tplc="1446343C" w:tentative="1">
      <w:start w:val="1"/>
      <w:numFmt w:val="bullet"/>
      <w:lvlText w:val=""/>
      <w:lvlJc w:val="left"/>
      <w:pPr>
        <w:tabs>
          <w:tab w:val="num" w:pos="4680"/>
        </w:tabs>
        <w:ind w:left="4680" w:hanging="360"/>
      </w:pPr>
      <w:rPr>
        <w:rFonts w:ascii="Symbol" w:hAnsi="Symbol" w:hint="default"/>
      </w:rPr>
    </w:lvl>
    <w:lvl w:ilvl="7" w:tplc="5794477E" w:tentative="1">
      <w:start w:val="1"/>
      <w:numFmt w:val="bullet"/>
      <w:lvlText w:val="o"/>
      <w:lvlJc w:val="left"/>
      <w:pPr>
        <w:tabs>
          <w:tab w:val="num" w:pos="5400"/>
        </w:tabs>
        <w:ind w:left="5400" w:hanging="360"/>
      </w:pPr>
      <w:rPr>
        <w:rFonts w:ascii="Courier New" w:hAnsi="Courier New" w:hint="default"/>
      </w:rPr>
    </w:lvl>
    <w:lvl w:ilvl="8" w:tplc="1DA83418"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4D504788"/>
    <w:multiLevelType w:val="hybridMultilevel"/>
    <w:tmpl w:val="2020C940"/>
    <w:lvl w:ilvl="0" w:tplc="9976C604">
      <w:start w:val="1"/>
      <w:numFmt w:val="bullet"/>
      <w:pStyle w:val="Normal-Bullet"/>
      <w:lvlText w:val=""/>
      <w:lvlJc w:val="left"/>
      <w:pPr>
        <w:ind w:left="720" w:hanging="360"/>
      </w:pPr>
      <w:rPr>
        <w:rFonts w:ascii="Symbol" w:hAnsi="Symbol" w:hint="default"/>
      </w:rPr>
    </w:lvl>
    <w:lvl w:ilvl="1" w:tplc="FD0C6F7E">
      <w:start w:val="1"/>
      <w:numFmt w:val="lowerLetter"/>
      <w:lvlText w:val="%2."/>
      <w:lvlJc w:val="left"/>
      <w:pPr>
        <w:ind w:left="1440" w:hanging="360"/>
      </w:pPr>
    </w:lvl>
    <w:lvl w:ilvl="2" w:tplc="B5F60C5A">
      <w:start w:val="1"/>
      <w:numFmt w:val="lowerRoman"/>
      <w:lvlText w:val="%3."/>
      <w:lvlJc w:val="right"/>
      <w:pPr>
        <w:ind w:left="2160" w:hanging="180"/>
      </w:pPr>
    </w:lvl>
    <w:lvl w:ilvl="3" w:tplc="4D4CCF1C">
      <w:start w:val="1"/>
      <w:numFmt w:val="decimal"/>
      <w:lvlText w:val="%4."/>
      <w:lvlJc w:val="left"/>
      <w:pPr>
        <w:ind w:left="2880" w:hanging="360"/>
      </w:pPr>
    </w:lvl>
    <w:lvl w:ilvl="4" w:tplc="EB2CA1BE">
      <w:start w:val="1"/>
      <w:numFmt w:val="lowerLetter"/>
      <w:lvlText w:val="%5."/>
      <w:lvlJc w:val="left"/>
      <w:pPr>
        <w:ind w:left="3600" w:hanging="360"/>
      </w:pPr>
    </w:lvl>
    <w:lvl w:ilvl="5" w:tplc="6478CB6A">
      <w:start w:val="1"/>
      <w:numFmt w:val="lowerRoman"/>
      <w:lvlText w:val="%6."/>
      <w:lvlJc w:val="right"/>
      <w:pPr>
        <w:ind w:left="4320" w:hanging="180"/>
      </w:pPr>
    </w:lvl>
    <w:lvl w:ilvl="6" w:tplc="3114245A">
      <w:start w:val="1"/>
      <w:numFmt w:val="decimal"/>
      <w:lvlText w:val="%7."/>
      <w:lvlJc w:val="left"/>
      <w:pPr>
        <w:ind w:left="5040" w:hanging="360"/>
      </w:pPr>
    </w:lvl>
    <w:lvl w:ilvl="7" w:tplc="ED26511C">
      <w:start w:val="1"/>
      <w:numFmt w:val="lowerLetter"/>
      <w:lvlText w:val="%8."/>
      <w:lvlJc w:val="left"/>
      <w:pPr>
        <w:ind w:left="5760" w:hanging="360"/>
      </w:pPr>
    </w:lvl>
    <w:lvl w:ilvl="8" w:tplc="F3C6748C">
      <w:start w:val="1"/>
      <w:numFmt w:val="lowerRoman"/>
      <w:lvlText w:val="%9."/>
      <w:lvlJc w:val="right"/>
      <w:pPr>
        <w:ind w:left="6480" w:hanging="180"/>
      </w:pPr>
    </w:lvl>
  </w:abstractNum>
  <w:abstractNum w:abstractNumId="55" w15:restartNumberingAfterBreak="0">
    <w:nsid w:val="4FC62464"/>
    <w:multiLevelType w:val="hybridMultilevel"/>
    <w:tmpl w:val="B4E2C418"/>
    <w:lvl w:ilvl="0" w:tplc="F940AF6E">
      <w:start w:val="1"/>
      <w:numFmt w:val="decimal"/>
      <w:pStyle w:val="Style11"/>
      <w:lvlText w:val="2.7.%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6" w15:restartNumberingAfterBreak="0">
    <w:nsid w:val="506E5E9A"/>
    <w:multiLevelType w:val="hybridMultilevel"/>
    <w:tmpl w:val="4C941C28"/>
    <w:lvl w:ilvl="0" w:tplc="C40A3438">
      <w:start w:val="1"/>
      <w:numFmt w:val="bullet"/>
      <w:lvlText w:val=""/>
      <w:lvlJc w:val="left"/>
      <w:pPr>
        <w:tabs>
          <w:tab w:val="num" w:pos="1440"/>
        </w:tabs>
        <w:ind w:left="1440" w:hanging="720"/>
      </w:pPr>
      <w:rPr>
        <w:rFonts w:ascii="Symbol" w:hAnsi="Symbol" w:hint="default"/>
      </w:rPr>
    </w:lvl>
    <w:lvl w:ilvl="1" w:tplc="F3DCE002">
      <w:start w:val="1"/>
      <w:numFmt w:val="bullet"/>
      <w:pStyle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2700"/>
        </w:tabs>
        <w:ind w:left="2700" w:hanging="360"/>
      </w:pPr>
      <w:rPr>
        <w:rFonts w:ascii="Symbol" w:hAnsi="Symbol"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7" w15:restartNumberingAfterBreak="0">
    <w:nsid w:val="53496834"/>
    <w:multiLevelType w:val="hybridMultilevel"/>
    <w:tmpl w:val="B31A5A18"/>
    <w:lvl w:ilvl="0" w:tplc="A0B6157A">
      <w:start w:val="1"/>
      <w:numFmt w:val="bullet"/>
      <w:pStyle w:val="Table1"/>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E17EFE"/>
    <w:multiLevelType w:val="multilevel"/>
    <w:tmpl w:val="400A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5CC443F"/>
    <w:multiLevelType w:val="hybridMultilevel"/>
    <w:tmpl w:val="A77A9FBE"/>
    <w:lvl w:ilvl="0" w:tplc="D1B46A40">
      <w:start w:val="1"/>
      <w:numFmt w:val="bullet"/>
      <w:pStyle w:val="Disney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0" w15:restartNumberingAfterBreak="0">
    <w:nsid w:val="561A6A7C"/>
    <w:multiLevelType w:val="hybridMultilevel"/>
    <w:tmpl w:val="0830956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890674"/>
    <w:multiLevelType w:val="hybridMultilevel"/>
    <w:tmpl w:val="6458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8369D1"/>
    <w:multiLevelType w:val="hybridMultilevel"/>
    <w:tmpl w:val="77542DE2"/>
    <w:lvl w:ilvl="0" w:tplc="94B803C4">
      <w:start w:val="1"/>
      <w:numFmt w:val="bullet"/>
      <w:pStyle w:val="Bullets0"/>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A036FD8"/>
    <w:multiLevelType w:val="hybridMultilevel"/>
    <w:tmpl w:val="0AFCDA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D6D68CD"/>
    <w:multiLevelType w:val="multilevel"/>
    <w:tmpl w:val="286E7C84"/>
    <w:lvl w:ilvl="0">
      <w:start w:val="1"/>
      <w:numFmt w:val="decimal"/>
      <w:lvlRestart w:val="0"/>
      <w:pStyle w:val="StandardL1"/>
      <w:lvlText w:val="%1."/>
      <w:lvlJc w:val="left"/>
      <w:pPr>
        <w:tabs>
          <w:tab w:val="num" w:pos="720"/>
        </w:tabs>
      </w:pPr>
      <w:rPr>
        <w:rFonts w:ascii="Arial" w:hAnsi="Arial" w:cs="Arial" w:hint="default"/>
        <w:b/>
        <w:i w:val="0"/>
        <w:caps w:val="0"/>
        <w:smallCaps w:val="0"/>
        <w:color w:val="auto"/>
        <w:sz w:val="20"/>
        <w:szCs w:val="20"/>
        <w:u w:val="none"/>
      </w:rPr>
    </w:lvl>
    <w:lvl w:ilvl="1">
      <w:start w:val="1"/>
      <w:numFmt w:val="lowerLetter"/>
      <w:pStyle w:val="StandardL2"/>
      <w:lvlText w:val="%2)"/>
      <w:lvlJc w:val="left"/>
      <w:pPr>
        <w:tabs>
          <w:tab w:val="num" w:pos="1080"/>
        </w:tabs>
        <w:ind w:firstLine="720"/>
      </w:pPr>
      <w:rPr>
        <w:rFonts w:ascii="Arial" w:hAnsi="Arial" w:cs="Arial" w:hint="default"/>
        <w:b w:val="0"/>
        <w:i w:val="0"/>
        <w:caps w:val="0"/>
        <w:smallCaps w:val="0"/>
        <w:color w:val="auto"/>
        <w:sz w:val="20"/>
        <w:szCs w:val="20"/>
        <w:u w:val="none"/>
      </w:rPr>
    </w:lvl>
    <w:lvl w:ilvl="2">
      <w:start w:val="1"/>
      <w:numFmt w:val="lowerRoman"/>
      <w:pStyle w:val="StandardL3"/>
      <w:lvlText w:val="(%3)"/>
      <w:lvlJc w:val="left"/>
      <w:pPr>
        <w:tabs>
          <w:tab w:val="num" w:pos="2720"/>
        </w:tabs>
        <w:ind w:left="560" w:firstLine="1440"/>
      </w:pPr>
      <w:rPr>
        <w:rFonts w:ascii="Arial" w:hAnsi="Arial" w:cs="Arial" w:hint="default"/>
        <w:b w:val="0"/>
        <w:i w:val="0"/>
        <w:caps w:val="0"/>
        <w:smallCaps w:val="0"/>
        <w:color w:val="auto"/>
        <w:sz w:val="20"/>
        <w:szCs w:val="20"/>
        <w:u w:val="none"/>
      </w:rPr>
    </w:lvl>
    <w:lvl w:ilvl="3">
      <w:start w:val="1"/>
      <w:numFmt w:val="upperLetter"/>
      <w:pStyle w:val="StandardL4"/>
      <w:lvlText w:val="%4."/>
      <w:lvlJc w:val="left"/>
      <w:pPr>
        <w:tabs>
          <w:tab w:val="num" w:pos="2520"/>
        </w:tabs>
        <w:ind w:left="2520" w:hanging="360"/>
      </w:pPr>
      <w:rPr>
        <w:rFonts w:cs="Times New Roman" w:hint="default"/>
        <w:b w:val="0"/>
        <w:i w:val="0"/>
        <w:caps w:val="0"/>
        <w:smallCaps w:val="0"/>
        <w:color w:val="auto"/>
        <w:sz w:val="24"/>
        <w:szCs w:val="24"/>
        <w:u w:val="none"/>
      </w:rPr>
    </w:lvl>
    <w:lvl w:ilvl="4">
      <w:start w:val="1"/>
      <w:numFmt w:val="lowerLetter"/>
      <w:pStyle w:val="StandardL5"/>
      <w:lvlText w:val="%5."/>
      <w:lvlJc w:val="left"/>
      <w:pPr>
        <w:tabs>
          <w:tab w:val="num" w:pos="3600"/>
        </w:tabs>
        <w:ind w:firstLine="2880"/>
      </w:pPr>
      <w:rPr>
        <w:rFonts w:ascii="Times New Roman" w:eastAsia="Times New Roman" w:hAnsi="Times New Roman" w:cs="Times New Roman" w:hint="default"/>
        <w:b w:val="0"/>
        <w:i w:val="0"/>
        <w:caps w:val="0"/>
        <w:smallCaps w:val="0"/>
        <w:color w:val="auto"/>
        <w:sz w:val="20"/>
        <w:u w:val="none"/>
      </w:rPr>
    </w:lvl>
    <w:lvl w:ilvl="5">
      <w:start w:val="1"/>
      <w:numFmt w:val="lowerRoman"/>
      <w:pStyle w:val="StandardL6"/>
      <w:lvlText w:val="%6."/>
      <w:lvlJc w:val="left"/>
      <w:pPr>
        <w:tabs>
          <w:tab w:val="num" w:pos="4320"/>
        </w:tabs>
        <w:ind w:firstLine="3600"/>
      </w:pPr>
      <w:rPr>
        <w:rFonts w:ascii="Times New Roman" w:eastAsia="Times New Roman" w:hAnsi="Times New Roman" w:cs="Times New Roman" w:hint="default"/>
        <w:b w:val="0"/>
        <w:i w:val="0"/>
        <w:caps w:val="0"/>
        <w:smallCaps w:val="0"/>
        <w:color w:val="auto"/>
        <w:sz w:val="20"/>
        <w:u w:val="none"/>
      </w:rPr>
    </w:lvl>
    <w:lvl w:ilvl="6">
      <w:start w:val="1"/>
      <w:numFmt w:val="decimal"/>
      <w:pStyle w:val="StandardL7"/>
      <w:lvlText w:val="%7)"/>
      <w:lvlJc w:val="left"/>
      <w:pPr>
        <w:tabs>
          <w:tab w:val="num" w:pos="5040"/>
        </w:tabs>
        <w:ind w:firstLine="4320"/>
      </w:pPr>
      <w:rPr>
        <w:rFonts w:ascii="Times New Roman" w:eastAsia="Times New Roman" w:hAnsi="Times New Roman" w:cs="Times New Roman" w:hint="default"/>
        <w:b w:val="0"/>
        <w:i w:val="0"/>
        <w:caps w:val="0"/>
        <w:smallCaps w:val="0"/>
        <w:color w:val="auto"/>
        <w:sz w:val="20"/>
        <w:u w:val="none"/>
      </w:rPr>
    </w:lvl>
    <w:lvl w:ilvl="7">
      <w:start w:val="1"/>
      <w:numFmt w:val="lowerLetter"/>
      <w:pStyle w:val="StandardL8"/>
      <w:lvlText w:val="%8)"/>
      <w:lvlJc w:val="left"/>
      <w:pPr>
        <w:tabs>
          <w:tab w:val="num" w:pos="5760"/>
        </w:tabs>
        <w:ind w:firstLine="5040"/>
      </w:pPr>
      <w:rPr>
        <w:rFonts w:ascii="Times New Roman" w:eastAsia="Times New Roman" w:hAnsi="Times New Roman" w:cs="Times New Roman" w:hint="default"/>
        <w:b w:val="0"/>
        <w:i w:val="0"/>
        <w:caps w:val="0"/>
        <w:smallCaps w:val="0"/>
        <w:color w:val="auto"/>
        <w:sz w:val="20"/>
        <w:u w:val="none"/>
      </w:rPr>
    </w:lvl>
    <w:lvl w:ilvl="8">
      <w:start w:val="1"/>
      <w:numFmt w:val="lowerRoman"/>
      <w:pStyle w:val="StandardL9"/>
      <w:lvlText w:val="%9)"/>
      <w:lvlJc w:val="left"/>
      <w:pPr>
        <w:tabs>
          <w:tab w:val="num" w:pos="6480"/>
        </w:tabs>
        <w:ind w:firstLine="5760"/>
      </w:pPr>
      <w:rPr>
        <w:rFonts w:ascii="Times New Roman" w:eastAsia="Times New Roman" w:hAnsi="Times New Roman" w:cs="Times New Roman" w:hint="default"/>
        <w:b w:val="0"/>
        <w:i w:val="0"/>
        <w:caps w:val="0"/>
        <w:smallCaps w:val="0"/>
        <w:color w:val="auto"/>
        <w:sz w:val="20"/>
        <w:u w:val="none"/>
      </w:rPr>
    </w:lvl>
  </w:abstractNum>
  <w:abstractNum w:abstractNumId="65" w15:restartNumberingAfterBreak="0">
    <w:nsid w:val="5FB84EB1"/>
    <w:multiLevelType w:val="hybridMultilevel"/>
    <w:tmpl w:val="50924C1A"/>
    <w:lvl w:ilvl="0" w:tplc="0C09000F">
      <w:start w:val="1"/>
      <w:numFmt w:val="decimal"/>
      <w:pStyle w:val="Level1Numbered"/>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66" w15:restartNumberingAfterBreak="0">
    <w:nsid w:val="61136210"/>
    <w:multiLevelType w:val="hybridMultilevel"/>
    <w:tmpl w:val="DDB2A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2D54EDD"/>
    <w:multiLevelType w:val="hybridMultilevel"/>
    <w:tmpl w:val="641C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5914AE8"/>
    <w:multiLevelType w:val="hybridMultilevel"/>
    <w:tmpl w:val="D18C9F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6650595"/>
    <w:multiLevelType w:val="hybridMultilevel"/>
    <w:tmpl w:val="A6B86288"/>
    <w:lvl w:ilvl="0" w:tplc="5484DDC4">
      <w:start w:val="1"/>
      <w:numFmt w:val="bullet"/>
      <w:pStyle w:val="tablebullet"/>
      <w:lvlText w:val="•"/>
      <w:lvlJc w:val="left"/>
      <w:pPr>
        <w:tabs>
          <w:tab w:val="num" w:pos="-1800"/>
        </w:tabs>
        <w:ind w:left="-1800" w:hanging="360"/>
      </w:pPr>
      <w:rPr>
        <w:rFonts w:ascii="Arial" w:hAnsi="Arial" w:hint="default"/>
      </w:rPr>
    </w:lvl>
    <w:lvl w:ilvl="1" w:tplc="E59C3378">
      <w:start w:val="1"/>
      <w:numFmt w:val="bullet"/>
      <w:lvlText w:val="•"/>
      <w:lvlJc w:val="left"/>
      <w:pPr>
        <w:tabs>
          <w:tab w:val="num" w:pos="-1080"/>
        </w:tabs>
        <w:ind w:left="-1080" w:hanging="360"/>
      </w:pPr>
      <w:rPr>
        <w:rFonts w:ascii="Arial" w:hAnsi="Arial" w:hint="default"/>
      </w:rPr>
    </w:lvl>
    <w:lvl w:ilvl="2" w:tplc="F27652C8" w:tentative="1">
      <w:start w:val="1"/>
      <w:numFmt w:val="bullet"/>
      <w:lvlText w:val="•"/>
      <w:lvlJc w:val="left"/>
      <w:pPr>
        <w:tabs>
          <w:tab w:val="num" w:pos="-360"/>
        </w:tabs>
        <w:ind w:left="-360" w:hanging="360"/>
      </w:pPr>
      <w:rPr>
        <w:rFonts w:ascii="Arial" w:hAnsi="Arial" w:hint="default"/>
      </w:rPr>
    </w:lvl>
    <w:lvl w:ilvl="3" w:tplc="168C47E0" w:tentative="1">
      <w:start w:val="1"/>
      <w:numFmt w:val="bullet"/>
      <w:lvlText w:val="•"/>
      <w:lvlJc w:val="left"/>
      <w:pPr>
        <w:tabs>
          <w:tab w:val="num" w:pos="360"/>
        </w:tabs>
        <w:ind w:left="360" w:hanging="360"/>
      </w:pPr>
      <w:rPr>
        <w:rFonts w:ascii="Arial" w:hAnsi="Arial" w:hint="default"/>
      </w:rPr>
    </w:lvl>
    <w:lvl w:ilvl="4" w:tplc="ABF67C88" w:tentative="1">
      <w:start w:val="1"/>
      <w:numFmt w:val="bullet"/>
      <w:lvlText w:val="•"/>
      <w:lvlJc w:val="left"/>
      <w:pPr>
        <w:tabs>
          <w:tab w:val="num" w:pos="1080"/>
        </w:tabs>
        <w:ind w:left="1080" w:hanging="360"/>
      </w:pPr>
      <w:rPr>
        <w:rFonts w:ascii="Arial" w:hAnsi="Arial" w:hint="default"/>
      </w:rPr>
    </w:lvl>
    <w:lvl w:ilvl="5" w:tplc="F0383036" w:tentative="1">
      <w:start w:val="1"/>
      <w:numFmt w:val="bullet"/>
      <w:lvlText w:val="•"/>
      <w:lvlJc w:val="left"/>
      <w:pPr>
        <w:tabs>
          <w:tab w:val="num" w:pos="1800"/>
        </w:tabs>
        <w:ind w:left="1800" w:hanging="360"/>
      </w:pPr>
      <w:rPr>
        <w:rFonts w:ascii="Arial" w:hAnsi="Arial" w:hint="default"/>
      </w:rPr>
    </w:lvl>
    <w:lvl w:ilvl="6" w:tplc="F93615EA" w:tentative="1">
      <w:start w:val="1"/>
      <w:numFmt w:val="bullet"/>
      <w:lvlText w:val="•"/>
      <w:lvlJc w:val="left"/>
      <w:pPr>
        <w:tabs>
          <w:tab w:val="num" w:pos="2520"/>
        </w:tabs>
        <w:ind w:left="2520" w:hanging="360"/>
      </w:pPr>
      <w:rPr>
        <w:rFonts w:ascii="Arial" w:hAnsi="Arial" w:hint="default"/>
      </w:rPr>
    </w:lvl>
    <w:lvl w:ilvl="7" w:tplc="37A8B08A" w:tentative="1">
      <w:start w:val="1"/>
      <w:numFmt w:val="bullet"/>
      <w:lvlText w:val="•"/>
      <w:lvlJc w:val="left"/>
      <w:pPr>
        <w:tabs>
          <w:tab w:val="num" w:pos="3240"/>
        </w:tabs>
        <w:ind w:left="3240" w:hanging="360"/>
      </w:pPr>
      <w:rPr>
        <w:rFonts w:ascii="Arial" w:hAnsi="Arial" w:hint="default"/>
      </w:rPr>
    </w:lvl>
    <w:lvl w:ilvl="8" w:tplc="2E5AAEC2" w:tentative="1">
      <w:start w:val="1"/>
      <w:numFmt w:val="bullet"/>
      <w:lvlText w:val="•"/>
      <w:lvlJc w:val="left"/>
      <w:pPr>
        <w:tabs>
          <w:tab w:val="num" w:pos="3960"/>
        </w:tabs>
        <w:ind w:left="3960" w:hanging="360"/>
      </w:pPr>
      <w:rPr>
        <w:rFonts w:ascii="Arial" w:hAnsi="Arial" w:hint="default"/>
      </w:rPr>
    </w:lvl>
  </w:abstractNum>
  <w:abstractNum w:abstractNumId="70" w15:restartNumberingAfterBreak="0">
    <w:nsid w:val="68263EF2"/>
    <w:multiLevelType w:val="hybridMultilevel"/>
    <w:tmpl w:val="11509C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C443C95"/>
    <w:multiLevelType w:val="multilevel"/>
    <w:tmpl w:val="E056CD98"/>
    <w:lvl w:ilvl="0">
      <w:start w:val="1"/>
      <w:numFmt w:val="bullet"/>
      <w:lvlText w:val=""/>
      <w:lvlJc w:val="left"/>
      <w:pPr>
        <w:ind w:left="2232" w:hanging="432"/>
      </w:pPr>
      <w:rPr>
        <w:rFonts w:ascii="Symbol" w:hAnsi="Symbol" w:hint="default"/>
      </w:rPr>
    </w:lvl>
    <w:lvl w:ilvl="1">
      <w:start w:val="1"/>
      <w:numFmt w:val="decimal"/>
      <w:lvlText w:val="%1.%2"/>
      <w:lvlJc w:val="left"/>
      <w:pPr>
        <w:ind w:left="4644" w:hanging="718"/>
      </w:pPr>
      <w:rPr>
        <w:rFonts w:hint="default"/>
      </w:rPr>
    </w:lvl>
    <w:lvl w:ilvl="2">
      <w:start w:val="1"/>
      <w:numFmt w:val="bullet"/>
      <w:lvlText w:val=""/>
      <w:lvlJc w:val="left"/>
      <w:pPr>
        <w:ind w:left="5072" w:hanging="720"/>
      </w:pPr>
      <w:rPr>
        <w:rFonts w:ascii="Symbol" w:hAnsi="Symbol" w:hint="default"/>
      </w:rPr>
    </w:lvl>
    <w:lvl w:ilvl="3">
      <w:start w:val="1"/>
      <w:numFmt w:val="decimal"/>
      <w:lvlText w:val="%1.%2.%3.%4"/>
      <w:lvlJc w:val="left"/>
      <w:pPr>
        <w:ind w:left="2664" w:hanging="864"/>
      </w:pPr>
      <w:rPr>
        <w:rFonts w:hint="default"/>
      </w:rPr>
    </w:lvl>
    <w:lvl w:ilvl="4">
      <w:start w:val="1"/>
      <w:numFmt w:val="decimal"/>
      <w:lvlText w:val="%1.%2.%3.%4.%5"/>
      <w:lvlJc w:val="left"/>
      <w:pPr>
        <w:ind w:left="2808" w:hanging="1008"/>
      </w:pPr>
      <w:rPr>
        <w:rFonts w:hint="default"/>
      </w:rPr>
    </w:lvl>
    <w:lvl w:ilvl="5">
      <w:start w:val="1"/>
      <w:numFmt w:val="decimal"/>
      <w:lvlText w:val="%1.%2.%3.%4.%5.%6"/>
      <w:lvlJc w:val="left"/>
      <w:pPr>
        <w:ind w:left="2952" w:hanging="1152"/>
      </w:pPr>
      <w:rPr>
        <w:rFonts w:hint="default"/>
      </w:rPr>
    </w:lvl>
    <w:lvl w:ilvl="6">
      <w:start w:val="1"/>
      <w:numFmt w:val="decimal"/>
      <w:lvlText w:val="%1.%2.%3.%4.%5.%6.%7"/>
      <w:lvlJc w:val="left"/>
      <w:pPr>
        <w:ind w:left="3096" w:hanging="1296"/>
      </w:pPr>
      <w:rPr>
        <w:rFonts w:hint="default"/>
      </w:rPr>
    </w:lvl>
    <w:lvl w:ilvl="7">
      <w:start w:val="1"/>
      <w:numFmt w:val="decimal"/>
      <w:lvlText w:val="%1.%2.%3.%4.%5.%6.%7.%8"/>
      <w:lvlJc w:val="left"/>
      <w:pPr>
        <w:ind w:left="3240" w:hanging="1440"/>
      </w:pPr>
      <w:rPr>
        <w:rFonts w:hint="default"/>
      </w:rPr>
    </w:lvl>
    <w:lvl w:ilvl="8">
      <w:start w:val="1"/>
      <w:numFmt w:val="decimal"/>
      <w:lvlText w:val="%1.%2.%3.%4.%5.%6.%7.%8.%9"/>
      <w:lvlJc w:val="left"/>
      <w:pPr>
        <w:ind w:left="3384" w:hanging="1584"/>
      </w:pPr>
      <w:rPr>
        <w:rFonts w:hint="default"/>
      </w:rPr>
    </w:lvl>
  </w:abstractNum>
  <w:abstractNum w:abstractNumId="72" w15:restartNumberingAfterBreak="0">
    <w:nsid w:val="6CF3650C"/>
    <w:multiLevelType w:val="multilevel"/>
    <w:tmpl w:val="ABD23D12"/>
    <w:lvl w:ilvl="0">
      <w:start w:val="1"/>
      <w:numFmt w:val="bullet"/>
      <w:pStyle w:val="Normal-Bulleted"/>
      <w:lvlText w:val=""/>
      <w:lvlJc w:val="left"/>
      <w:pPr>
        <w:tabs>
          <w:tab w:val="num" w:pos="1440"/>
        </w:tabs>
        <w:ind w:left="1440" w:hanging="360"/>
      </w:pPr>
      <w:rPr>
        <w:rFonts w:ascii="Symbol" w:hAnsi="Symbol" w:hint="default"/>
        <w:sz w:val="20"/>
      </w:rPr>
    </w:lvl>
    <w:lvl w:ilvl="1">
      <w:start w:val="1"/>
      <w:numFmt w:val="bullet"/>
      <w:lvlText w:val=""/>
      <w:lvlJc w:val="left"/>
      <w:pPr>
        <w:tabs>
          <w:tab w:val="num" w:pos="1440"/>
        </w:tabs>
        <w:ind w:left="1800" w:hanging="360"/>
      </w:pPr>
      <w:rPr>
        <w:rFonts w:ascii="Symbol" w:hAnsi="Symbol" w:hint="default"/>
        <w:color w:val="auto"/>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E7B2872"/>
    <w:multiLevelType w:val="hybridMultilevel"/>
    <w:tmpl w:val="CE6216D0"/>
    <w:lvl w:ilvl="0" w:tplc="95ECFE78">
      <w:start w:val="1"/>
      <w:numFmt w:val="bullet"/>
      <w:lvlText w:val="•"/>
      <w:lvlJc w:val="left"/>
      <w:pPr>
        <w:tabs>
          <w:tab w:val="num" w:pos="360"/>
        </w:tabs>
        <w:ind w:left="360" w:hanging="360"/>
      </w:pPr>
      <w:rPr>
        <w:rFonts w:ascii="Arial" w:hAnsi="Arial" w:hint="default"/>
      </w:rPr>
    </w:lvl>
    <w:lvl w:ilvl="1" w:tplc="D15E8342" w:tentative="1">
      <w:start w:val="1"/>
      <w:numFmt w:val="bullet"/>
      <w:lvlText w:val="•"/>
      <w:lvlJc w:val="left"/>
      <w:pPr>
        <w:tabs>
          <w:tab w:val="num" w:pos="1080"/>
        </w:tabs>
        <w:ind w:left="1080" w:hanging="360"/>
      </w:pPr>
      <w:rPr>
        <w:rFonts w:ascii="Arial" w:hAnsi="Arial" w:hint="default"/>
      </w:rPr>
    </w:lvl>
    <w:lvl w:ilvl="2" w:tplc="FBCC49F0" w:tentative="1">
      <w:start w:val="1"/>
      <w:numFmt w:val="bullet"/>
      <w:lvlText w:val="•"/>
      <w:lvlJc w:val="left"/>
      <w:pPr>
        <w:tabs>
          <w:tab w:val="num" w:pos="1800"/>
        </w:tabs>
        <w:ind w:left="1800" w:hanging="360"/>
      </w:pPr>
      <w:rPr>
        <w:rFonts w:ascii="Arial" w:hAnsi="Arial" w:hint="default"/>
      </w:rPr>
    </w:lvl>
    <w:lvl w:ilvl="3" w:tplc="D5640732" w:tentative="1">
      <w:start w:val="1"/>
      <w:numFmt w:val="bullet"/>
      <w:lvlText w:val="•"/>
      <w:lvlJc w:val="left"/>
      <w:pPr>
        <w:tabs>
          <w:tab w:val="num" w:pos="2520"/>
        </w:tabs>
        <w:ind w:left="2520" w:hanging="360"/>
      </w:pPr>
      <w:rPr>
        <w:rFonts w:ascii="Arial" w:hAnsi="Arial" w:hint="default"/>
      </w:rPr>
    </w:lvl>
    <w:lvl w:ilvl="4" w:tplc="815E5F1E" w:tentative="1">
      <w:start w:val="1"/>
      <w:numFmt w:val="bullet"/>
      <w:lvlText w:val="•"/>
      <w:lvlJc w:val="left"/>
      <w:pPr>
        <w:tabs>
          <w:tab w:val="num" w:pos="3240"/>
        </w:tabs>
        <w:ind w:left="3240" w:hanging="360"/>
      </w:pPr>
      <w:rPr>
        <w:rFonts w:ascii="Arial" w:hAnsi="Arial" w:hint="default"/>
      </w:rPr>
    </w:lvl>
    <w:lvl w:ilvl="5" w:tplc="98404566" w:tentative="1">
      <w:start w:val="1"/>
      <w:numFmt w:val="bullet"/>
      <w:lvlText w:val="•"/>
      <w:lvlJc w:val="left"/>
      <w:pPr>
        <w:tabs>
          <w:tab w:val="num" w:pos="3960"/>
        </w:tabs>
        <w:ind w:left="3960" w:hanging="360"/>
      </w:pPr>
      <w:rPr>
        <w:rFonts w:ascii="Arial" w:hAnsi="Arial" w:hint="default"/>
      </w:rPr>
    </w:lvl>
    <w:lvl w:ilvl="6" w:tplc="E91EE250" w:tentative="1">
      <w:start w:val="1"/>
      <w:numFmt w:val="bullet"/>
      <w:lvlText w:val="•"/>
      <w:lvlJc w:val="left"/>
      <w:pPr>
        <w:tabs>
          <w:tab w:val="num" w:pos="4680"/>
        </w:tabs>
        <w:ind w:left="4680" w:hanging="360"/>
      </w:pPr>
      <w:rPr>
        <w:rFonts w:ascii="Arial" w:hAnsi="Arial" w:hint="default"/>
      </w:rPr>
    </w:lvl>
    <w:lvl w:ilvl="7" w:tplc="CACC89CA" w:tentative="1">
      <w:start w:val="1"/>
      <w:numFmt w:val="bullet"/>
      <w:lvlText w:val="•"/>
      <w:lvlJc w:val="left"/>
      <w:pPr>
        <w:tabs>
          <w:tab w:val="num" w:pos="5400"/>
        </w:tabs>
        <w:ind w:left="5400" w:hanging="360"/>
      </w:pPr>
      <w:rPr>
        <w:rFonts w:ascii="Arial" w:hAnsi="Arial" w:hint="default"/>
      </w:rPr>
    </w:lvl>
    <w:lvl w:ilvl="8" w:tplc="9F0611DE" w:tentative="1">
      <w:start w:val="1"/>
      <w:numFmt w:val="bullet"/>
      <w:lvlText w:val="•"/>
      <w:lvlJc w:val="left"/>
      <w:pPr>
        <w:tabs>
          <w:tab w:val="num" w:pos="6120"/>
        </w:tabs>
        <w:ind w:left="6120" w:hanging="360"/>
      </w:pPr>
      <w:rPr>
        <w:rFonts w:ascii="Arial" w:hAnsi="Arial" w:hint="default"/>
      </w:rPr>
    </w:lvl>
  </w:abstractNum>
  <w:abstractNum w:abstractNumId="74" w15:restartNumberingAfterBreak="0">
    <w:nsid w:val="738E55EF"/>
    <w:multiLevelType w:val="hybridMultilevel"/>
    <w:tmpl w:val="C750F984"/>
    <w:lvl w:ilvl="0" w:tplc="DA7209D6">
      <w:start w:val="1"/>
      <w:numFmt w:val="bullet"/>
      <w:pStyle w:val="HCLBullet2"/>
      <w:lvlText w:val=""/>
      <w:lvlJc w:val="left"/>
      <w:pPr>
        <w:tabs>
          <w:tab w:val="num" w:pos="763"/>
        </w:tabs>
        <w:ind w:left="763" w:hanging="360"/>
      </w:pPr>
      <w:rPr>
        <w:rFonts w:ascii="Wingdings" w:hAnsi="Wingdings" w:hint="default"/>
        <w:sz w:val="20"/>
        <w:szCs w:val="20"/>
      </w:rPr>
    </w:lvl>
    <w:lvl w:ilvl="1" w:tplc="B068F270">
      <w:start w:val="1"/>
      <w:numFmt w:val="bullet"/>
      <w:lvlText w:val=""/>
      <w:lvlJc w:val="left"/>
      <w:pPr>
        <w:tabs>
          <w:tab w:val="num" w:pos="-748"/>
        </w:tabs>
        <w:ind w:left="-748" w:hanging="144"/>
      </w:pPr>
      <w:rPr>
        <w:rFonts w:ascii="Symbol" w:hAnsi="Symbol" w:hint="default"/>
      </w:rPr>
    </w:lvl>
    <w:lvl w:ilvl="2" w:tplc="67BE542C" w:tentative="1">
      <w:start w:val="1"/>
      <w:numFmt w:val="bullet"/>
      <w:lvlText w:val=""/>
      <w:lvlJc w:val="left"/>
      <w:pPr>
        <w:tabs>
          <w:tab w:val="num" w:pos="188"/>
        </w:tabs>
        <w:ind w:left="188" w:hanging="360"/>
      </w:pPr>
      <w:rPr>
        <w:rFonts w:ascii="Wingdings" w:hAnsi="Wingdings" w:hint="default"/>
      </w:rPr>
    </w:lvl>
    <w:lvl w:ilvl="3" w:tplc="82AEB338" w:tentative="1">
      <w:start w:val="1"/>
      <w:numFmt w:val="bullet"/>
      <w:lvlText w:val=""/>
      <w:lvlJc w:val="left"/>
      <w:pPr>
        <w:tabs>
          <w:tab w:val="num" w:pos="908"/>
        </w:tabs>
        <w:ind w:left="908" w:hanging="360"/>
      </w:pPr>
      <w:rPr>
        <w:rFonts w:ascii="Symbol" w:hAnsi="Symbol" w:hint="default"/>
      </w:rPr>
    </w:lvl>
    <w:lvl w:ilvl="4" w:tplc="D89ED3D0" w:tentative="1">
      <w:start w:val="1"/>
      <w:numFmt w:val="bullet"/>
      <w:lvlText w:val="o"/>
      <w:lvlJc w:val="left"/>
      <w:pPr>
        <w:tabs>
          <w:tab w:val="num" w:pos="1628"/>
        </w:tabs>
        <w:ind w:left="1628" w:hanging="360"/>
      </w:pPr>
      <w:rPr>
        <w:rFonts w:ascii="Courier New" w:hAnsi="Courier New" w:cs="Courier New" w:hint="default"/>
      </w:rPr>
    </w:lvl>
    <w:lvl w:ilvl="5" w:tplc="7FC086E6" w:tentative="1">
      <w:start w:val="1"/>
      <w:numFmt w:val="bullet"/>
      <w:lvlText w:val=""/>
      <w:lvlJc w:val="left"/>
      <w:pPr>
        <w:tabs>
          <w:tab w:val="num" w:pos="2348"/>
        </w:tabs>
        <w:ind w:left="2348" w:hanging="360"/>
      </w:pPr>
      <w:rPr>
        <w:rFonts w:ascii="Wingdings" w:hAnsi="Wingdings" w:hint="default"/>
      </w:rPr>
    </w:lvl>
    <w:lvl w:ilvl="6" w:tplc="B5D687B2" w:tentative="1">
      <w:start w:val="1"/>
      <w:numFmt w:val="bullet"/>
      <w:lvlText w:val=""/>
      <w:lvlJc w:val="left"/>
      <w:pPr>
        <w:tabs>
          <w:tab w:val="num" w:pos="3068"/>
        </w:tabs>
        <w:ind w:left="3068" w:hanging="360"/>
      </w:pPr>
      <w:rPr>
        <w:rFonts w:ascii="Symbol" w:hAnsi="Symbol" w:hint="default"/>
      </w:rPr>
    </w:lvl>
    <w:lvl w:ilvl="7" w:tplc="1B70DF00" w:tentative="1">
      <w:start w:val="1"/>
      <w:numFmt w:val="bullet"/>
      <w:lvlText w:val="o"/>
      <w:lvlJc w:val="left"/>
      <w:pPr>
        <w:tabs>
          <w:tab w:val="num" w:pos="3788"/>
        </w:tabs>
        <w:ind w:left="3788" w:hanging="360"/>
      </w:pPr>
      <w:rPr>
        <w:rFonts w:ascii="Courier New" w:hAnsi="Courier New" w:cs="Courier New" w:hint="default"/>
      </w:rPr>
    </w:lvl>
    <w:lvl w:ilvl="8" w:tplc="C3B8132A" w:tentative="1">
      <w:start w:val="1"/>
      <w:numFmt w:val="bullet"/>
      <w:lvlText w:val=""/>
      <w:lvlJc w:val="left"/>
      <w:pPr>
        <w:tabs>
          <w:tab w:val="num" w:pos="4508"/>
        </w:tabs>
        <w:ind w:left="4508" w:hanging="360"/>
      </w:pPr>
      <w:rPr>
        <w:rFonts w:ascii="Wingdings" w:hAnsi="Wingdings" w:hint="default"/>
      </w:rPr>
    </w:lvl>
  </w:abstractNum>
  <w:abstractNum w:abstractNumId="75" w15:restartNumberingAfterBreak="0">
    <w:nsid w:val="777A4546"/>
    <w:multiLevelType w:val="hybridMultilevel"/>
    <w:tmpl w:val="8C24BEB6"/>
    <w:lvl w:ilvl="0" w:tplc="E5AC8290">
      <w:start w:val="1"/>
      <w:numFmt w:val="bullet"/>
      <w:pStyle w:val="bullet0"/>
      <w:lvlText w:val=""/>
      <w:lvlJc w:val="left"/>
      <w:pPr>
        <w:ind w:left="360" w:hanging="360"/>
      </w:pPr>
      <w:rPr>
        <w:rFonts w:ascii="Symbol" w:hAnsi="Symbol" w:hint="default"/>
        <w:b w:val="0"/>
      </w:rPr>
    </w:lvl>
    <w:lvl w:ilvl="1" w:tplc="0409000D">
      <w:start w:val="1"/>
      <w:numFmt w:val="bullet"/>
      <w:lvlText w:val=""/>
      <w:lvlJc w:val="left"/>
      <w:pPr>
        <w:ind w:left="1080" w:hanging="360"/>
      </w:pPr>
      <w:rPr>
        <w:rFonts w:ascii="Wingdings" w:hAnsi="Wingdings"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76" w15:restartNumberingAfterBreak="0">
    <w:nsid w:val="782B6478"/>
    <w:multiLevelType w:val="hybridMultilevel"/>
    <w:tmpl w:val="CDFA6E38"/>
    <w:lvl w:ilvl="0" w:tplc="C986A3A4">
      <w:start w:val="2"/>
      <w:numFmt w:val="bullet"/>
      <w:pStyle w:val="Liste2"/>
      <w:lvlText w:val="-"/>
      <w:lvlJc w:val="left"/>
      <w:pPr>
        <w:ind w:left="928" w:hanging="360"/>
      </w:pPr>
      <w:rPr>
        <w:rFonts w:ascii="Arial" w:eastAsia="Times New Roman" w:hAnsi="Arial" w:cs="Arial" w:hint="default"/>
      </w:rPr>
    </w:lvl>
    <w:lvl w:ilvl="1" w:tplc="04070003" w:tentative="1">
      <w:start w:val="1"/>
      <w:numFmt w:val="bullet"/>
      <w:lvlText w:val="o"/>
      <w:lvlJc w:val="left"/>
      <w:pPr>
        <w:ind w:left="1648" w:hanging="360"/>
      </w:pPr>
      <w:rPr>
        <w:rFonts w:ascii="Courier New" w:hAnsi="Courier New" w:cs="Courier New" w:hint="default"/>
      </w:rPr>
    </w:lvl>
    <w:lvl w:ilvl="2" w:tplc="04070005" w:tentative="1">
      <w:start w:val="1"/>
      <w:numFmt w:val="bullet"/>
      <w:lvlText w:val=""/>
      <w:lvlJc w:val="left"/>
      <w:pPr>
        <w:ind w:left="2368" w:hanging="360"/>
      </w:pPr>
      <w:rPr>
        <w:rFonts w:ascii="Wingdings" w:hAnsi="Wingdings" w:hint="default"/>
      </w:rPr>
    </w:lvl>
    <w:lvl w:ilvl="3" w:tplc="04070001" w:tentative="1">
      <w:start w:val="1"/>
      <w:numFmt w:val="bullet"/>
      <w:lvlText w:val=""/>
      <w:lvlJc w:val="left"/>
      <w:pPr>
        <w:ind w:left="3088" w:hanging="360"/>
      </w:pPr>
      <w:rPr>
        <w:rFonts w:ascii="Symbol" w:hAnsi="Symbol" w:hint="default"/>
      </w:rPr>
    </w:lvl>
    <w:lvl w:ilvl="4" w:tplc="04070003" w:tentative="1">
      <w:start w:val="1"/>
      <w:numFmt w:val="bullet"/>
      <w:lvlText w:val="o"/>
      <w:lvlJc w:val="left"/>
      <w:pPr>
        <w:ind w:left="3808" w:hanging="360"/>
      </w:pPr>
      <w:rPr>
        <w:rFonts w:ascii="Courier New" w:hAnsi="Courier New" w:cs="Courier New" w:hint="default"/>
      </w:rPr>
    </w:lvl>
    <w:lvl w:ilvl="5" w:tplc="04070005" w:tentative="1">
      <w:start w:val="1"/>
      <w:numFmt w:val="bullet"/>
      <w:lvlText w:val=""/>
      <w:lvlJc w:val="left"/>
      <w:pPr>
        <w:ind w:left="4528" w:hanging="360"/>
      </w:pPr>
      <w:rPr>
        <w:rFonts w:ascii="Wingdings" w:hAnsi="Wingdings" w:hint="default"/>
      </w:rPr>
    </w:lvl>
    <w:lvl w:ilvl="6" w:tplc="04070001" w:tentative="1">
      <w:start w:val="1"/>
      <w:numFmt w:val="bullet"/>
      <w:lvlText w:val=""/>
      <w:lvlJc w:val="left"/>
      <w:pPr>
        <w:ind w:left="5248" w:hanging="360"/>
      </w:pPr>
      <w:rPr>
        <w:rFonts w:ascii="Symbol" w:hAnsi="Symbol" w:hint="default"/>
      </w:rPr>
    </w:lvl>
    <w:lvl w:ilvl="7" w:tplc="04070003" w:tentative="1">
      <w:start w:val="1"/>
      <w:numFmt w:val="bullet"/>
      <w:lvlText w:val="o"/>
      <w:lvlJc w:val="left"/>
      <w:pPr>
        <w:ind w:left="5968" w:hanging="360"/>
      </w:pPr>
      <w:rPr>
        <w:rFonts w:ascii="Courier New" w:hAnsi="Courier New" w:cs="Courier New" w:hint="default"/>
      </w:rPr>
    </w:lvl>
    <w:lvl w:ilvl="8" w:tplc="04070005" w:tentative="1">
      <w:start w:val="1"/>
      <w:numFmt w:val="bullet"/>
      <w:lvlText w:val=""/>
      <w:lvlJc w:val="left"/>
      <w:pPr>
        <w:ind w:left="6688" w:hanging="360"/>
      </w:pPr>
      <w:rPr>
        <w:rFonts w:ascii="Wingdings" w:hAnsi="Wingdings" w:hint="default"/>
      </w:rPr>
    </w:lvl>
  </w:abstractNum>
  <w:abstractNum w:abstractNumId="77" w15:restartNumberingAfterBreak="0">
    <w:nsid w:val="78B80C17"/>
    <w:multiLevelType w:val="hybridMultilevel"/>
    <w:tmpl w:val="D4E85332"/>
    <w:lvl w:ilvl="0" w:tplc="1BA87C24">
      <w:start w:val="1"/>
      <w:numFmt w:val="upp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9C83F8B"/>
    <w:multiLevelType w:val="hybridMultilevel"/>
    <w:tmpl w:val="98A6A85A"/>
    <w:lvl w:ilvl="0" w:tplc="094265E2">
      <w:start w:val="1"/>
      <w:numFmt w:val="bullet"/>
      <w:pStyle w:val="BulletTIS"/>
      <w:lvlText w:val=""/>
      <w:lvlJc w:val="left"/>
      <w:pPr>
        <w:ind w:left="720" w:hanging="360"/>
      </w:pPr>
      <w:rPr>
        <w:rFonts w:ascii="Symbol" w:hAnsi="Symbol" w:hint="default"/>
      </w:rPr>
    </w:lvl>
    <w:lvl w:ilvl="1" w:tplc="2056E610">
      <w:start w:val="1"/>
      <w:numFmt w:val="bullet"/>
      <w:pStyle w:val="bulletlisttis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6D60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E5712EE"/>
    <w:multiLevelType w:val="hybridMultilevel"/>
    <w:tmpl w:val="F0A4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EA67351"/>
    <w:multiLevelType w:val="hybridMultilevel"/>
    <w:tmpl w:val="75162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F49585E"/>
    <w:multiLevelType w:val="multilevel"/>
    <w:tmpl w:val="A66E6F54"/>
    <w:lvl w:ilvl="0">
      <w:start w:val="1"/>
      <w:numFmt w:val="decimal"/>
      <w:pStyle w:val="BBHeading1"/>
      <w:lvlText w:val="%1."/>
      <w:lvlJc w:val="left"/>
      <w:pPr>
        <w:tabs>
          <w:tab w:val="num" w:pos="720"/>
        </w:tabs>
        <w:ind w:left="720" w:hanging="720"/>
      </w:pPr>
      <w:rPr>
        <w:rFonts w:cs="Times New Roman"/>
        <w:b/>
        <w:i w:val="0"/>
      </w:rPr>
    </w:lvl>
    <w:lvl w:ilvl="1">
      <w:start w:val="1"/>
      <w:numFmt w:val="decimal"/>
      <w:pStyle w:val="BBHeading2"/>
      <w:lvlText w:val="%1.%2"/>
      <w:lvlJc w:val="left"/>
      <w:pPr>
        <w:tabs>
          <w:tab w:val="num" w:pos="862"/>
        </w:tabs>
        <w:ind w:left="862" w:hanging="720"/>
      </w:pPr>
      <w:rPr>
        <w:rFonts w:cs="Times New Roman"/>
        <w:b w:val="0"/>
        <w:i w:val="0"/>
      </w:rPr>
    </w:lvl>
    <w:lvl w:ilvl="2">
      <w:start w:val="1"/>
      <w:numFmt w:val="decimal"/>
      <w:pStyle w:val="BBHeading3"/>
      <w:lvlText w:val="%1.%2.%3"/>
      <w:lvlJc w:val="left"/>
      <w:pPr>
        <w:tabs>
          <w:tab w:val="num" w:pos="1611"/>
        </w:tabs>
        <w:ind w:left="1611" w:hanging="902"/>
      </w:pPr>
      <w:rPr>
        <w:rFonts w:cs="Times New Roman"/>
        <w:b w:val="0"/>
        <w:i w:val="0"/>
      </w:rPr>
    </w:lvl>
    <w:lvl w:ilvl="3">
      <w:start w:val="1"/>
      <w:numFmt w:val="decimal"/>
      <w:pStyle w:val="BBHeading4"/>
      <w:lvlText w:val="%1.%2.%3.%4"/>
      <w:lvlJc w:val="left"/>
      <w:pPr>
        <w:tabs>
          <w:tab w:val="num" w:pos="2699"/>
        </w:tabs>
        <w:ind w:left="2699" w:hanging="1077"/>
      </w:pPr>
      <w:rPr>
        <w:rFonts w:cs="Times New Roman"/>
        <w:b w:val="0"/>
        <w:i w:val="0"/>
      </w:rPr>
    </w:lvl>
    <w:lvl w:ilvl="4">
      <w:start w:val="1"/>
      <w:numFmt w:val="lowerLetter"/>
      <w:pStyle w:val="BBHeading5"/>
      <w:lvlText w:val="(%5)"/>
      <w:lvlJc w:val="left"/>
      <w:pPr>
        <w:tabs>
          <w:tab w:val="num" w:pos="2699"/>
        </w:tabs>
        <w:ind w:left="2699" w:hanging="1077"/>
      </w:pPr>
      <w:rPr>
        <w:rFonts w:cs="Times New Roman"/>
        <w:b w:val="0"/>
        <w:i w:val="0"/>
      </w:rPr>
    </w:lvl>
    <w:lvl w:ilvl="5">
      <w:start w:val="1"/>
      <w:numFmt w:val="lowerRoman"/>
      <w:pStyle w:val="BBHeading6"/>
      <w:lvlText w:val="(%6)"/>
      <w:lvlJc w:val="left"/>
      <w:pPr>
        <w:tabs>
          <w:tab w:val="num" w:pos="3597"/>
        </w:tabs>
        <w:ind w:left="3238" w:hanging="539"/>
      </w:pPr>
      <w:rPr>
        <w:rFonts w:cs="Times New Roman"/>
        <w:b w:val="0"/>
        <w:i w:val="0"/>
      </w:rPr>
    </w:lvl>
    <w:lvl w:ilvl="6">
      <w:start w:val="1"/>
      <w:numFmt w:val="upperLetter"/>
      <w:pStyle w:val="BBHeading7"/>
      <w:lvlText w:val="(%7)"/>
      <w:lvlJc w:val="left"/>
      <w:pPr>
        <w:tabs>
          <w:tab w:val="num" w:pos="3907"/>
        </w:tabs>
        <w:ind w:left="3907" w:hanging="675"/>
      </w:pPr>
      <w:rPr>
        <w:rFonts w:cs="Times New Roman"/>
        <w:b w:val="0"/>
        <w:i w:val="0"/>
      </w:rPr>
    </w:lvl>
    <w:lvl w:ilvl="7">
      <w:start w:val="1"/>
      <w:numFmt w:val="upperRoman"/>
      <w:pStyle w:val="BBHeading8"/>
      <w:lvlText w:val="(%8)"/>
      <w:lvlJc w:val="left"/>
      <w:pPr>
        <w:tabs>
          <w:tab w:val="num" w:pos="4581"/>
        </w:tabs>
        <w:ind w:left="4581" w:hanging="674"/>
      </w:pPr>
      <w:rPr>
        <w:rFonts w:cs="Times New Roman"/>
        <w:b w:val="0"/>
        <w:i w:val="0"/>
      </w:rPr>
    </w:lvl>
    <w:lvl w:ilvl="8">
      <w:start w:val="1"/>
      <w:numFmt w:val="upperRoman"/>
      <w:pStyle w:val="BBHeading9"/>
      <w:lvlText w:val="(%9)"/>
      <w:lvlJc w:val="left"/>
      <w:pPr>
        <w:tabs>
          <w:tab w:val="num" w:pos="7198"/>
        </w:tabs>
        <w:ind w:left="6838" w:hanging="720"/>
      </w:pPr>
      <w:rPr>
        <w:rFonts w:cs="Times New Roman"/>
        <w:b w:val="0"/>
        <w:i w:val="0"/>
      </w:rPr>
    </w:lvl>
  </w:abstractNum>
  <w:num w:numId="1">
    <w:abstractNumId w:val="62"/>
  </w:num>
  <w:num w:numId="2">
    <w:abstractNumId w:val="35"/>
  </w:num>
  <w:num w:numId="3">
    <w:abstractNumId w:val="31"/>
  </w:num>
  <w:num w:numId="4">
    <w:abstractNumId w:val="53"/>
  </w:num>
  <w:num w:numId="5">
    <w:abstractNumId w:val="69"/>
  </w:num>
  <w:num w:numId="6">
    <w:abstractNumId w:val="33"/>
  </w:num>
  <w:num w:numId="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1"/>
  </w:num>
  <w:num w:numId="10">
    <w:abstractNumId w:val="11"/>
  </w:num>
  <w:num w:numId="11">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num>
  <w:num w:numId="1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21"/>
  </w:num>
  <w:num w:numId="18">
    <w:abstractNumId w:val="10"/>
  </w:num>
  <w:num w:numId="19">
    <w:abstractNumId w:val="72"/>
  </w:num>
  <w:num w:numId="20">
    <w:abstractNumId w:val="5"/>
  </w:num>
  <w:num w:numId="21">
    <w:abstractNumId w:val="56"/>
  </w:num>
  <w:num w:numId="22">
    <w:abstractNumId w:val="78"/>
  </w:num>
  <w:num w:numId="23">
    <w:abstractNumId w:val="9"/>
  </w:num>
  <w:num w:numId="24">
    <w:abstractNumId w:val="30"/>
  </w:num>
  <w:num w:numId="25">
    <w:abstractNumId w:val="59"/>
  </w:num>
  <w:num w:numId="26">
    <w:abstractNumId w:val="65"/>
  </w:num>
  <w:num w:numId="27">
    <w:abstractNumId w:val="7"/>
  </w:num>
  <w:num w:numId="28">
    <w:abstractNumId w:val="8"/>
    <w:lvlOverride w:ilvl="0">
      <w:lvl w:ilvl="0">
        <w:start w:val="1"/>
        <w:numFmt w:val="none"/>
        <w:lvlRestart w:val="0"/>
        <w:pStyle w:val="SchH1"/>
        <w:suff w:val="nothing"/>
        <w:lvlText w:val="%1"/>
        <w:lvlJc w:val="left"/>
        <w:pPr>
          <w:ind w:left="0" w:firstLine="0"/>
        </w:pPr>
        <w:rPr>
          <w:rFonts w:hint="default"/>
        </w:rPr>
      </w:lvl>
    </w:lvlOverride>
    <w:lvlOverride w:ilvl="1">
      <w:lvl w:ilvl="1">
        <w:start w:val="1"/>
        <w:numFmt w:val="decimal"/>
        <w:pStyle w:val="SchH2"/>
        <w:lvlText w:val="%1%2."/>
        <w:lvlJc w:val="left"/>
        <w:pPr>
          <w:tabs>
            <w:tab w:val="num" w:pos="709"/>
          </w:tabs>
          <w:ind w:left="709" w:hanging="709"/>
        </w:pPr>
        <w:rPr>
          <w:rFonts w:hint="default"/>
        </w:rPr>
      </w:lvl>
    </w:lvlOverride>
    <w:lvlOverride w:ilvl="2">
      <w:lvl w:ilvl="2">
        <w:start w:val="1"/>
        <w:numFmt w:val="decimal"/>
        <w:pStyle w:val="SchH3"/>
        <w:lvlText w:val="%2.%3"/>
        <w:lvlJc w:val="left"/>
        <w:pPr>
          <w:tabs>
            <w:tab w:val="num" w:pos="709"/>
          </w:tabs>
          <w:ind w:left="709" w:hanging="709"/>
        </w:pPr>
        <w:rPr>
          <w:rFonts w:hint="default"/>
        </w:rPr>
      </w:lvl>
    </w:lvlOverride>
    <w:lvlOverride w:ilvl="3">
      <w:lvl w:ilvl="3">
        <w:start w:val="1"/>
        <w:numFmt w:val="lowerLetter"/>
        <w:pStyle w:val="SchH4"/>
        <w:lvlText w:val="(%4)"/>
        <w:lvlJc w:val="left"/>
        <w:pPr>
          <w:tabs>
            <w:tab w:val="num" w:pos="1418"/>
          </w:tabs>
          <w:ind w:left="1418" w:hanging="709"/>
        </w:pPr>
        <w:rPr>
          <w:rFonts w:hint="default"/>
        </w:rPr>
      </w:lvl>
    </w:lvlOverride>
    <w:lvlOverride w:ilvl="4">
      <w:lvl w:ilvl="4">
        <w:start w:val="1"/>
        <w:numFmt w:val="lowerRoman"/>
        <w:pStyle w:val="SchH5"/>
        <w:lvlText w:val="(%5)"/>
        <w:lvlJc w:val="left"/>
        <w:pPr>
          <w:tabs>
            <w:tab w:val="num" w:pos="2126"/>
          </w:tabs>
          <w:ind w:left="2126" w:hanging="708"/>
        </w:pPr>
        <w:rPr>
          <w:rFonts w:hint="default"/>
        </w:rPr>
      </w:lvl>
    </w:lvlOverride>
    <w:lvlOverride w:ilvl="5">
      <w:lvl w:ilvl="5">
        <w:start w:val="1"/>
        <w:numFmt w:val="upperLetter"/>
        <w:pStyle w:val="SchH6"/>
        <w:lvlText w:val="(%6)"/>
        <w:lvlJc w:val="left"/>
        <w:pPr>
          <w:tabs>
            <w:tab w:val="num" w:pos="2835"/>
          </w:tabs>
          <w:ind w:left="2835" w:hanging="709"/>
        </w:pPr>
        <w:rPr>
          <w:rFonts w:hint="default"/>
        </w:rPr>
      </w:lvl>
    </w:lvlOverride>
    <w:lvlOverride w:ilvl="6">
      <w:lvl w:ilvl="6">
        <w:start w:val="1"/>
        <w:numFmt w:val="decimal"/>
        <w:lvlText w:val="(%7)"/>
        <w:lvlJc w:val="left"/>
        <w:pPr>
          <w:tabs>
            <w:tab w:val="num" w:pos="3544"/>
          </w:tabs>
          <w:ind w:left="3544" w:hanging="709"/>
        </w:pPr>
        <w:rPr>
          <w:rFonts w:hint="default"/>
        </w:rPr>
      </w:lvl>
    </w:lvlOverride>
    <w:lvlOverride w:ilvl="7">
      <w:lvl w:ilvl="7">
        <w:start w:val="1"/>
        <w:numFmt w:val="none"/>
        <w:lvlRestart w:val="0"/>
        <w:suff w:val="nothing"/>
        <w:lvlText w:val=""/>
        <w:lvlJc w:val="left"/>
        <w:pPr>
          <w:ind w:left="0" w:firstLine="0"/>
        </w:pPr>
        <w:rPr>
          <w:rFonts w:hint="default"/>
        </w:rPr>
      </w:lvl>
    </w:lvlOverride>
    <w:lvlOverride w:ilvl="8">
      <w:lvl w:ilvl="8">
        <w:start w:val="1"/>
        <w:numFmt w:val="none"/>
        <w:lvlRestart w:val="0"/>
        <w:suff w:val="nothing"/>
        <w:lvlText w:val=""/>
        <w:lvlJc w:val="left"/>
        <w:pPr>
          <w:ind w:left="0" w:firstLine="0"/>
        </w:pPr>
        <w:rPr>
          <w:rFonts w:hint="default"/>
        </w:rPr>
      </w:lvl>
    </w:lvlOverride>
  </w:num>
  <w:num w:numId="29">
    <w:abstractNumId w:val="20"/>
  </w:num>
  <w:num w:numId="30">
    <w:abstractNumId w:val="74"/>
  </w:num>
  <w:num w:numId="3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2"/>
  </w:num>
  <w:num w:numId="34">
    <w:abstractNumId w:val="64"/>
  </w:num>
  <w:num w:numId="35">
    <w:abstractNumId w:val="14"/>
  </w:num>
  <w:num w:numId="36">
    <w:abstractNumId w:val="75"/>
  </w:num>
  <w:num w:numId="37">
    <w:abstractNumId w:val="13"/>
  </w:num>
  <w:num w:numId="38">
    <w:abstractNumId w:val="76"/>
  </w:num>
  <w:num w:numId="39">
    <w:abstractNumId w:val="48"/>
  </w:num>
  <w:num w:numId="40">
    <w:abstractNumId w:val="45"/>
  </w:num>
  <w:num w:numId="41">
    <w:abstractNumId w:val="57"/>
  </w:num>
  <w:num w:numId="42">
    <w:abstractNumId w:val="12"/>
  </w:num>
  <w:num w:numId="43">
    <w:abstractNumId w:val="80"/>
  </w:num>
  <w:num w:numId="44">
    <w:abstractNumId w:val="51"/>
  </w:num>
  <w:num w:numId="45">
    <w:abstractNumId w:val="77"/>
  </w:num>
  <w:num w:numId="46">
    <w:abstractNumId w:val="43"/>
  </w:num>
  <w:num w:numId="47">
    <w:abstractNumId w:val="27"/>
  </w:num>
  <w:num w:numId="48">
    <w:abstractNumId w:val="49"/>
  </w:num>
  <w:num w:numId="49">
    <w:abstractNumId w:val="60"/>
  </w:num>
  <w:num w:numId="50">
    <w:abstractNumId w:val="17"/>
  </w:num>
  <w:num w:numId="51">
    <w:abstractNumId w:val="46"/>
  </w:num>
  <w:num w:numId="52">
    <w:abstractNumId w:val="3"/>
  </w:num>
  <w:num w:numId="53">
    <w:abstractNumId w:val="15"/>
  </w:num>
  <w:num w:numId="54">
    <w:abstractNumId w:val="58"/>
  </w:num>
  <w:num w:numId="55">
    <w:abstractNumId w:val="28"/>
  </w:num>
  <w:num w:numId="56">
    <w:abstractNumId w:val="2"/>
  </w:num>
  <w:num w:numId="57">
    <w:abstractNumId w:val="61"/>
  </w:num>
  <w:num w:numId="58">
    <w:abstractNumId w:val="40"/>
  </w:num>
  <w:num w:numId="59">
    <w:abstractNumId w:val="34"/>
  </w:num>
  <w:num w:numId="60">
    <w:abstractNumId w:val="81"/>
  </w:num>
  <w:num w:numId="61">
    <w:abstractNumId w:val="71"/>
  </w:num>
  <w:num w:numId="62">
    <w:abstractNumId w:val="6"/>
  </w:num>
  <w:num w:numId="63">
    <w:abstractNumId w:val="41"/>
  </w:num>
  <w:num w:numId="64">
    <w:abstractNumId w:val="4"/>
  </w:num>
  <w:num w:numId="65">
    <w:abstractNumId w:val="79"/>
  </w:num>
  <w:num w:numId="66">
    <w:abstractNumId w:val="73"/>
  </w:num>
  <w:num w:numId="67">
    <w:abstractNumId w:val="18"/>
  </w:num>
  <w:num w:numId="68">
    <w:abstractNumId w:val="23"/>
  </w:num>
  <w:num w:numId="69">
    <w:abstractNumId w:val="39"/>
  </w:num>
  <w:num w:numId="70">
    <w:abstractNumId w:val="32"/>
  </w:num>
  <w:num w:numId="71">
    <w:abstractNumId w:val="36"/>
  </w:num>
  <w:num w:numId="72">
    <w:abstractNumId w:val="16"/>
  </w:num>
  <w:num w:numId="73">
    <w:abstractNumId w:val="29"/>
  </w:num>
  <w:num w:numId="74">
    <w:abstractNumId w:val="66"/>
  </w:num>
  <w:num w:numId="75">
    <w:abstractNumId w:val="26"/>
  </w:num>
  <w:num w:numId="76">
    <w:abstractNumId w:val="63"/>
  </w:num>
  <w:num w:numId="77">
    <w:abstractNumId w:val="42"/>
  </w:num>
  <w:num w:numId="78">
    <w:abstractNumId w:val="50"/>
  </w:num>
  <w:num w:numId="79">
    <w:abstractNumId w:val="70"/>
  </w:num>
  <w:num w:numId="80">
    <w:abstractNumId w:val="38"/>
  </w:num>
  <w:num w:numId="81">
    <w:abstractNumId w:val="67"/>
  </w:num>
  <w:num w:numId="82">
    <w:abstractNumId w:val="68"/>
  </w:num>
  <w:num w:numId="83">
    <w:abstractNumId w:val="22"/>
  </w:num>
  <w:numIdMacAtCleanup w:val="8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ojary, Naresh (Cognizant)">
    <w15:presenceInfo w15:providerId="AD" w15:userId="S-1-5-21-1178368992-402679808-390482200-1695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drawingGridHorizontalSpacing w:val="110"/>
  <w:displayHorizontalDrawingGridEvery w:val="2"/>
  <w:characterSpacingControl w:val="doNotCompress"/>
  <w:hdrShapeDefaults>
    <o:shapedefaults v:ext="edit" spidmax="6145">
      <o:colormru v:ext="edit" colors="white,gray"/>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980"/>
    <w:rsid w:val="0000001E"/>
    <w:rsid w:val="000016CD"/>
    <w:rsid w:val="00001BE0"/>
    <w:rsid w:val="000024F8"/>
    <w:rsid w:val="000029B7"/>
    <w:rsid w:val="00002EF3"/>
    <w:rsid w:val="00004748"/>
    <w:rsid w:val="00005883"/>
    <w:rsid w:val="00006C3B"/>
    <w:rsid w:val="00007DBC"/>
    <w:rsid w:val="00010993"/>
    <w:rsid w:val="00011290"/>
    <w:rsid w:val="00011600"/>
    <w:rsid w:val="00012142"/>
    <w:rsid w:val="00012C8C"/>
    <w:rsid w:val="00013F89"/>
    <w:rsid w:val="00014093"/>
    <w:rsid w:val="0001421E"/>
    <w:rsid w:val="0001438D"/>
    <w:rsid w:val="000143E9"/>
    <w:rsid w:val="00014B89"/>
    <w:rsid w:val="0001591C"/>
    <w:rsid w:val="00015948"/>
    <w:rsid w:val="00015D87"/>
    <w:rsid w:val="00015F88"/>
    <w:rsid w:val="00017E9E"/>
    <w:rsid w:val="00020F30"/>
    <w:rsid w:val="000223B1"/>
    <w:rsid w:val="000229D5"/>
    <w:rsid w:val="00022E13"/>
    <w:rsid w:val="000251C6"/>
    <w:rsid w:val="0002560B"/>
    <w:rsid w:val="00025A07"/>
    <w:rsid w:val="00027581"/>
    <w:rsid w:val="0003006B"/>
    <w:rsid w:val="00030AB5"/>
    <w:rsid w:val="00030B5C"/>
    <w:rsid w:val="000315E2"/>
    <w:rsid w:val="000372D5"/>
    <w:rsid w:val="00037C89"/>
    <w:rsid w:val="00040782"/>
    <w:rsid w:val="00040CF9"/>
    <w:rsid w:val="00040F38"/>
    <w:rsid w:val="00041DCD"/>
    <w:rsid w:val="0004226D"/>
    <w:rsid w:val="00042C87"/>
    <w:rsid w:val="00043586"/>
    <w:rsid w:val="000448CD"/>
    <w:rsid w:val="000449F0"/>
    <w:rsid w:val="000452C7"/>
    <w:rsid w:val="000453E2"/>
    <w:rsid w:val="00046295"/>
    <w:rsid w:val="000467D3"/>
    <w:rsid w:val="00046E8B"/>
    <w:rsid w:val="00047052"/>
    <w:rsid w:val="00047C8C"/>
    <w:rsid w:val="00050F67"/>
    <w:rsid w:val="00052421"/>
    <w:rsid w:val="00053D1A"/>
    <w:rsid w:val="000553E1"/>
    <w:rsid w:val="00055588"/>
    <w:rsid w:val="00056B98"/>
    <w:rsid w:val="00057F25"/>
    <w:rsid w:val="00060BC0"/>
    <w:rsid w:val="000615A1"/>
    <w:rsid w:val="00061753"/>
    <w:rsid w:val="0006238F"/>
    <w:rsid w:val="00063F0E"/>
    <w:rsid w:val="0006437E"/>
    <w:rsid w:val="00065214"/>
    <w:rsid w:val="00065469"/>
    <w:rsid w:val="00065636"/>
    <w:rsid w:val="00065B1C"/>
    <w:rsid w:val="000668A7"/>
    <w:rsid w:val="000708CB"/>
    <w:rsid w:val="000709B2"/>
    <w:rsid w:val="00071A5B"/>
    <w:rsid w:val="00071A8E"/>
    <w:rsid w:val="00073516"/>
    <w:rsid w:val="00073757"/>
    <w:rsid w:val="00073B45"/>
    <w:rsid w:val="00073CA9"/>
    <w:rsid w:val="00074A4C"/>
    <w:rsid w:val="00075035"/>
    <w:rsid w:val="000756DB"/>
    <w:rsid w:val="00075B8A"/>
    <w:rsid w:val="0007711D"/>
    <w:rsid w:val="0007734E"/>
    <w:rsid w:val="000803E0"/>
    <w:rsid w:val="000815B5"/>
    <w:rsid w:val="00081DB9"/>
    <w:rsid w:val="00082D63"/>
    <w:rsid w:val="00083268"/>
    <w:rsid w:val="00084183"/>
    <w:rsid w:val="00084456"/>
    <w:rsid w:val="00085801"/>
    <w:rsid w:val="00086614"/>
    <w:rsid w:val="000878B0"/>
    <w:rsid w:val="00090430"/>
    <w:rsid w:val="00091771"/>
    <w:rsid w:val="00091ACD"/>
    <w:rsid w:val="0009259B"/>
    <w:rsid w:val="0009306D"/>
    <w:rsid w:val="0009313B"/>
    <w:rsid w:val="00093960"/>
    <w:rsid w:val="00093C90"/>
    <w:rsid w:val="00094155"/>
    <w:rsid w:val="000957CA"/>
    <w:rsid w:val="000A0E05"/>
    <w:rsid w:val="000A1991"/>
    <w:rsid w:val="000A20F9"/>
    <w:rsid w:val="000A2A90"/>
    <w:rsid w:val="000A2ABB"/>
    <w:rsid w:val="000A2B0C"/>
    <w:rsid w:val="000A31FA"/>
    <w:rsid w:val="000A3CBF"/>
    <w:rsid w:val="000A3FEA"/>
    <w:rsid w:val="000A4170"/>
    <w:rsid w:val="000A4837"/>
    <w:rsid w:val="000A4C6D"/>
    <w:rsid w:val="000A505F"/>
    <w:rsid w:val="000A561D"/>
    <w:rsid w:val="000A589F"/>
    <w:rsid w:val="000A6113"/>
    <w:rsid w:val="000A72A7"/>
    <w:rsid w:val="000B0010"/>
    <w:rsid w:val="000B32F1"/>
    <w:rsid w:val="000B39CF"/>
    <w:rsid w:val="000B4164"/>
    <w:rsid w:val="000B4712"/>
    <w:rsid w:val="000B501A"/>
    <w:rsid w:val="000B5702"/>
    <w:rsid w:val="000B5CA8"/>
    <w:rsid w:val="000B6661"/>
    <w:rsid w:val="000B6EEA"/>
    <w:rsid w:val="000B7737"/>
    <w:rsid w:val="000C1B7A"/>
    <w:rsid w:val="000C3131"/>
    <w:rsid w:val="000C4800"/>
    <w:rsid w:val="000C79CD"/>
    <w:rsid w:val="000C7EE0"/>
    <w:rsid w:val="000D02FE"/>
    <w:rsid w:val="000D05B3"/>
    <w:rsid w:val="000D0B89"/>
    <w:rsid w:val="000D2F8A"/>
    <w:rsid w:val="000D2FF5"/>
    <w:rsid w:val="000D351D"/>
    <w:rsid w:val="000D421B"/>
    <w:rsid w:val="000D63ED"/>
    <w:rsid w:val="000D6836"/>
    <w:rsid w:val="000D6AC0"/>
    <w:rsid w:val="000E0EC8"/>
    <w:rsid w:val="000E29E6"/>
    <w:rsid w:val="000E300F"/>
    <w:rsid w:val="000E5979"/>
    <w:rsid w:val="000E5D25"/>
    <w:rsid w:val="000E5E6C"/>
    <w:rsid w:val="000E61F0"/>
    <w:rsid w:val="000E6432"/>
    <w:rsid w:val="000E65BA"/>
    <w:rsid w:val="000E6A70"/>
    <w:rsid w:val="000E6DE9"/>
    <w:rsid w:val="000E7A75"/>
    <w:rsid w:val="000F4015"/>
    <w:rsid w:val="000F4952"/>
    <w:rsid w:val="000F5996"/>
    <w:rsid w:val="000F6FC2"/>
    <w:rsid w:val="00100BA5"/>
    <w:rsid w:val="001015B5"/>
    <w:rsid w:val="001016B7"/>
    <w:rsid w:val="00101985"/>
    <w:rsid w:val="001021ED"/>
    <w:rsid w:val="00102324"/>
    <w:rsid w:val="001041B2"/>
    <w:rsid w:val="00105C6C"/>
    <w:rsid w:val="00106C5B"/>
    <w:rsid w:val="00106CE1"/>
    <w:rsid w:val="00106F63"/>
    <w:rsid w:val="00106F68"/>
    <w:rsid w:val="00107637"/>
    <w:rsid w:val="00107DC1"/>
    <w:rsid w:val="00110AC6"/>
    <w:rsid w:val="001132E3"/>
    <w:rsid w:val="0011457C"/>
    <w:rsid w:val="001150C1"/>
    <w:rsid w:val="00115272"/>
    <w:rsid w:val="00115EB6"/>
    <w:rsid w:val="00115F9E"/>
    <w:rsid w:val="001164C8"/>
    <w:rsid w:val="00117B89"/>
    <w:rsid w:val="001204C3"/>
    <w:rsid w:val="001206F0"/>
    <w:rsid w:val="00122661"/>
    <w:rsid w:val="00122CAE"/>
    <w:rsid w:val="00122E38"/>
    <w:rsid w:val="00123342"/>
    <w:rsid w:val="001233C1"/>
    <w:rsid w:val="00123DFF"/>
    <w:rsid w:val="001255BC"/>
    <w:rsid w:val="0012671D"/>
    <w:rsid w:val="00126F73"/>
    <w:rsid w:val="00127C29"/>
    <w:rsid w:val="00127FA2"/>
    <w:rsid w:val="001301F6"/>
    <w:rsid w:val="001302AA"/>
    <w:rsid w:val="00130828"/>
    <w:rsid w:val="001310E6"/>
    <w:rsid w:val="00131555"/>
    <w:rsid w:val="001315CB"/>
    <w:rsid w:val="00131F2C"/>
    <w:rsid w:val="00133533"/>
    <w:rsid w:val="001337B8"/>
    <w:rsid w:val="00134AD1"/>
    <w:rsid w:val="00134B38"/>
    <w:rsid w:val="00136768"/>
    <w:rsid w:val="00137B15"/>
    <w:rsid w:val="00137B8E"/>
    <w:rsid w:val="00140478"/>
    <w:rsid w:val="00140DE3"/>
    <w:rsid w:val="00141713"/>
    <w:rsid w:val="00141BA5"/>
    <w:rsid w:val="00142C55"/>
    <w:rsid w:val="00143680"/>
    <w:rsid w:val="00144B11"/>
    <w:rsid w:val="00145712"/>
    <w:rsid w:val="00145DF8"/>
    <w:rsid w:val="00146CA5"/>
    <w:rsid w:val="00147629"/>
    <w:rsid w:val="00147C5A"/>
    <w:rsid w:val="00151340"/>
    <w:rsid w:val="0015190A"/>
    <w:rsid w:val="001524BA"/>
    <w:rsid w:val="001527D5"/>
    <w:rsid w:val="00152B3D"/>
    <w:rsid w:val="00153952"/>
    <w:rsid w:val="001545AF"/>
    <w:rsid w:val="00154C09"/>
    <w:rsid w:val="00156B17"/>
    <w:rsid w:val="00156B6C"/>
    <w:rsid w:val="001570CD"/>
    <w:rsid w:val="0015755B"/>
    <w:rsid w:val="00161720"/>
    <w:rsid w:val="0016174A"/>
    <w:rsid w:val="00162568"/>
    <w:rsid w:val="00162AA2"/>
    <w:rsid w:val="00162FE2"/>
    <w:rsid w:val="00164846"/>
    <w:rsid w:val="00164E04"/>
    <w:rsid w:val="001652C6"/>
    <w:rsid w:val="00167356"/>
    <w:rsid w:val="00167683"/>
    <w:rsid w:val="00167A1E"/>
    <w:rsid w:val="00167BC9"/>
    <w:rsid w:val="00167C4C"/>
    <w:rsid w:val="00167C57"/>
    <w:rsid w:val="00167F7D"/>
    <w:rsid w:val="001706C1"/>
    <w:rsid w:val="00170D81"/>
    <w:rsid w:val="001714AB"/>
    <w:rsid w:val="00171E97"/>
    <w:rsid w:val="00172D06"/>
    <w:rsid w:val="00173623"/>
    <w:rsid w:val="00173732"/>
    <w:rsid w:val="00173777"/>
    <w:rsid w:val="001739C5"/>
    <w:rsid w:val="00174DE9"/>
    <w:rsid w:val="001754A2"/>
    <w:rsid w:val="001761D9"/>
    <w:rsid w:val="00176660"/>
    <w:rsid w:val="00180326"/>
    <w:rsid w:val="001812DF"/>
    <w:rsid w:val="001825B5"/>
    <w:rsid w:val="00182ABB"/>
    <w:rsid w:val="00182DBC"/>
    <w:rsid w:val="00183261"/>
    <w:rsid w:val="00183E10"/>
    <w:rsid w:val="00184A7C"/>
    <w:rsid w:val="00184AFD"/>
    <w:rsid w:val="001857C5"/>
    <w:rsid w:val="0018580F"/>
    <w:rsid w:val="00185A1F"/>
    <w:rsid w:val="00185C1C"/>
    <w:rsid w:val="00186626"/>
    <w:rsid w:val="0019009C"/>
    <w:rsid w:val="00191493"/>
    <w:rsid w:val="00191F97"/>
    <w:rsid w:val="00193B8B"/>
    <w:rsid w:val="00193D63"/>
    <w:rsid w:val="00196E23"/>
    <w:rsid w:val="00197BFC"/>
    <w:rsid w:val="00197DE3"/>
    <w:rsid w:val="001A0BC0"/>
    <w:rsid w:val="001A298A"/>
    <w:rsid w:val="001A376E"/>
    <w:rsid w:val="001A3C60"/>
    <w:rsid w:val="001A4A80"/>
    <w:rsid w:val="001A5198"/>
    <w:rsid w:val="001A51A8"/>
    <w:rsid w:val="001A58B0"/>
    <w:rsid w:val="001A5EA0"/>
    <w:rsid w:val="001A6482"/>
    <w:rsid w:val="001A7DC6"/>
    <w:rsid w:val="001A7F71"/>
    <w:rsid w:val="001B1C9D"/>
    <w:rsid w:val="001B259F"/>
    <w:rsid w:val="001B302B"/>
    <w:rsid w:val="001B334B"/>
    <w:rsid w:val="001B3C81"/>
    <w:rsid w:val="001B4220"/>
    <w:rsid w:val="001B56C9"/>
    <w:rsid w:val="001B606F"/>
    <w:rsid w:val="001B6B03"/>
    <w:rsid w:val="001B750F"/>
    <w:rsid w:val="001C0F5F"/>
    <w:rsid w:val="001C14ED"/>
    <w:rsid w:val="001C1AE9"/>
    <w:rsid w:val="001C4120"/>
    <w:rsid w:val="001C459C"/>
    <w:rsid w:val="001C498E"/>
    <w:rsid w:val="001C7123"/>
    <w:rsid w:val="001C7A2A"/>
    <w:rsid w:val="001D0150"/>
    <w:rsid w:val="001D1AC0"/>
    <w:rsid w:val="001D2051"/>
    <w:rsid w:val="001D2627"/>
    <w:rsid w:val="001D2F03"/>
    <w:rsid w:val="001D36FC"/>
    <w:rsid w:val="001D4248"/>
    <w:rsid w:val="001D434B"/>
    <w:rsid w:val="001D6407"/>
    <w:rsid w:val="001D714A"/>
    <w:rsid w:val="001D756D"/>
    <w:rsid w:val="001D7F97"/>
    <w:rsid w:val="001E0003"/>
    <w:rsid w:val="001E0186"/>
    <w:rsid w:val="001E239B"/>
    <w:rsid w:val="001E2B44"/>
    <w:rsid w:val="001E33EF"/>
    <w:rsid w:val="001E448B"/>
    <w:rsid w:val="001E4C35"/>
    <w:rsid w:val="001E4E41"/>
    <w:rsid w:val="001E5186"/>
    <w:rsid w:val="001E595C"/>
    <w:rsid w:val="001E5FA7"/>
    <w:rsid w:val="001E6252"/>
    <w:rsid w:val="001E6329"/>
    <w:rsid w:val="001E66E5"/>
    <w:rsid w:val="001F06F3"/>
    <w:rsid w:val="001F274F"/>
    <w:rsid w:val="001F2C6A"/>
    <w:rsid w:val="001F34B2"/>
    <w:rsid w:val="001F36BA"/>
    <w:rsid w:val="001F379F"/>
    <w:rsid w:val="001F4BC3"/>
    <w:rsid w:val="001F54D7"/>
    <w:rsid w:val="001F65F6"/>
    <w:rsid w:val="001F7D95"/>
    <w:rsid w:val="002000A0"/>
    <w:rsid w:val="00200A7A"/>
    <w:rsid w:val="002010D8"/>
    <w:rsid w:val="002016FE"/>
    <w:rsid w:val="00201747"/>
    <w:rsid w:val="00202570"/>
    <w:rsid w:val="00202C6D"/>
    <w:rsid w:val="00204AA9"/>
    <w:rsid w:val="00204E5D"/>
    <w:rsid w:val="002050A9"/>
    <w:rsid w:val="002054F4"/>
    <w:rsid w:val="002056A6"/>
    <w:rsid w:val="00205C67"/>
    <w:rsid w:val="0020705C"/>
    <w:rsid w:val="00207372"/>
    <w:rsid w:val="0020777A"/>
    <w:rsid w:val="00210F31"/>
    <w:rsid w:val="00210F88"/>
    <w:rsid w:val="00210FAC"/>
    <w:rsid w:val="0021185B"/>
    <w:rsid w:val="00211B9C"/>
    <w:rsid w:val="002133AA"/>
    <w:rsid w:val="00213508"/>
    <w:rsid w:val="00213BC9"/>
    <w:rsid w:val="002144D8"/>
    <w:rsid w:val="002151F5"/>
    <w:rsid w:val="002157D6"/>
    <w:rsid w:val="00215E26"/>
    <w:rsid w:val="002171C3"/>
    <w:rsid w:val="00217674"/>
    <w:rsid w:val="002200DA"/>
    <w:rsid w:val="00220465"/>
    <w:rsid w:val="0022082D"/>
    <w:rsid w:val="00220D7F"/>
    <w:rsid w:val="00221095"/>
    <w:rsid w:val="0022147F"/>
    <w:rsid w:val="00221D7E"/>
    <w:rsid w:val="002228A2"/>
    <w:rsid w:val="002228B2"/>
    <w:rsid w:val="00223250"/>
    <w:rsid w:val="0022444A"/>
    <w:rsid w:val="00224C95"/>
    <w:rsid w:val="0022511D"/>
    <w:rsid w:val="00227058"/>
    <w:rsid w:val="002305BB"/>
    <w:rsid w:val="00230C5F"/>
    <w:rsid w:val="002312C1"/>
    <w:rsid w:val="0023162A"/>
    <w:rsid w:val="0023226F"/>
    <w:rsid w:val="002332FD"/>
    <w:rsid w:val="00233B3A"/>
    <w:rsid w:val="002341A0"/>
    <w:rsid w:val="00234BAD"/>
    <w:rsid w:val="0023543B"/>
    <w:rsid w:val="002360A9"/>
    <w:rsid w:val="0023618C"/>
    <w:rsid w:val="00240135"/>
    <w:rsid w:val="002410BF"/>
    <w:rsid w:val="0024181A"/>
    <w:rsid w:val="002420DF"/>
    <w:rsid w:val="00242590"/>
    <w:rsid w:val="00242E3F"/>
    <w:rsid w:val="002433A7"/>
    <w:rsid w:val="00243882"/>
    <w:rsid w:val="0024411C"/>
    <w:rsid w:val="00244FAD"/>
    <w:rsid w:val="00247BDB"/>
    <w:rsid w:val="00251292"/>
    <w:rsid w:val="00251697"/>
    <w:rsid w:val="00252696"/>
    <w:rsid w:val="00257858"/>
    <w:rsid w:val="002604BE"/>
    <w:rsid w:val="00260F22"/>
    <w:rsid w:val="002613CF"/>
    <w:rsid w:val="00261FF5"/>
    <w:rsid w:val="0026271E"/>
    <w:rsid w:val="00262A32"/>
    <w:rsid w:val="00263512"/>
    <w:rsid w:val="002640C1"/>
    <w:rsid w:val="00264D4E"/>
    <w:rsid w:val="00265911"/>
    <w:rsid w:val="00265E77"/>
    <w:rsid w:val="00266446"/>
    <w:rsid w:val="00266839"/>
    <w:rsid w:val="00266973"/>
    <w:rsid w:val="0026737D"/>
    <w:rsid w:val="0026786B"/>
    <w:rsid w:val="00267AB0"/>
    <w:rsid w:val="00270054"/>
    <w:rsid w:val="00270C0E"/>
    <w:rsid w:val="00271AF6"/>
    <w:rsid w:val="00273D44"/>
    <w:rsid w:val="0027452E"/>
    <w:rsid w:val="002779A6"/>
    <w:rsid w:val="00277D72"/>
    <w:rsid w:val="002805A4"/>
    <w:rsid w:val="002812D1"/>
    <w:rsid w:val="00281E42"/>
    <w:rsid w:val="00281F10"/>
    <w:rsid w:val="002832D9"/>
    <w:rsid w:val="002832EE"/>
    <w:rsid w:val="0028368E"/>
    <w:rsid w:val="002849D8"/>
    <w:rsid w:val="00284A26"/>
    <w:rsid w:val="00284A87"/>
    <w:rsid w:val="00285A66"/>
    <w:rsid w:val="00285D09"/>
    <w:rsid w:val="002872E9"/>
    <w:rsid w:val="00287BAC"/>
    <w:rsid w:val="00290719"/>
    <w:rsid w:val="0029073E"/>
    <w:rsid w:val="00292285"/>
    <w:rsid w:val="00292E55"/>
    <w:rsid w:val="00294351"/>
    <w:rsid w:val="00295087"/>
    <w:rsid w:val="00295726"/>
    <w:rsid w:val="00295853"/>
    <w:rsid w:val="00295B9B"/>
    <w:rsid w:val="002963D2"/>
    <w:rsid w:val="00296E70"/>
    <w:rsid w:val="00297209"/>
    <w:rsid w:val="00297F9F"/>
    <w:rsid w:val="002A0790"/>
    <w:rsid w:val="002A09FC"/>
    <w:rsid w:val="002A0B9C"/>
    <w:rsid w:val="002A145D"/>
    <w:rsid w:val="002A20D4"/>
    <w:rsid w:val="002A346A"/>
    <w:rsid w:val="002A4289"/>
    <w:rsid w:val="002A5832"/>
    <w:rsid w:val="002A5D5C"/>
    <w:rsid w:val="002A6CAD"/>
    <w:rsid w:val="002A6D6E"/>
    <w:rsid w:val="002B0AC7"/>
    <w:rsid w:val="002B0FAE"/>
    <w:rsid w:val="002B148A"/>
    <w:rsid w:val="002B2B64"/>
    <w:rsid w:val="002B2D9B"/>
    <w:rsid w:val="002B3863"/>
    <w:rsid w:val="002B4AE6"/>
    <w:rsid w:val="002B577E"/>
    <w:rsid w:val="002B6A78"/>
    <w:rsid w:val="002B7B13"/>
    <w:rsid w:val="002C1547"/>
    <w:rsid w:val="002C27F0"/>
    <w:rsid w:val="002C29FA"/>
    <w:rsid w:val="002C480F"/>
    <w:rsid w:val="002C501D"/>
    <w:rsid w:val="002C5509"/>
    <w:rsid w:val="002C5558"/>
    <w:rsid w:val="002C66C3"/>
    <w:rsid w:val="002C6890"/>
    <w:rsid w:val="002C69CF"/>
    <w:rsid w:val="002D1594"/>
    <w:rsid w:val="002D19BC"/>
    <w:rsid w:val="002D1D52"/>
    <w:rsid w:val="002D292C"/>
    <w:rsid w:val="002D3554"/>
    <w:rsid w:val="002D7F82"/>
    <w:rsid w:val="002E00A1"/>
    <w:rsid w:val="002E06FC"/>
    <w:rsid w:val="002E0C2A"/>
    <w:rsid w:val="002E2DC6"/>
    <w:rsid w:val="002E3BA1"/>
    <w:rsid w:val="002E426E"/>
    <w:rsid w:val="002E4587"/>
    <w:rsid w:val="002E48C9"/>
    <w:rsid w:val="002E4983"/>
    <w:rsid w:val="002E51B5"/>
    <w:rsid w:val="002E55E3"/>
    <w:rsid w:val="002E7B16"/>
    <w:rsid w:val="002E7DBB"/>
    <w:rsid w:val="002F00E2"/>
    <w:rsid w:val="002F085B"/>
    <w:rsid w:val="002F3048"/>
    <w:rsid w:val="002F3889"/>
    <w:rsid w:val="002F3963"/>
    <w:rsid w:val="002F41FC"/>
    <w:rsid w:val="002F4830"/>
    <w:rsid w:val="002F6145"/>
    <w:rsid w:val="002F630B"/>
    <w:rsid w:val="002F631A"/>
    <w:rsid w:val="002F7003"/>
    <w:rsid w:val="002F706B"/>
    <w:rsid w:val="0030087A"/>
    <w:rsid w:val="0030154B"/>
    <w:rsid w:val="00303BAC"/>
    <w:rsid w:val="003045BB"/>
    <w:rsid w:val="0030492B"/>
    <w:rsid w:val="00305085"/>
    <w:rsid w:val="00305A45"/>
    <w:rsid w:val="00305CF3"/>
    <w:rsid w:val="00306077"/>
    <w:rsid w:val="00307E0A"/>
    <w:rsid w:val="00310542"/>
    <w:rsid w:val="00310C13"/>
    <w:rsid w:val="003118C0"/>
    <w:rsid w:val="00311AF6"/>
    <w:rsid w:val="0031272A"/>
    <w:rsid w:val="003130B3"/>
    <w:rsid w:val="00313128"/>
    <w:rsid w:val="0031343B"/>
    <w:rsid w:val="00313A7B"/>
    <w:rsid w:val="0031610A"/>
    <w:rsid w:val="003163BB"/>
    <w:rsid w:val="0032083D"/>
    <w:rsid w:val="00322442"/>
    <w:rsid w:val="0032475E"/>
    <w:rsid w:val="0032494F"/>
    <w:rsid w:val="003258DD"/>
    <w:rsid w:val="00325B2C"/>
    <w:rsid w:val="003268D5"/>
    <w:rsid w:val="00326C10"/>
    <w:rsid w:val="00327A9E"/>
    <w:rsid w:val="0033028F"/>
    <w:rsid w:val="00333865"/>
    <w:rsid w:val="00333D9A"/>
    <w:rsid w:val="00333F2B"/>
    <w:rsid w:val="0033490B"/>
    <w:rsid w:val="00334F3E"/>
    <w:rsid w:val="00334FA9"/>
    <w:rsid w:val="003375B8"/>
    <w:rsid w:val="00340FE9"/>
    <w:rsid w:val="00341BF3"/>
    <w:rsid w:val="00341F2B"/>
    <w:rsid w:val="00343036"/>
    <w:rsid w:val="00343711"/>
    <w:rsid w:val="00343F2F"/>
    <w:rsid w:val="00345A84"/>
    <w:rsid w:val="00345FF3"/>
    <w:rsid w:val="003460C9"/>
    <w:rsid w:val="0034615F"/>
    <w:rsid w:val="003462BE"/>
    <w:rsid w:val="003464C4"/>
    <w:rsid w:val="003477B1"/>
    <w:rsid w:val="00347E64"/>
    <w:rsid w:val="003515DB"/>
    <w:rsid w:val="00352749"/>
    <w:rsid w:val="0035276B"/>
    <w:rsid w:val="00353025"/>
    <w:rsid w:val="00354826"/>
    <w:rsid w:val="00354D36"/>
    <w:rsid w:val="00354DB8"/>
    <w:rsid w:val="00355A06"/>
    <w:rsid w:val="00356834"/>
    <w:rsid w:val="00356949"/>
    <w:rsid w:val="00356ABF"/>
    <w:rsid w:val="00360691"/>
    <w:rsid w:val="00361B26"/>
    <w:rsid w:val="00361D79"/>
    <w:rsid w:val="00362443"/>
    <w:rsid w:val="003635FD"/>
    <w:rsid w:val="00364297"/>
    <w:rsid w:val="003647B7"/>
    <w:rsid w:val="0036556F"/>
    <w:rsid w:val="00365780"/>
    <w:rsid w:val="0036708C"/>
    <w:rsid w:val="003677E4"/>
    <w:rsid w:val="00367A18"/>
    <w:rsid w:val="0037140B"/>
    <w:rsid w:val="0037209F"/>
    <w:rsid w:val="0037227F"/>
    <w:rsid w:val="003731BF"/>
    <w:rsid w:val="00373CCD"/>
    <w:rsid w:val="00373F4A"/>
    <w:rsid w:val="003777D2"/>
    <w:rsid w:val="00380190"/>
    <w:rsid w:val="00381526"/>
    <w:rsid w:val="00381A8A"/>
    <w:rsid w:val="00381E5E"/>
    <w:rsid w:val="003822AF"/>
    <w:rsid w:val="00382EED"/>
    <w:rsid w:val="00384A83"/>
    <w:rsid w:val="003862A1"/>
    <w:rsid w:val="00386380"/>
    <w:rsid w:val="003866C1"/>
    <w:rsid w:val="00387A51"/>
    <w:rsid w:val="00390589"/>
    <w:rsid w:val="00390CAC"/>
    <w:rsid w:val="003928D3"/>
    <w:rsid w:val="00392C4B"/>
    <w:rsid w:val="00392F4D"/>
    <w:rsid w:val="003932C2"/>
    <w:rsid w:val="00394074"/>
    <w:rsid w:val="00394CBA"/>
    <w:rsid w:val="00397A7B"/>
    <w:rsid w:val="003A0C75"/>
    <w:rsid w:val="003A25EB"/>
    <w:rsid w:val="003A326E"/>
    <w:rsid w:val="003A5CBD"/>
    <w:rsid w:val="003A6FBA"/>
    <w:rsid w:val="003B1A79"/>
    <w:rsid w:val="003B1AE2"/>
    <w:rsid w:val="003B394C"/>
    <w:rsid w:val="003B56D1"/>
    <w:rsid w:val="003B598F"/>
    <w:rsid w:val="003B5A83"/>
    <w:rsid w:val="003B6857"/>
    <w:rsid w:val="003B6932"/>
    <w:rsid w:val="003B711C"/>
    <w:rsid w:val="003B75C8"/>
    <w:rsid w:val="003C1C9B"/>
    <w:rsid w:val="003C2E90"/>
    <w:rsid w:val="003C3048"/>
    <w:rsid w:val="003C31CF"/>
    <w:rsid w:val="003C3576"/>
    <w:rsid w:val="003C5658"/>
    <w:rsid w:val="003C58D0"/>
    <w:rsid w:val="003C5A90"/>
    <w:rsid w:val="003C6BC2"/>
    <w:rsid w:val="003C704E"/>
    <w:rsid w:val="003C7A44"/>
    <w:rsid w:val="003D0FCA"/>
    <w:rsid w:val="003D15FD"/>
    <w:rsid w:val="003D2990"/>
    <w:rsid w:val="003D2C93"/>
    <w:rsid w:val="003D403F"/>
    <w:rsid w:val="003D4F4E"/>
    <w:rsid w:val="003D5889"/>
    <w:rsid w:val="003D70FD"/>
    <w:rsid w:val="003D76F4"/>
    <w:rsid w:val="003E01B3"/>
    <w:rsid w:val="003E0E58"/>
    <w:rsid w:val="003E126E"/>
    <w:rsid w:val="003E21BC"/>
    <w:rsid w:val="003E371D"/>
    <w:rsid w:val="003E4FA5"/>
    <w:rsid w:val="003E5BB6"/>
    <w:rsid w:val="003E5C83"/>
    <w:rsid w:val="003E605E"/>
    <w:rsid w:val="003E662F"/>
    <w:rsid w:val="003E69DD"/>
    <w:rsid w:val="003E6CBD"/>
    <w:rsid w:val="003E79F7"/>
    <w:rsid w:val="003E7B04"/>
    <w:rsid w:val="003F0795"/>
    <w:rsid w:val="003F0DB3"/>
    <w:rsid w:val="003F1D8F"/>
    <w:rsid w:val="003F5652"/>
    <w:rsid w:val="003F5A89"/>
    <w:rsid w:val="003F5DFF"/>
    <w:rsid w:val="003F73C8"/>
    <w:rsid w:val="003F7BE9"/>
    <w:rsid w:val="00400E35"/>
    <w:rsid w:val="00400E68"/>
    <w:rsid w:val="00400FFE"/>
    <w:rsid w:val="00401C50"/>
    <w:rsid w:val="004029DE"/>
    <w:rsid w:val="00403601"/>
    <w:rsid w:val="00403616"/>
    <w:rsid w:val="004039E0"/>
    <w:rsid w:val="00404DEF"/>
    <w:rsid w:val="00406800"/>
    <w:rsid w:val="00407922"/>
    <w:rsid w:val="00410A71"/>
    <w:rsid w:val="00410C3F"/>
    <w:rsid w:val="0041122B"/>
    <w:rsid w:val="00411665"/>
    <w:rsid w:val="00411DF4"/>
    <w:rsid w:val="00412361"/>
    <w:rsid w:val="00412694"/>
    <w:rsid w:val="00413723"/>
    <w:rsid w:val="00414FBB"/>
    <w:rsid w:val="00416A19"/>
    <w:rsid w:val="00417074"/>
    <w:rsid w:val="0042199F"/>
    <w:rsid w:val="004224EF"/>
    <w:rsid w:val="004238EE"/>
    <w:rsid w:val="0042454B"/>
    <w:rsid w:val="0043011B"/>
    <w:rsid w:val="004304AF"/>
    <w:rsid w:val="00430BB4"/>
    <w:rsid w:val="00430E03"/>
    <w:rsid w:val="004318EC"/>
    <w:rsid w:val="00431B52"/>
    <w:rsid w:val="0043244D"/>
    <w:rsid w:val="00432650"/>
    <w:rsid w:val="00432654"/>
    <w:rsid w:val="004327F7"/>
    <w:rsid w:val="004335F7"/>
    <w:rsid w:val="004338AC"/>
    <w:rsid w:val="0043542E"/>
    <w:rsid w:val="0043545D"/>
    <w:rsid w:val="00436CA9"/>
    <w:rsid w:val="00437936"/>
    <w:rsid w:val="00437942"/>
    <w:rsid w:val="0044002B"/>
    <w:rsid w:val="00440120"/>
    <w:rsid w:val="004402FB"/>
    <w:rsid w:val="00440C3A"/>
    <w:rsid w:val="004414CD"/>
    <w:rsid w:val="00442384"/>
    <w:rsid w:val="00443366"/>
    <w:rsid w:val="004435A3"/>
    <w:rsid w:val="00445C37"/>
    <w:rsid w:val="00445E94"/>
    <w:rsid w:val="00446538"/>
    <w:rsid w:val="00447601"/>
    <w:rsid w:val="00450782"/>
    <w:rsid w:val="00450CAA"/>
    <w:rsid w:val="00450D6C"/>
    <w:rsid w:val="00450DF0"/>
    <w:rsid w:val="004510D4"/>
    <w:rsid w:val="00451795"/>
    <w:rsid w:val="0045237C"/>
    <w:rsid w:val="00453582"/>
    <w:rsid w:val="004544BE"/>
    <w:rsid w:val="004545C6"/>
    <w:rsid w:val="004549AF"/>
    <w:rsid w:val="0045504E"/>
    <w:rsid w:val="00455127"/>
    <w:rsid w:val="0045522B"/>
    <w:rsid w:val="0045623E"/>
    <w:rsid w:val="00456857"/>
    <w:rsid w:val="0045755E"/>
    <w:rsid w:val="004576E6"/>
    <w:rsid w:val="00457A07"/>
    <w:rsid w:val="00457A65"/>
    <w:rsid w:val="004607B7"/>
    <w:rsid w:val="00460ABC"/>
    <w:rsid w:val="004610D0"/>
    <w:rsid w:val="004617A8"/>
    <w:rsid w:val="00463952"/>
    <w:rsid w:val="00463D37"/>
    <w:rsid w:val="004647C2"/>
    <w:rsid w:val="004653D5"/>
    <w:rsid w:val="00465410"/>
    <w:rsid w:val="004655F7"/>
    <w:rsid w:val="00466B4D"/>
    <w:rsid w:val="00467F0A"/>
    <w:rsid w:val="00472ABD"/>
    <w:rsid w:val="00472C90"/>
    <w:rsid w:val="00472EB5"/>
    <w:rsid w:val="00473CB0"/>
    <w:rsid w:val="00473D29"/>
    <w:rsid w:val="00476A6D"/>
    <w:rsid w:val="00476B98"/>
    <w:rsid w:val="00476ED0"/>
    <w:rsid w:val="004772B2"/>
    <w:rsid w:val="00477664"/>
    <w:rsid w:val="00477E67"/>
    <w:rsid w:val="0048056C"/>
    <w:rsid w:val="00480A9C"/>
    <w:rsid w:val="00480C39"/>
    <w:rsid w:val="00481272"/>
    <w:rsid w:val="00481902"/>
    <w:rsid w:val="00481CB7"/>
    <w:rsid w:val="00482004"/>
    <w:rsid w:val="00483067"/>
    <w:rsid w:val="0048362E"/>
    <w:rsid w:val="00484BE8"/>
    <w:rsid w:val="00484F66"/>
    <w:rsid w:val="004855E2"/>
    <w:rsid w:val="004874E3"/>
    <w:rsid w:val="004905C7"/>
    <w:rsid w:val="00490F28"/>
    <w:rsid w:val="004912A0"/>
    <w:rsid w:val="004915FB"/>
    <w:rsid w:val="00491B34"/>
    <w:rsid w:val="004925D4"/>
    <w:rsid w:val="004A1544"/>
    <w:rsid w:val="004A29F1"/>
    <w:rsid w:val="004A383A"/>
    <w:rsid w:val="004A421C"/>
    <w:rsid w:val="004A48A8"/>
    <w:rsid w:val="004A4A9D"/>
    <w:rsid w:val="004A4EFF"/>
    <w:rsid w:val="004A60F5"/>
    <w:rsid w:val="004A6C86"/>
    <w:rsid w:val="004A70E2"/>
    <w:rsid w:val="004B0949"/>
    <w:rsid w:val="004B0EBA"/>
    <w:rsid w:val="004B258B"/>
    <w:rsid w:val="004B2734"/>
    <w:rsid w:val="004B4A5C"/>
    <w:rsid w:val="004B522C"/>
    <w:rsid w:val="004B59CF"/>
    <w:rsid w:val="004B5DAB"/>
    <w:rsid w:val="004B5E74"/>
    <w:rsid w:val="004B639B"/>
    <w:rsid w:val="004C0E4D"/>
    <w:rsid w:val="004C0E57"/>
    <w:rsid w:val="004C184D"/>
    <w:rsid w:val="004C3846"/>
    <w:rsid w:val="004C391C"/>
    <w:rsid w:val="004C3F5A"/>
    <w:rsid w:val="004C4DD8"/>
    <w:rsid w:val="004C54DF"/>
    <w:rsid w:val="004C5BB9"/>
    <w:rsid w:val="004C6244"/>
    <w:rsid w:val="004C79D7"/>
    <w:rsid w:val="004D0735"/>
    <w:rsid w:val="004D0AD2"/>
    <w:rsid w:val="004D0EB1"/>
    <w:rsid w:val="004D12B4"/>
    <w:rsid w:val="004D1F1E"/>
    <w:rsid w:val="004D298D"/>
    <w:rsid w:val="004D2D2D"/>
    <w:rsid w:val="004D5290"/>
    <w:rsid w:val="004D62E2"/>
    <w:rsid w:val="004D6615"/>
    <w:rsid w:val="004D7EFF"/>
    <w:rsid w:val="004E17E0"/>
    <w:rsid w:val="004E18E7"/>
    <w:rsid w:val="004E2DBD"/>
    <w:rsid w:val="004E33B9"/>
    <w:rsid w:val="004E3D1A"/>
    <w:rsid w:val="004E4948"/>
    <w:rsid w:val="004E5D01"/>
    <w:rsid w:val="004E708D"/>
    <w:rsid w:val="004E771C"/>
    <w:rsid w:val="004F0F8B"/>
    <w:rsid w:val="004F1C76"/>
    <w:rsid w:val="004F266D"/>
    <w:rsid w:val="004F3796"/>
    <w:rsid w:val="004F4537"/>
    <w:rsid w:val="004F48C9"/>
    <w:rsid w:val="004F67BC"/>
    <w:rsid w:val="004F7DF0"/>
    <w:rsid w:val="0050012D"/>
    <w:rsid w:val="00500E4F"/>
    <w:rsid w:val="00501ADC"/>
    <w:rsid w:val="00501BD0"/>
    <w:rsid w:val="00502200"/>
    <w:rsid w:val="00503C51"/>
    <w:rsid w:val="00505848"/>
    <w:rsid w:val="00506093"/>
    <w:rsid w:val="005063A8"/>
    <w:rsid w:val="00507161"/>
    <w:rsid w:val="00507842"/>
    <w:rsid w:val="00507E05"/>
    <w:rsid w:val="00510AEE"/>
    <w:rsid w:val="00512090"/>
    <w:rsid w:val="00512490"/>
    <w:rsid w:val="0051257C"/>
    <w:rsid w:val="00512A49"/>
    <w:rsid w:val="0051374A"/>
    <w:rsid w:val="005140ED"/>
    <w:rsid w:val="005145A7"/>
    <w:rsid w:val="00515968"/>
    <w:rsid w:val="00515D93"/>
    <w:rsid w:val="005160F2"/>
    <w:rsid w:val="00516371"/>
    <w:rsid w:val="00516A23"/>
    <w:rsid w:val="005174DC"/>
    <w:rsid w:val="00521592"/>
    <w:rsid w:val="005215CD"/>
    <w:rsid w:val="00521CBD"/>
    <w:rsid w:val="00521DC4"/>
    <w:rsid w:val="005233DF"/>
    <w:rsid w:val="00523E46"/>
    <w:rsid w:val="005248CD"/>
    <w:rsid w:val="00524FBF"/>
    <w:rsid w:val="005255B3"/>
    <w:rsid w:val="00525D33"/>
    <w:rsid w:val="00526C44"/>
    <w:rsid w:val="00526C90"/>
    <w:rsid w:val="00527BD5"/>
    <w:rsid w:val="00530295"/>
    <w:rsid w:val="00530821"/>
    <w:rsid w:val="00530B8E"/>
    <w:rsid w:val="00530D09"/>
    <w:rsid w:val="00531996"/>
    <w:rsid w:val="00531EC1"/>
    <w:rsid w:val="00533C3F"/>
    <w:rsid w:val="0053493B"/>
    <w:rsid w:val="005351F7"/>
    <w:rsid w:val="00536281"/>
    <w:rsid w:val="00536CD0"/>
    <w:rsid w:val="005371B8"/>
    <w:rsid w:val="00540F52"/>
    <w:rsid w:val="00541865"/>
    <w:rsid w:val="00541D94"/>
    <w:rsid w:val="00541F1D"/>
    <w:rsid w:val="005430FE"/>
    <w:rsid w:val="00545A83"/>
    <w:rsid w:val="00545D6C"/>
    <w:rsid w:val="0054702E"/>
    <w:rsid w:val="005476CF"/>
    <w:rsid w:val="00547A57"/>
    <w:rsid w:val="00551C05"/>
    <w:rsid w:val="0055229B"/>
    <w:rsid w:val="00552C14"/>
    <w:rsid w:val="00553526"/>
    <w:rsid w:val="00553E5A"/>
    <w:rsid w:val="00554AE5"/>
    <w:rsid w:val="00554BA1"/>
    <w:rsid w:val="00555296"/>
    <w:rsid w:val="00555AAD"/>
    <w:rsid w:val="00555D1F"/>
    <w:rsid w:val="00555F7D"/>
    <w:rsid w:val="00556866"/>
    <w:rsid w:val="00557BDE"/>
    <w:rsid w:val="00557F93"/>
    <w:rsid w:val="00562297"/>
    <w:rsid w:val="00562CD9"/>
    <w:rsid w:val="005632DA"/>
    <w:rsid w:val="005648D4"/>
    <w:rsid w:val="00564A53"/>
    <w:rsid w:val="00564DC3"/>
    <w:rsid w:val="00565399"/>
    <w:rsid w:val="0056696B"/>
    <w:rsid w:val="005678E5"/>
    <w:rsid w:val="00570A86"/>
    <w:rsid w:val="00570E63"/>
    <w:rsid w:val="00571CCC"/>
    <w:rsid w:val="00575339"/>
    <w:rsid w:val="005811F4"/>
    <w:rsid w:val="00581865"/>
    <w:rsid w:val="00581A27"/>
    <w:rsid w:val="005827CF"/>
    <w:rsid w:val="005832E8"/>
    <w:rsid w:val="00583A73"/>
    <w:rsid w:val="005843E2"/>
    <w:rsid w:val="00584C73"/>
    <w:rsid w:val="00586A4C"/>
    <w:rsid w:val="00586D1A"/>
    <w:rsid w:val="00587447"/>
    <w:rsid w:val="00591082"/>
    <w:rsid w:val="00591DD8"/>
    <w:rsid w:val="00592D3A"/>
    <w:rsid w:val="0059307F"/>
    <w:rsid w:val="00593893"/>
    <w:rsid w:val="00593D63"/>
    <w:rsid w:val="0059535F"/>
    <w:rsid w:val="005957E2"/>
    <w:rsid w:val="00597FB8"/>
    <w:rsid w:val="005A0F72"/>
    <w:rsid w:val="005A1E70"/>
    <w:rsid w:val="005A2E38"/>
    <w:rsid w:val="005A3875"/>
    <w:rsid w:val="005A5A62"/>
    <w:rsid w:val="005A5E40"/>
    <w:rsid w:val="005A6CEF"/>
    <w:rsid w:val="005A6E36"/>
    <w:rsid w:val="005A7130"/>
    <w:rsid w:val="005A7424"/>
    <w:rsid w:val="005A7F92"/>
    <w:rsid w:val="005B02DE"/>
    <w:rsid w:val="005B1082"/>
    <w:rsid w:val="005B146F"/>
    <w:rsid w:val="005B166D"/>
    <w:rsid w:val="005B3F1E"/>
    <w:rsid w:val="005B4019"/>
    <w:rsid w:val="005B40BA"/>
    <w:rsid w:val="005B43B1"/>
    <w:rsid w:val="005B489C"/>
    <w:rsid w:val="005B4D47"/>
    <w:rsid w:val="005B5878"/>
    <w:rsid w:val="005B6182"/>
    <w:rsid w:val="005B6B95"/>
    <w:rsid w:val="005B6BD6"/>
    <w:rsid w:val="005B6D46"/>
    <w:rsid w:val="005B6EAF"/>
    <w:rsid w:val="005B7F29"/>
    <w:rsid w:val="005C188A"/>
    <w:rsid w:val="005C1A3B"/>
    <w:rsid w:val="005C1F4A"/>
    <w:rsid w:val="005C2596"/>
    <w:rsid w:val="005C3319"/>
    <w:rsid w:val="005C3BA5"/>
    <w:rsid w:val="005C419F"/>
    <w:rsid w:val="005C520F"/>
    <w:rsid w:val="005C56AB"/>
    <w:rsid w:val="005C6CDD"/>
    <w:rsid w:val="005C7899"/>
    <w:rsid w:val="005D0EF9"/>
    <w:rsid w:val="005D204D"/>
    <w:rsid w:val="005D2614"/>
    <w:rsid w:val="005D442B"/>
    <w:rsid w:val="005D6D84"/>
    <w:rsid w:val="005D7156"/>
    <w:rsid w:val="005E1107"/>
    <w:rsid w:val="005E3E7C"/>
    <w:rsid w:val="005E40A5"/>
    <w:rsid w:val="005E44E4"/>
    <w:rsid w:val="005E45A9"/>
    <w:rsid w:val="005E49B0"/>
    <w:rsid w:val="005E4EE4"/>
    <w:rsid w:val="005E54AF"/>
    <w:rsid w:val="005E7B7A"/>
    <w:rsid w:val="005F01E7"/>
    <w:rsid w:val="005F0E60"/>
    <w:rsid w:val="005F1801"/>
    <w:rsid w:val="005F21D9"/>
    <w:rsid w:val="005F22F5"/>
    <w:rsid w:val="005F27D7"/>
    <w:rsid w:val="005F3F5F"/>
    <w:rsid w:val="005F4840"/>
    <w:rsid w:val="005F4B00"/>
    <w:rsid w:val="005F4B37"/>
    <w:rsid w:val="005F5CEB"/>
    <w:rsid w:val="005F6669"/>
    <w:rsid w:val="005F6AEB"/>
    <w:rsid w:val="005F7A49"/>
    <w:rsid w:val="00600E30"/>
    <w:rsid w:val="00601A71"/>
    <w:rsid w:val="0060248B"/>
    <w:rsid w:val="006042DE"/>
    <w:rsid w:val="006043F5"/>
    <w:rsid w:val="006045DD"/>
    <w:rsid w:val="00604967"/>
    <w:rsid w:val="00606B69"/>
    <w:rsid w:val="006100B9"/>
    <w:rsid w:val="00610938"/>
    <w:rsid w:val="00611147"/>
    <w:rsid w:val="006117B3"/>
    <w:rsid w:val="0061180B"/>
    <w:rsid w:val="00611BE1"/>
    <w:rsid w:val="00611C9E"/>
    <w:rsid w:val="006120B4"/>
    <w:rsid w:val="006126A5"/>
    <w:rsid w:val="00612993"/>
    <w:rsid w:val="00613F83"/>
    <w:rsid w:val="00614354"/>
    <w:rsid w:val="00614590"/>
    <w:rsid w:val="006145CD"/>
    <w:rsid w:val="006147C8"/>
    <w:rsid w:val="00615A41"/>
    <w:rsid w:val="00615DC4"/>
    <w:rsid w:val="0061674F"/>
    <w:rsid w:val="0061785E"/>
    <w:rsid w:val="00617D00"/>
    <w:rsid w:val="00622941"/>
    <w:rsid w:val="00626654"/>
    <w:rsid w:val="00626BA8"/>
    <w:rsid w:val="00627526"/>
    <w:rsid w:val="006319D3"/>
    <w:rsid w:val="00631B48"/>
    <w:rsid w:val="00633119"/>
    <w:rsid w:val="006333B5"/>
    <w:rsid w:val="00634BE3"/>
    <w:rsid w:val="00634F71"/>
    <w:rsid w:val="00635EAC"/>
    <w:rsid w:val="0063684E"/>
    <w:rsid w:val="00636E4B"/>
    <w:rsid w:val="00636E8E"/>
    <w:rsid w:val="0063745B"/>
    <w:rsid w:val="006374AB"/>
    <w:rsid w:val="0063796C"/>
    <w:rsid w:val="00637C6E"/>
    <w:rsid w:val="00643BCA"/>
    <w:rsid w:val="006448ED"/>
    <w:rsid w:val="00644CEA"/>
    <w:rsid w:val="006455DF"/>
    <w:rsid w:val="006456B7"/>
    <w:rsid w:val="00645DEE"/>
    <w:rsid w:val="00645F25"/>
    <w:rsid w:val="006464CA"/>
    <w:rsid w:val="00646884"/>
    <w:rsid w:val="00650E7A"/>
    <w:rsid w:val="006510E9"/>
    <w:rsid w:val="006512EA"/>
    <w:rsid w:val="00651A24"/>
    <w:rsid w:val="00651B5A"/>
    <w:rsid w:val="00652BB3"/>
    <w:rsid w:val="0065331B"/>
    <w:rsid w:val="00653696"/>
    <w:rsid w:val="006554CB"/>
    <w:rsid w:val="00655E86"/>
    <w:rsid w:val="00660507"/>
    <w:rsid w:val="006611A0"/>
    <w:rsid w:val="0066197C"/>
    <w:rsid w:val="0066207A"/>
    <w:rsid w:val="0066229C"/>
    <w:rsid w:val="006624CA"/>
    <w:rsid w:val="006627A9"/>
    <w:rsid w:val="0066420D"/>
    <w:rsid w:val="00664696"/>
    <w:rsid w:val="00664CBA"/>
    <w:rsid w:val="00664E92"/>
    <w:rsid w:val="006652AE"/>
    <w:rsid w:val="006655F5"/>
    <w:rsid w:val="00665FF3"/>
    <w:rsid w:val="00670814"/>
    <w:rsid w:val="00670B66"/>
    <w:rsid w:val="00670D09"/>
    <w:rsid w:val="00670ED3"/>
    <w:rsid w:val="00671664"/>
    <w:rsid w:val="00673214"/>
    <w:rsid w:val="00673380"/>
    <w:rsid w:val="00673730"/>
    <w:rsid w:val="00674B11"/>
    <w:rsid w:val="00675595"/>
    <w:rsid w:val="00676D88"/>
    <w:rsid w:val="00677501"/>
    <w:rsid w:val="006814E1"/>
    <w:rsid w:val="006819A8"/>
    <w:rsid w:val="00681AD3"/>
    <w:rsid w:val="00681E18"/>
    <w:rsid w:val="0068214C"/>
    <w:rsid w:val="00682B00"/>
    <w:rsid w:val="006832AB"/>
    <w:rsid w:val="0068393D"/>
    <w:rsid w:val="00685689"/>
    <w:rsid w:val="00685C16"/>
    <w:rsid w:val="00686455"/>
    <w:rsid w:val="006869C5"/>
    <w:rsid w:val="0068726A"/>
    <w:rsid w:val="006908CC"/>
    <w:rsid w:val="00690BB9"/>
    <w:rsid w:val="0069133C"/>
    <w:rsid w:val="006915F4"/>
    <w:rsid w:val="00691DF4"/>
    <w:rsid w:val="0069284A"/>
    <w:rsid w:val="00692BC1"/>
    <w:rsid w:val="006935AD"/>
    <w:rsid w:val="0069428F"/>
    <w:rsid w:val="00694F19"/>
    <w:rsid w:val="00694F2A"/>
    <w:rsid w:val="0069552A"/>
    <w:rsid w:val="00695B3F"/>
    <w:rsid w:val="00696F4A"/>
    <w:rsid w:val="00696F69"/>
    <w:rsid w:val="0069755A"/>
    <w:rsid w:val="0069763A"/>
    <w:rsid w:val="006A0073"/>
    <w:rsid w:val="006A0E1C"/>
    <w:rsid w:val="006A28B8"/>
    <w:rsid w:val="006A5ED7"/>
    <w:rsid w:val="006A6EC0"/>
    <w:rsid w:val="006A6F6D"/>
    <w:rsid w:val="006A788E"/>
    <w:rsid w:val="006A79AA"/>
    <w:rsid w:val="006B17A4"/>
    <w:rsid w:val="006B31E5"/>
    <w:rsid w:val="006B42EF"/>
    <w:rsid w:val="006B5A02"/>
    <w:rsid w:val="006B68DC"/>
    <w:rsid w:val="006C11BE"/>
    <w:rsid w:val="006C1A31"/>
    <w:rsid w:val="006C1C48"/>
    <w:rsid w:val="006C248B"/>
    <w:rsid w:val="006C2C0E"/>
    <w:rsid w:val="006C3721"/>
    <w:rsid w:val="006C6463"/>
    <w:rsid w:val="006C7F6F"/>
    <w:rsid w:val="006D2E4A"/>
    <w:rsid w:val="006D2EDD"/>
    <w:rsid w:val="006D2FD5"/>
    <w:rsid w:val="006D3187"/>
    <w:rsid w:val="006D461B"/>
    <w:rsid w:val="006D661E"/>
    <w:rsid w:val="006D7108"/>
    <w:rsid w:val="006D7978"/>
    <w:rsid w:val="006E0D3F"/>
    <w:rsid w:val="006E138F"/>
    <w:rsid w:val="006E2350"/>
    <w:rsid w:val="006E2CF6"/>
    <w:rsid w:val="006E3906"/>
    <w:rsid w:val="006E3948"/>
    <w:rsid w:val="006E399A"/>
    <w:rsid w:val="006E4575"/>
    <w:rsid w:val="006E5F85"/>
    <w:rsid w:val="006E7735"/>
    <w:rsid w:val="006F021D"/>
    <w:rsid w:val="006F2D59"/>
    <w:rsid w:val="006F46B8"/>
    <w:rsid w:val="006F505C"/>
    <w:rsid w:val="006F5CCD"/>
    <w:rsid w:val="006F799E"/>
    <w:rsid w:val="006F7B4E"/>
    <w:rsid w:val="006F7E14"/>
    <w:rsid w:val="007000B2"/>
    <w:rsid w:val="00700ECD"/>
    <w:rsid w:val="00700F26"/>
    <w:rsid w:val="00702400"/>
    <w:rsid w:val="00702867"/>
    <w:rsid w:val="007028D3"/>
    <w:rsid w:val="00702944"/>
    <w:rsid w:val="00702AE0"/>
    <w:rsid w:val="0070325A"/>
    <w:rsid w:val="0070344C"/>
    <w:rsid w:val="007041DD"/>
    <w:rsid w:val="00704AFB"/>
    <w:rsid w:val="00704CDE"/>
    <w:rsid w:val="00704DFF"/>
    <w:rsid w:val="00705736"/>
    <w:rsid w:val="00706589"/>
    <w:rsid w:val="0070693A"/>
    <w:rsid w:val="0070721D"/>
    <w:rsid w:val="0070741A"/>
    <w:rsid w:val="00707FCE"/>
    <w:rsid w:val="00710792"/>
    <w:rsid w:val="007109CE"/>
    <w:rsid w:val="00712401"/>
    <w:rsid w:val="00712C07"/>
    <w:rsid w:val="0071309C"/>
    <w:rsid w:val="0071315F"/>
    <w:rsid w:val="0071456C"/>
    <w:rsid w:val="0071476E"/>
    <w:rsid w:val="00714AB2"/>
    <w:rsid w:val="00714B64"/>
    <w:rsid w:val="00714F51"/>
    <w:rsid w:val="007163F6"/>
    <w:rsid w:val="00717F29"/>
    <w:rsid w:val="0072556A"/>
    <w:rsid w:val="00726153"/>
    <w:rsid w:val="00726757"/>
    <w:rsid w:val="00726BC5"/>
    <w:rsid w:val="00731514"/>
    <w:rsid w:val="00731EE7"/>
    <w:rsid w:val="0073206D"/>
    <w:rsid w:val="0073215C"/>
    <w:rsid w:val="00732209"/>
    <w:rsid w:val="00733D9D"/>
    <w:rsid w:val="0073480E"/>
    <w:rsid w:val="00735762"/>
    <w:rsid w:val="0073577C"/>
    <w:rsid w:val="00735A87"/>
    <w:rsid w:val="00735C6F"/>
    <w:rsid w:val="00735EE4"/>
    <w:rsid w:val="00736116"/>
    <w:rsid w:val="00736885"/>
    <w:rsid w:val="00736D4C"/>
    <w:rsid w:val="00736E0B"/>
    <w:rsid w:val="00737071"/>
    <w:rsid w:val="00737396"/>
    <w:rsid w:val="00740323"/>
    <w:rsid w:val="00741056"/>
    <w:rsid w:val="00744C93"/>
    <w:rsid w:val="00745D2B"/>
    <w:rsid w:val="00747459"/>
    <w:rsid w:val="00747592"/>
    <w:rsid w:val="00747B9E"/>
    <w:rsid w:val="00750102"/>
    <w:rsid w:val="007508A1"/>
    <w:rsid w:val="007529ED"/>
    <w:rsid w:val="00752C9A"/>
    <w:rsid w:val="00752CCE"/>
    <w:rsid w:val="00753E21"/>
    <w:rsid w:val="00754536"/>
    <w:rsid w:val="0075474D"/>
    <w:rsid w:val="0075492A"/>
    <w:rsid w:val="0075603B"/>
    <w:rsid w:val="00757C77"/>
    <w:rsid w:val="00757D7F"/>
    <w:rsid w:val="007614D3"/>
    <w:rsid w:val="00762983"/>
    <w:rsid w:val="0076443A"/>
    <w:rsid w:val="00764C26"/>
    <w:rsid w:val="007668AD"/>
    <w:rsid w:val="0077029E"/>
    <w:rsid w:val="0077136E"/>
    <w:rsid w:val="00772636"/>
    <w:rsid w:val="007732EB"/>
    <w:rsid w:val="00775611"/>
    <w:rsid w:val="00775854"/>
    <w:rsid w:val="00775BD7"/>
    <w:rsid w:val="00776249"/>
    <w:rsid w:val="00776C4F"/>
    <w:rsid w:val="00776C9F"/>
    <w:rsid w:val="00777F20"/>
    <w:rsid w:val="00780134"/>
    <w:rsid w:val="00780A71"/>
    <w:rsid w:val="00781960"/>
    <w:rsid w:val="00781A08"/>
    <w:rsid w:val="007824D0"/>
    <w:rsid w:val="00783B8F"/>
    <w:rsid w:val="00783B99"/>
    <w:rsid w:val="00783BFC"/>
    <w:rsid w:val="00783E57"/>
    <w:rsid w:val="00784F8B"/>
    <w:rsid w:val="0079008E"/>
    <w:rsid w:val="0079041B"/>
    <w:rsid w:val="0079113B"/>
    <w:rsid w:val="007936E4"/>
    <w:rsid w:val="00793943"/>
    <w:rsid w:val="0079512B"/>
    <w:rsid w:val="00795248"/>
    <w:rsid w:val="00796453"/>
    <w:rsid w:val="0079670C"/>
    <w:rsid w:val="007975E3"/>
    <w:rsid w:val="00797D84"/>
    <w:rsid w:val="007A00EE"/>
    <w:rsid w:val="007A0298"/>
    <w:rsid w:val="007A1D12"/>
    <w:rsid w:val="007A3919"/>
    <w:rsid w:val="007A3D0F"/>
    <w:rsid w:val="007A422A"/>
    <w:rsid w:val="007A44E9"/>
    <w:rsid w:val="007A5376"/>
    <w:rsid w:val="007A565A"/>
    <w:rsid w:val="007A5A68"/>
    <w:rsid w:val="007A5ACB"/>
    <w:rsid w:val="007A5FD9"/>
    <w:rsid w:val="007A6301"/>
    <w:rsid w:val="007A64CD"/>
    <w:rsid w:val="007A667A"/>
    <w:rsid w:val="007A7099"/>
    <w:rsid w:val="007A7F28"/>
    <w:rsid w:val="007B0CA0"/>
    <w:rsid w:val="007B0E96"/>
    <w:rsid w:val="007B1105"/>
    <w:rsid w:val="007B15E2"/>
    <w:rsid w:val="007B386F"/>
    <w:rsid w:val="007B389B"/>
    <w:rsid w:val="007B3DE8"/>
    <w:rsid w:val="007B3DFE"/>
    <w:rsid w:val="007B4436"/>
    <w:rsid w:val="007B478D"/>
    <w:rsid w:val="007B4A76"/>
    <w:rsid w:val="007B4D82"/>
    <w:rsid w:val="007B4F11"/>
    <w:rsid w:val="007B6CF3"/>
    <w:rsid w:val="007B6D55"/>
    <w:rsid w:val="007C0393"/>
    <w:rsid w:val="007C05BD"/>
    <w:rsid w:val="007C10D8"/>
    <w:rsid w:val="007C2C7B"/>
    <w:rsid w:val="007C305B"/>
    <w:rsid w:val="007C3423"/>
    <w:rsid w:val="007C39E0"/>
    <w:rsid w:val="007C5119"/>
    <w:rsid w:val="007C51FB"/>
    <w:rsid w:val="007C616C"/>
    <w:rsid w:val="007C64E5"/>
    <w:rsid w:val="007C7680"/>
    <w:rsid w:val="007C7E64"/>
    <w:rsid w:val="007D07E4"/>
    <w:rsid w:val="007D1359"/>
    <w:rsid w:val="007D1395"/>
    <w:rsid w:val="007D1D65"/>
    <w:rsid w:val="007D2A3E"/>
    <w:rsid w:val="007D2B73"/>
    <w:rsid w:val="007D2C2A"/>
    <w:rsid w:val="007D3DF4"/>
    <w:rsid w:val="007D452B"/>
    <w:rsid w:val="007D5042"/>
    <w:rsid w:val="007D5C31"/>
    <w:rsid w:val="007D62B3"/>
    <w:rsid w:val="007D6397"/>
    <w:rsid w:val="007D667A"/>
    <w:rsid w:val="007D6E6F"/>
    <w:rsid w:val="007E0215"/>
    <w:rsid w:val="007E0593"/>
    <w:rsid w:val="007E06E8"/>
    <w:rsid w:val="007E0C6A"/>
    <w:rsid w:val="007E2930"/>
    <w:rsid w:val="007E3151"/>
    <w:rsid w:val="007E4A33"/>
    <w:rsid w:val="007E5178"/>
    <w:rsid w:val="007E5C4F"/>
    <w:rsid w:val="007E63E7"/>
    <w:rsid w:val="007E6561"/>
    <w:rsid w:val="007E6681"/>
    <w:rsid w:val="007E6D63"/>
    <w:rsid w:val="007E6D66"/>
    <w:rsid w:val="007E7A93"/>
    <w:rsid w:val="007E7AE8"/>
    <w:rsid w:val="007E7BD4"/>
    <w:rsid w:val="007F045B"/>
    <w:rsid w:val="007F28AC"/>
    <w:rsid w:val="007F2FB8"/>
    <w:rsid w:val="007F4241"/>
    <w:rsid w:val="007F4F76"/>
    <w:rsid w:val="007F5DE6"/>
    <w:rsid w:val="007F7175"/>
    <w:rsid w:val="00800051"/>
    <w:rsid w:val="008018B0"/>
    <w:rsid w:val="00801D54"/>
    <w:rsid w:val="00802AD6"/>
    <w:rsid w:val="00803A65"/>
    <w:rsid w:val="00803C1F"/>
    <w:rsid w:val="00804042"/>
    <w:rsid w:val="0080685A"/>
    <w:rsid w:val="008068A4"/>
    <w:rsid w:val="00806D03"/>
    <w:rsid w:val="00807CBE"/>
    <w:rsid w:val="008105FB"/>
    <w:rsid w:val="00810978"/>
    <w:rsid w:val="00810F0C"/>
    <w:rsid w:val="0081124F"/>
    <w:rsid w:val="0081127B"/>
    <w:rsid w:val="0081136B"/>
    <w:rsid w:val="008119AA"/>
    <w:rsid w:val="00811D4E"/>
    <w:rsid w:val="0081229F"/>
    <w:rsid w:val="00812719"/>
    <w:rsid w:val="00812CBF"/>
    <w:rsid w:val="0081331E"/>
    <w:rsid w:val="008136A2"/>
    <w:rsid w:val="00813CB2"/>
    <w:rsid w:val="00813D32"/>
    <w:rsid w:val="00813F80"/>
    <w:rsid w:val="0081552F"/>
    <w:rsid w:val="00820500"/>
    <w:rsid w:val="00820AD3"/>
    <w:rsid w:val="00821299"/>
    <w:rsid w:val="00821E9F"/>
    <w:rsid w:val="008227E2"/>
    <w:rsid w:val="00823CEB"/>
    <w:rsid w:val="008242DE"/>
    <w:rsid w:val="00824BDA"/>
    <w:rsid w:val="00824E38"/>
    <w:rsid w:val="0082504C"/>
    <w:rsid w:val="00826372"/>
    <w:rsid w:val="00826B6C"/>
    <w:rsid w:val="00826FA2"/>
    <w:rsid w:val="00827CCB"/>
    <w:rsid w:val="00827EA4"/>
    <w:rsid w:val="00830557"/>
    <w:rsid w:val="008307EC"/>
    <w:rsid w:val="00832445"/>
    <w:rsid w:val="008326BE"/>
    <w:rsid w:val="00832844"/>
    <w:rsid w:val="008329C4"/>
    <w:rsid w:val="008354A3"/>
    <w:rsid w:val="008364B4"/>
    <w:rsid w:val="00836A47"/>
    <w:rsid w:val="00836DB9"/>
    <w:rsid w:val="00837429"/>
    <w:rsid w:val="00837E87"/>
    <w:rsid w:val="00841FBD"/>
    <w:rsid w:val="0084217D"/>
    <w:rsid w:val="00842571"/>
    <w:rsid w:val="00843117"/>
    <w:rsid w:val="008432FF"/>
    <w:rsid w:val="008441D5"/>
    <w:rsid w:val="008452E7"/>
    <w:rsid w:val="008465E6"/>
    <w:rsid w:val="00846768"/>
    <w:rsid w:val="00853223"/>
    <w:rsid w:val="00853597"/>
    <w:rsid w:val="008539A7"/>
    <w:rsid w:val="008539C4"/>
    <w:rsid w:val="0085457F"/>
    <w:rsid w:val="00855323"/>
    <w:rsid w:val="00855DED"/>
    <w:rsid w:val="00855F7E"/>
    <w:rsid w:val="00856D61"/>
    <w:rsid w:val="00856F45"/>
    <w:rsid w:val="00857323"/>
    <w:rsid w:val="0086042F"/>
    <w:rsid w:val="008630E3"/>
    <w:rsid w:val="008654F2"/>
    <w:rsid w:val="00866803"/>
    <w:rsid w:val="0087022E"/>
    <w:rsid w:val="0087051B"/>
    <w:rsid w:val="00870648"/>
    <w:rsid w:val="0087201E"/>
    <w:rsid w:val="00872DA2"/>
    <w:rsid w:val="008732E7"/>
    <w:rsid w:val="00873608"/>
    <w:rsid w:val="008737A0"/>
    <w:rsid w:val="008754F1"/>
    <w:rsid w:val="00875A5D"/>
    <w:rsid w:val="008777BA"/>
    <w:rsid w:val="00880382"/>
    <w:rsid w:val="00881743"/>
    <w:rsid w:val="0088174B"/>
    <w:rsid w:val="00881841"/>
    <w:rsid w:val="008820DC"/>
    <w:rsid w:val="00882772"/>
    <w:rsid w:val="008838E1"/>
    <w:rsid w:val="00883AEC"/>
    <w:rsid w:val="00883D7A"/>
    <w:rsid w:val="0088514D"/>
    <w:rsid w:val="00886263"/>
    <w:rsid w:val="00886D8B"/>
    <w:rsid w:val="00887EA2"/>
    <w:rsid w:val="0089006B"/>
    <w:rsid w:val="0089067D"/>
    <w:rsid w:val="00890D33"/>
    <w:rsid w:val="008911C1"/>
    <w:rsid w:val="00891342"/>
    <w:rsid w:val="0089155C"/>
    <w:rsid w:val="00891D8B"/>
    <w:rsid w:val="00892200"/>
    <w:rsid w:val="0089226D"/>
    <w:rsid w:val="00892880"/>
    <w:rsid w:val="00892C4A"/>
    <w:rsid w:val="00893ACA"/>
    <w:rsid w:val="008948D4"/>
    <w:rsid w:val="00894C3A"/>
    <w:rsid w:val="00895906"/>
    <w:rsid w:val="00896E78"/>
    <w:rsid w:val="008971E6"/>
    <w:rsid w:val="00897CBA"/>
    <w:rsid w:val="00897CEC"/>
    <w:rsid w:val="008A03B4"/>
    <w:rsid w:val="008A0551"/>
    <w:rsid w:val="008A203C"/>
    <w:rsid w:val="008A3489"/>
    <w:rsid w:val="008A451F"/>
    <w:rsid w:val="008A4B1C"/>
    <w:rsid w:val="008A6C2D"/>
    <w:rsid w:val="008A6FAE"/>
    <w:rsid w:val="008A724D"/>
    <w:rsid w:val="008A7993"/>
    <w:rsid w:val="008B09D4"/>
    <w:rsid w:val="008B0AEE"/>
    <w:rsid w:val="008B142F"/>
    <w:rsid w:val="008B1DF7"/>
    <w:rsid w:val="008B2ECD"/>
    <w:rsid w:val="008B4533"/>
    <w:rsid w:val="008B454E"/>
    <w:rsid w:val="008B48D3"/>
    <w:rsid w:val="008B494E"/>
    <w:rsid w:val="008B4DD3"/>
    <w:rsid w:val="008B5CF2"/>
    <w:rsid w:val="008B61F4"/>
    <w:rsid w:val="008B659B"/>
    <w:rsid w:val="008B6C43"/>
    <w:rsid w:val="008C0143"/>
    <w:rsid w:val="008C0179"/>
    <w:rsid w:val="008C03A2"/>
    <w:rsid w:val="008C047B"/>
    <w:rsid w:val="008C0481"/>
    <w:rsid w:val="008C06C5"/>
    <w:rsid w:val="008C0B84"/>
    <w:rsid w:val="008C0CAC"/>
    <w:rsid w:val="008C0D72"/>
    <w:rsid w:val="008C158C"/>
    <w:rsid w:val="008C1A10"/>
    <w:rsid w:val="008C2757"/>
    <w:rsid w:val="008C27E7"/>
    <w:rsid w:val="008C2A32"/>
    <w:rsid w:val="008C2B2F"/>
    <w:rsid w:val="008C3FF5"/>
    <w:rsid w:val="008C439C"/>
    <w:rsid w:val="008C5CFA"/>
    <w:rsid w:val="008C72FB"/>
    <w:rsid w:val="008C7B19"/>
    <w:rsid w:val="008C7B67"/>
    <w:rsid w:val="008D0D98"/>
    <w:rsid w:val="008D612D"/>
    <w:rsid w:val="008D6B24"/>
    <w:rsid w:val="008E0F27"/>
    <w:rsid w:val="008E10FC"/>
    <w:rsid w:val="008E2345"/>
    <w:rsid w:val="008E5CC9"/>
    <w:rsid w:val="008E65CD"/>
    <w:rsid w:val="008E70A9"/>
    <w:rsid w:val="008E71F4"/>
    <w:rsid w:val="008E7252"/>
    <w:rsid w:val="008E75C8"/>
    <w:rsid w:val="008E75FA"/>
    <w:rsid w:val="008F0713"/>
    <w:rsid w:val="008F15A1"/>
    <w:rsid w:val="008F1C4E"/>
    <w:rsid w:val="008F2699"/>
    <w:rsid w:val="008F28F4"/>
    <w:rsid w:val="008F30E1"/>
    <w:rsid w:val="008F3491"/>
    <w:rsid w:val="008F3500"/>
    <w:rsid w:val="008F3517"/>
    <w:rsid w:val="008F4DE6"/>
    <w:rsid w:val="008F5453"/>
    <w:rsid w:val="008F57ED"/>
    <w:rsid w:val="008F6860"/>
    <w:rsid w:val="008F6A3F"/>
    <w:rsid w:val="008F6B24"/>
    <w:rsid w:val="008F71D5"/>
    <w:rsid w:val="008F7559"/>
    <w:rsid w:val="008F7738"/>
    <w:rsid w:val="008F7DE9"/>
    <w:rsid w:val="00900187"/>
    <w:rsid w:val="009007F7"/>
    <w:rsid w:val="00900FFF"/>
    <w:rsid w:val="00901BE6"/>
    <w:rsid w:val="00901E1A"/>
    <w:rsid w:val="00901F68"/>
    <w:rsid w:val="00902E63"/>
    <w:rsid w:val="0090367E"/>
    <w:rsid w:val="00905AD5"/>
    <w:rsid w:val="00905EE1"/>
    <w:rsid w:val="0090631C"/>
    <w:rsid w:val="0090714C"/>
    <w:rsid w:val="009072E1"/>
    <w:rsid w:val="0090751C"/>
    <w:rsid w:val="00907ABE"/>
    <w:rsid w:val="00910BA9"/>
    <w:rsid w:val="00911A7B"/>
    <w:rsid w:val="00911CB7"/>
    <w:rsid w:val="00912867"/>
    <w:rsid w:val="00912C20"/>
    <w:rsid w:val="00913869"/>
    <w:rsid w:val="0091442C"/>
    <w:rsid w:val="00914D9C"/>
    <w:rsid w:val="009155BD"/>
    <w:rsid w:val="0091592D"/>
    <w:rsid w:val="00915AA3"/>
    <w:rsid w:val="00915CB6"/>
    <w:rsid w:val="00915E20"/>
    <w:rsid w:val="009161F5"/>
    <w:rsid w:val="00916F74"/>
    <w:rsid w:val="009173A2"/>
    <w:rsid w:val="00917F76"/>
    <w:rsid w:val="00920AF1"/>
    <w:rsid w:val="0092113B"/>
    <w:rsid w:val="009211B4"/>
    <w:rsid w:val="00921A08"/>
    <w:rsid w:val="00921D36"/>
    <w:rsid w:val="0092312C"/>
    <w:rsid w:val="009235DA"/>
    <w:rsid w:val="00923798"/>
    <w:rsid w:val="00923C98"/>
    <w:rsid w:val="009241BF"/>
    <w:rsid w:val="00924242"/>
    <w:rsid w:val="00924359"/>
    <w:rsid w:val="009256D6"/>
    <w:rsid w:val="009257FB"/>
    <w:rsid w:val="009259F7"/>
    <w:rsid w:val="00925A20"/>
    <w:rsid w:val="00927CD9"/>
    <w:rsid w:val="00927E34"/>
    <w:rsid w:val="00927F5A"/>
    <w:rsid w:val="0093018B"/>
    <w:rsid w:val="00931EEB"/>
    <w:rsid w:val="009326E8"/>
    <w:rsid w:val="0093293B"/>
    <w:rsid w:val="0093297D"/>
    <w:rsid w:val="00932A84"/>
    <w:rsid w:val="0093318E"/>
    <w:rsid w:val="009332FE"/>
    <w:rsid w:val="009337BA"/>
    <w:rsid w:val="00933BB1"/>
    <w:rsid w:val="00933FCD"/>
    <w:rsid w:val="00934785"/>
    <w:rsid w:val="00934A68"/>
    <w:rsid w:val="00935171"/>
    <w:rsid w:val="00935566"/>
    <w:rsid w:val="00936E8D"/>
    <w:rsid w:val="00937891"/>
    <w:rsid w:val="00940DA4"/>
    <w:rsid w:val="009416A9"/>
    <w:rsid w:val="0094210C"/>
    <w:rsid w:val="00942289"/>
    <w:rsid w:val="00943880"/>
    <w:rsid w:val="00943FB6"/>
    <w:rsid w:val="00943FD9"/>
    <w:rsid w:val="0094400D"/>
    <w:rsid w:val="00944D3F"/>
    <w:rsid w:val="00944E99"/>
    <w:rsid w:val="00945A47"/>
    <w:rsid w:val="00946C0B"/>
    <w:rsid w:val="00947B2D"/>
    <w:rsid w:val="00950970"/>
    <w:rsid w:val="00950CCA"/>
    <w:rsid w:val="00950F73"/>
    <w:rsid w:val="00952241"/>
    <w:rsid w:val="00953178"/>
    <w:rsid w:val="00953EB7"/>
    <w:rsid w:val="009556E5"/>
    <w:rsid w:val="00956FB5"/>
    <w:rsid w:val="00957489"/>
    <w:rsid w:val="009603C8"/>
    <w:rsid w:val="00960FEA"/>
    <w:rsid w:val="0096241D"/>
    <w:rsid w:val="00964BFE"/>
    <w:rsid w:val="00966952"/>
    <w:rsid w:val="00966F12"/>
    <w:rsid w:val="00967476"/>
    <w:rsid w:val="00970405"/>
    <w:rsid w:val="00971327"/>
    <w:rsid w:val="009717B7"/>
    <w:rsid w:val="00971A88"/>
    <w:rsid w:val="00971DC2"/>
    <w:rsid w:val="00972AD1"/>
    <w:rsid w:val="00973AA9"/>
    <w:rsid w:val="009755E8"/>
    <w:rsid w:val="00975862"/>
    <w:rsid w:val="00976285"/>
    <w:rsid w:val="0097635A"/>
    <w:rsid w:val="0098014F"/>
    <w:rsid w:val="009811E8"/>
    <w:rsid w:val="00981FC4"/>
    <w:rsid w:val="0098208A"/>
    <w:rsid w:val="00982123"/>
    <w:rsid w:val="00982AD3"/>
    <w:rsid w:val="00982F75"/>
    <w:rsid w:val="009840A4"/>
    <w:rsid w:val="00984309"/>
    <w:rsid w:val="00984315"/>
    <w:rsid w:val="00984367"/>
    <w:rsid w:val="0098459E"/>
    <w:rsid w:val="009846FC"/>
    <w:rsid w:val="00987316"/>
    <w:rsid w:val="00987677"/>
    <w:rsid w:val="0098790F"/>
    <w:rsid w:val="00987A1D"/>
    <w:rsid w:val="00987F9C"/>
    <w:rsid w:val="0099051B"/>
    <w:rsid w:val="00990908"/>
    <w:rsid w:val="00990C48"/>
    <w:rsid w:val="009918DB"/>
    <w:rsid w:val="0099270F"/>
    <w:rsid w:val="009928EE"/>
    <w:rsid w:val="00992C00"/>
    <w:rsid w:val="00993042"/>
    <w:rsid w:val="00993C63"/>
    <w:rsid w:val="009940CE"/>
    <w:rsid w:val="009941C3"/>
    <w:rsid w:val="00994829"/>
    <w:rsid w:val="0099599B"/>
    <w:rsid w:val="009A03E7"/>
    <w:rsid w:val="009A0755"/>
    <w:rsid w:val="009A0FE0"/>
    <w:rsid w:val="009A2478"/>
    <w:rsid w:val="009A3B9F"/>
    <w:rsid w:val="009A570A"/>
    <w:rsid w:val="009A5CB0"/>
    <w:rsid w:val="009A5CC0"/>
    <w:rsid w:val="009A6671"/>
    <w:rsid w:val="009A778E"/>
    <w:rsid w:val="009B1518"/>
    <w:rsid w:val="009B2032"/>
    <w:rsid w:val="009B362E"/>
    <w:rsid w:val="009B3B02"/>
    <w:rsid w:val="009B49A7"/>
    <w:rsid w:val="009B659F"/>
    <w:rsid w:val="009B6691"/>
    <w:rsid w:val="009B7469"/>
    <w:rsid w:val="009B7D8F"/>
    <w:rsid w:val="009B7E45"/>
    <w:rsid w:val="009C0C0B"/>
    <w:rsid w:val="009C16AB"/>
    <w:rsid w:val="009C1FE1"/>
    <w:rsid w:val="009C2143"/>
    <w:rsid w:val="009C2D01"/>
    <w:rsid w:val="009C32FB"/>
    <w:rsid w:val="009C43A6"/>
    <w:rsid w:val="009C4EED"/>
    <w:rsid w:val="009C5253"/>
    <w:rsid w:val="009C5793"/>
    <w:rsid w:val="009C5D12"/>
    <w:rsid w:val="009C600E"/>
    <w:rsid w:val="009D0C18"/>
    <w:rsid w:val="009D0D4F"/>
    <w:rsid w:val="009D1DF4"/>
    <w:rsid w:val="009E0251"/>
    <w:rsid w:val="009E036D"/>
    <w:rsid w:val="009E0675"/>
    <w:rsid w:val="009E103D"/>
    <w:rsid w:val="009E2AE4"/>
    <w:rsid w:val="009E2E51"/>
    <w:rsid w:val="009E31CC"/>
    <w:rsid w:val="009E3967"/>
    <w:rsid w:val="009E58AB"/>
    <w:rsid w:val="009E5F88"/>
    <w:rsid w:val="009E63D1"/>
    <w:rsid w:val="009E65DE"/>
    <w:rsid w:val="009E67DB"/>
    <w:rsid w:val="009E696B"/>
    <w:rsid w:val="009E6CC2"/>
    <w:rsid w:val="009E7018"/>
    <w:rsid w:val="009F1151"/>
    <w:rsid w:val="009F1294"/>
    <w:rsid w:val="009F30F0"/>
    <w:rsid w:val="009F3515"/>
    <w:rsid w:val="009F4A04"/>
    <w:rsid w:val="009F52A4"/>
    <w:rsid w:val="009F5B5E"/>
    <w:rsid w:val="009F6AA1"/>
    <w:rsid w:val="009F6C5D"/>
    <w:rsid w:val="009F6C6A"/>
    <w:rsid w:val="009F727D"/>
    <w:rsid w:val="009F7BE5"/>
    <w:rsid w:val="00A0014B"/>
    <w:rsid w:val="00A0020E"/>
    <w:rsid w:val="00A02806"/>
    <w:rsid w:val="00A02BB5"/>
    <w:rsid w:val="00A02D4B"/>
    <w:rsid w:val="00A04B16"/>
    <w:rsid w:val="00A04F9C"/>
    <w:rsid w:val="00A05507"/>
    <w:rsid w:val="00A06B5F"/>
    <w:rsid w:val="00A103AD"/>
    <w:rsid w:val="00A103C6"/>
    <w:rsid w:val="00A104AF"/>
    <w:rsid w:val="00A12840"/>
    <w:rsid w:val="00A1395B"/>
    <w:rsid w:val="00A14C7E"/>
    <w:rsid w:val="00A155DC"/>
    <w:rsid w:val="00A15A26"/>
    <w:rsid w:val="00A1635E"/>
    <w:rsid w:val="00A178DE"/>
    <w:rsid w:val="00A21F10"/>
    <w:rsid w:val="00A228A7"/>
    <w:rsid w:val="00A22F4F"/>
    <w:rsid w:val="00A242E0"/>
    <w:rsid w:val="00A250FE"/>
    <w:rsid w:val="00A27009"/>
    <w:rsid w:val="00A27806"/>
    <w:rsid w:val="00A307DD"/>
    <w:rsid w:val="00A30F32"/>
    <w:rsid w:val="00A327F3"/>
    <w:rsid w:val="00A32E23"/>
    <w:rsid w:val="00A3310A"/>
    <w:rsid w:val="00A33192"/>
    <w:rsid w:val="00A3396A"/>
    <w:rsid w:val="00A34577"/>
    <w:rsid w:val="00A3614C"/>
    <w:rsid w:val="00A3679F"/>
    <w:rsid w:val="00A37D20"/>
    <w:rsid w:val="00A4063A"/>
    <w:rsid w:val="00A40A20"/>
    <w:rsid w:val="00A41C93"/>
    <w:rsid w:val="00A42318"/>
    <w:rsid w:val="00A43497"/>
    <w:rsid w:val="00A4382D"/>
    <w:rsid w:val="00A43FED"/>
    <w:rsid w:val="00A44083"/>
    <w:rsid w:val="00A4426E"/>
    <w:rsid w:val="00A44455"/>
    <w:rsid w:val="00A447D2"/>
    <w:rsid w:val="00A447F0"/>
    <w:rsid w:val="00A44B47"/>
    <w:rsid w:val="00A45103"/>
    <w:rsid w:val="00A4636E"/>
    <w:rsid w:val="00A47070"/>
    <w:rsid w:val="00A47960"/>
    <w:rsid w:val="00A50B61"/>
    <w:rsid w:val="00A52608"/>
    <w:rsid w:val="00A52C7B"/>
    <w:rsid w:val="00A531A5"/>
    <w:rsid w:val="00A53599"/>
    <w:rsid w:val="00A53EAC"/>
    <w:rsid w:val="00A542A2"/>
    <w:rsid w:val="00A54348"/>
    <w:rsid w:val="00A544AD"/>
    <w:rsid w:val="00A54A3A"/>
    <w:rsid w:val="00A54E46"/>
    <w:rsid w:val="00A60216"/>
    <w:rsid w:val="00A60E46"/>
    <w:rsid w:val="00A60FAF"/>
    <w:rsid w:val="00A61759"/>
    <w:rsid w:val="00A61AF1"/>
    <w:rsid w:val="00A61D30"/>
    <w:rsid w:val="00A630B3"/>
    <w:rsid w:val="00A631D5"/>
    <w:rsid w:val="00A633DD"/>
    <w:rsid w:val="00A648DC"/>
    <w:rsid w:val="00A64C90"/>
    <w:rsid w:val="00A6633E"/>
    <w:rsid w:val="00A667C2"/>
    <w:rsid w:val="00A669F7"/>
    <w:rsid w:val="00A66AAA"/>
    <w:rsid w:val="00A67789"/>
    <w:rsid w:val="00A67A22"/>
    <w:rsid w:val="00A711E7"/>
    <w:rsid w:val="00A71E5C"/>
    <w:rsid w:val="00A72021"/>
    <w:rsid w:val="00A73F8A"/>
    <w:rsid w:val="00A74699"/>
    <w:rsid w:val="00A756CF"/>
    <w:rsid w:val="00A7744C"/>
    <w:rsid w:val="00A778B0"/>
    <w:rsid w:val="00A80532"/>
    <w:rsid w:val="00A8094B"/>
    <w:rsid w:val="00A80CD4"/>
    <w:rsid w:val="00A81251"/>
    <w:rsid w:val="00A83882"/>
    <w:rsid w:val="00A84129"/>
    <w:rsid w:val="00A8570E"/>
    <w:rsid w:val="00A8593C"/>
    <w:rsid w:val="00A86185"/>
    <w:rsid w:val="00A863C7"/>
    <w:rsid w:val="00A86F7E"/>
    <w:rsid w:val="00A87FFD"/>
    <w:rsid w:val="00A9094E"/>
    <w:rsid w:val="00A91828"/>
    <w:rsid w:val="00A91F84"/>
    <w:rsid w:val="00A92448"/>
    <w:rsid w:val="00A94F8A"/>
    <w:rsid w:val="00A95298"/>
    <w:rsid w:val="00A96338"/>
    <w:rsid w:val="00A96A61"/>
    <w:rsid w:val="00A9760D"/>
    <w:rsid w:val="00A9789C"/>
    <w:rsid w:val="00AA0C8D"/>
    <w:rsid w:val="00AA1370"/>
    <w:rsid w:val="00AA3229"/>
    <w:rsid w:val="00AA4A83"/>
    <w:rsid w:val="00AA4FB2"/>
    <w:rsid w:val="00AA501C"/>
    <w:rsid w:val="00AA639A"/>
    <w:rsid w:val="00AA64FC"/>
    <w:rsid w:val="00AA6DFF"/>
    <w:rsid w:val="00AB0455"/>
    <w:rsid w:val="00AB0ADA"/>
    <w:rsid w:val="00AB0C3C"/>
    <w:rsid w:val="00AB0C6F"/>
    <w:rsid w:val="00AB1453"/>
    <w:rsid w:val="00AB2B40"/>
    <w:rsid w:val="00AB2BCD"/>
    <w:rsid w:val="00AB3BD6"/>
    <w:rsid w:val="00AB5543"/>
    <w:rsid w:val="00AB5A9E"/>
    <w:rsid w:val="00AB60FA"/>
    <w:rsid w:val="00AB6FA0"/>
    <w:rsid w:val="00AB7ECB"/>
    <w:rsid w:val="00AC05C1"/>
    <w:rsid w:val="00AC0636"/>
    <w:rsid w:val="00AC088C"/>
    <w:rsid w:val="00AC171D"/>
    <w:rsid w:val="00AC2A8E"/>
    <w:rsid w:val="00AC368A"/>
    <w:rsid w:val="00AC3B1A"/>
    <w:rsid w:val="00AC482D"/>
    <w:rsid w:val="00AC591C"/>
    <w:rsid w:val="00AC5BFC"/>
    <w:rsid w:val="00AC6B14"/>
    <w:rsid w:val="00AC77C5"/>
    <w:rsid w:val="00AC79AF"/>
    <w:rsid w:val="00AC7B4A"/>
    <w:rsid w:val="00AC7C30"/>
    <w:rsid w:val="00AD17BC"/>
    <w:rsid w:val="00AD1885"/>
    <w:rsid w:val="00AD1EBE"/>
    <w:rsid w:val="00AD26A5"/>
    <w:rsid w:val="00AD2BE6"/>
    <w:rsid w:val="00AD35A8"/>
    <w:rsid w:val="00AD395F"/>
    <w:rsid w:val="00AE0D10"/>
    <w:rsid w:val="00AE1FCB"/>
    <w:rsid w:val="00AE32C9"/>
    <w:rsid w:val="00AE333B"/>
    <w:rsid w:val="00AE379C"/>
    <w:rsid w:val="00AE5F49"/>
    <w:rsid w:val="00AE6EAF"/>
    <w:rsid w:val="00AE7C28"/>
    <w:rsid w:val="00AE7CE3"/>
    <w:rsid w:val="00AF047D"/>
    <w:rsid w:val="00AF0E69"/>
    <w:rsid w:val="00AF1AEE"/>
    <w:rsid w:val="00AF1F48"/>
    <w:rsid w:val="00AF4A9D"/>
    <w:rsid w:val="00AF4F5D"/>
    <w:rsid w:val="00AF6208"/>
    <w:rsid w:val="00AF691C"/>
    <w:rsid w:val="00AF7506"/>
    <w:rsid w:val="00AF7621"/>
    <w:rsid w:val="00AF7828"/>
    <w:rsid w:val="00AF7E3D"/>
    <w:rsid w:val="00B00549"/>
    <w:rsid w:val="00B01C90"/>
    <w:rsid w:val="00B02B5A"/>
    <w:rsid w:val="00B04A92"/>
    <w:rsid w:val="00B065E7"/>
    <w:rsid w:val="00B07D55"/>
    <w:rsid w:val="00B10936"/>
    <w:rsid w:val="00B10B3A"/>
    <w:rsid w:val="00B10BE2"/>
    <w:rsid w:val="00B118F8"/>
    <w:rsid w:val="00B11914"/>
    <w:rsid w:val="00B1316F"/>
    <w:rsid w:val="00B148AB"/>
    <w:rsid w:val="00B15442"/>
    <w:rsid w:val="00B154EF"/>
    <w:rsid w:val="00B15C25"/>
    <w:rsid w:val="00B163B0"/>
    <w:rsid w:val="00B170D2"/>
    <w:rsid w:val="00B20272"/>
    <w:rsid w:val="00B2175D"/>
    <w:rsid w:val="00B22F44"/>
    <w:rsid w:val="00B231CB"/>
    <w:rsid w:val="00B23408"/>
    <w:rsid w:val="00B24103"/>
    <w:rsid w:val="00B24C82"/>
    <w:rsid w:val="00B254CA"/>
    <w:rsid w:val="00B2719B"/>
    <w:rsid w:val="00B30173"/>
    <w:rsid w:val="00B31068"/>
    <w:rsid w:val="00B31717"/>
    <w:rsid w:val="00B31C9C"/>
    <w:rsid w:val="00B32172"/>
    <w:rsid w:val="00B325D1"/>
    <w:rsid w:val="00B327AF"/>
    <w:rsid w:val="00B342F9"/>
    <w:rsid w:val="00B353D6"/>
    <w:rsid w:val="00B35EC8"/>
    <w:rsid w:val="00B36682"/>
    <w:rsid w:val="00B37B6B"/>
    <w:rsid w:val="00B40743"/>
    <w:rsid w:val="00B411C9"/>
    <w:rsid w:val="00B42D6C"/>
    <w:rsid w:val="00B4484B"/>
    <w:rsid w:val="00B4514B"/>
    <w:rsid w:val="00B45DAF"/>
    <w:rsid w:val="00B46A90"/>
    <w:rsid w:val="00B47B2D"/>
    <w:rsid w:val="00B47DA6"/>
    <w:rsid w:val="00B50678"/>
    <w:rsid w:val="00B519F8"/>
    <w:rsid w:val="00B51A08"/>
    <w:rsid w:val="00B53399"/>
    <w:rsid w:val="00B53C12"/>
    <w:rsid w:val="00B5403E"/>
    <w:rsid w:val="00B54271"/>
    <w:rsid w:val="00B542E5"/>
    <w:rsid w:val="00B54BCB"/>
    <w:rsid w:val="00B55290"/>
    <w:rsid w:val="00B555A6"/>
    <w:rsid w:val="00B55911"/>
    <w:rsid w:val="00B56AE3"/>
    <w:rsid w:val="00B57ADD"/>
    <w:rsid w:val="00B57B54"/>
    <w:rsid w:val="00B6046D"/>
    <w:rsid w:val="00B60C4B"/>
    <w:rsid w:val="00B60D0E"/>
    <w:rsid w:val="00B613BB"/>
    <w:rsid w:val="00B61A53"/>
    <w:rsid w:val="00B61D71"/>
    <w:rsid w:val="00B65B9E"/>
    <w:rsid w:val="00B66333"/>
    <w:rsid w:val="00B6754D"/>
    <w:rsid w:val="00B676FB"/>
    <w:rsid w:val="00B7040F"/>
    <w:rsid w:val="00B704E9"/>
    <w:rsid w:val="00B7104B"/>
    <w:rsid w:val="00B71A7E"/>
    <w:rsid w:val="00B727E3"/>
    <w:rsid w:val="00B72EB1"/>
    <w:rsid w:val="00B730A9"/>
    <w:rsid w:val="00B736B6"/>
    <w:rsid w:val="00B74443"/>
    <w:rsid w:val="00B753A5"/>
    <w:rsid w:val="00B7567B"/>
    <w:rsid w:val="00B75F7A"/>
    <w:rsid w:val="00B76967"/>
    <w:rsid w:val="00B77D7C"/>
    <w:rsid w:val="00B8050C"/>
    <w:rsid w:val="00B80A56"/>
    <w:rsid w:val="00B821AF"/>
    <w:rsid w:val="00B830E9"/>
    <w:rsid w:val="00B86DA9"/>
    <w:rsid w:val="00B9029C"/>
    <w:rsid w:val="00B91EC6"/>
    <w:rsid w:val="00B9302D"/>
    <w:rsid w:val="00B937E8"/>
    <w:rsid w:val="00B94338"/>
    <w:rsid w:val="00B95C71"/>
    <w:rsid w:val="00B97108"/>
    <w:rsid w:val="00B97F0F"/>
    <w:rsid w:val="00BA26B2"/>
    <w:rsid w:val="00BA2855"/>
    <w:rsid w:val="00BA3297"/>
    <w:rsid w:val="00BA32D3"/>
    <w:rsid w:val="00BA3376"/>
    <w:rsid w:val="00BA3E12"/>
    <w:rsid w:val="00BA5158"/>
    <w:rsid w:val="00BA53F6"/>
    <w:rsid w:val="00BA5415"/>
    <w:rsid w:val="00BA5A16"/>
    <w:rsid w:val="00BA5A75"/>
    <w:rsid w:val="00BA5D6C"/>
    <w:rsid w:val="00BA7F17"/>
    <w:rsid w:val="00BB0FD4"/>
    <w:rsid w:val="00BB16D5"/>
    <w:rsid w:val="00BB2B87"/>
    <w:rsid w:val="00BB4691"/>
    <w:rsid w:val="00BB5229"/>
    <w:rsid w:val="00BB6063"/>
    <w:rsid w:val="00BB7051"/>
    <w:rsid w:val="00BB791B"/>
    <w:rsid w:val="00BC0083"/>
    <w:rsid w:val="00BC095F"/>
    <w:rsid w:val="00BC1938"/>
    <w:rsid w:val="00BC3C2E"/>
    <w:rsid w:val="00BC3F00"/>
    <w:rsid w:val="00BC442F"/>
    <w:rsid w:val="00BC44DF"/>
    <w:rsid w:val="00BC4AE6"/>
    <w:rsid w:val="00BC4BC6"/>
    <w:rsid w:val="00BC4BC9"/>
    <w:rsid w:val="00BC6CBB"/>
    <w:rsid w:val="00BC7F26"/>
    <w:rsid w:val="00BC7FC8"/>
    <w:rsid w:val="00BD27C0"/>
    <w:rsid w:val="00BD32C6"/>
    <w:rsid w:val="00BD3491"/>
    <w:rsid w:val="00BD4BA9"/>
    <w:rsid w:val="00BD5F88"/>
    <w:rsid w:val="00BD6668"/>
    <w:rsid w:val="00BD735A"/>
    <w:rsid w:val="00BE2544"/>
    <w:rsid w:val="00BE4417"/>
    <w:rsid w:val="00BE57B3"/>
    <w:rsid w:val="00BE5A63"/>
    <w:rsid w:val="00BE5D70"/>
    <w:rsid w:val="00BE6390"/>
    <w:rsid w:val="00BE6E03"/>
    <w:rsid w:val="00BE756A"/>
    <w:rsid w:val="00BE75BF"/>
    <w:rsid w:val="00BE788C"/>
    <w:rsid w:val="00BE7E67"/>
    <w:rsid w:val="00BF136A"/>
    <w:rsid w:val="00BF3684"/>
    <w:rsid w:val="00BF4237"/>
    <w:rsid w:val="00BF429F"/>
    <w:rsid w:val="00BF53F4"/>
    <w:rsid w:val="00BF57C6"/>
    <w:rsid w:val="00BF5C47"/>
    <w:rsid w:val="00BF625D"/>
    <w:rsid w:val="00BF73F8"/>
    <w:rsid w:val="00BF77D3"/>
    <w:rsid w:val="00C00BF1"/>
    <w:rsid w:val="00C0362F"/>
    <w:rsid w:val="00C037A0"/>
    <w:rsid w:val="00C03875"/>
    <w:rsid w:val="00C04C4A"/>
    <w:rsid w:val="00C0508A"/>
    <w:rsid w:val="00C060C4"/>
    <w:rsid w:val="00C06695"/>
    <w:rsid w:val="00C06ECB"/>
    <w:rsid w:val="00C07443"/>
    <w:rsid w:val="00C10BCE"/>
    <w:rsid w:val="00C11858"/>
    <w:rsid w:val="00C12C26"/>
    <w:rsid w:val="00C12F56"/>
    <w:rsid w:val="00C13F6C"/>
    <w:rsid w:val="00C14889"/>
    <w:rsid w:val="00C14AA7"/>
    <w:rsid w:val="00C153B2"/>
    <w:rsid w:val="00C16675"/>
    <w:rsid w:val="00C1695E"/>
    <w:rsid w:val="00C16DEE"/>
    <w:rsid w:val="00C16EDE"/>
    <w:rsid w:val="00C16F66"/>
    <w:rsid w:val="00C1765A"/>
    <w:rsid w:val="00C20985"/>
    <w:rsid w:val="00C22108"/>
    <w:rsid w:val="00C22A46"/>
    <w:rsid w:val="00C22CD9"/>
    <w:rsid w:val="00C22D28"/>
    <w:rsid w:val="00C230A5"/>
    <w:rsid w:val="00C23CE5"/>
    <w:rsid w:val="00C25DEA"/>
    <w:rsid w:val="00C25E70"/>
    <w:rsid w:val="00C25F87"/>
    <w:rsid w:val="00C27714"/>
    <w:rsid w:val="00C3128D"/>
    <w:rsid w:val="00C321CC"/>
    <w:rsid w:val="00C32579"/>
    <w:rsid w:val="00C32D78"/>
    <w:rsid w:val="00C339FE"/>
    <w:rsid w:val="00C3478F"/>
    <w:rsid w:val="00C34E45"/>
    <w:rsid w:val="00C35121"/>
    <w:rsid w:val="00C36292"/>
    <w:rsid w:val="00C36A52"/>
    <w:rsid w:val="00C36F04"/>
    <w:rsid w:val="00C37976"/>
    <w:rsid w:val="00C37E9A"/>
    <w:rsid w:val="00C413F7"/>
    <w:rsid w:val="00C422CF"/>
    <w:rsid w:val="00C432AE"/>
    <w:rsid w:val="00C43F0A"/>
    <w:rsid w:val="00C44094"/>
    <w:rsid w:val="00C4530C"/>
    <w:rsid w:val="00C45693"/>
    <w:rsid w:val="00C4732F"/>
    <w:rsid w:val="00C5187B"/>
    <w:rsid w:val="00C51E67"/>
    <w:rsid w:val="00C520D0"/>
    <w:rsid w:val="00C5266D"/>
    <w:rsid w:val="00C52C9B"/>
    <w:rsid w:val="00C530D7"/>
    <w:rsid w:val="00C53524"/>
    <w:rsid w:val="00C541A9"/>
    <w:rsid w:val="00C54353"/>
    <w:rsid w:val="00C54A0B"/>
    <w:rsid w:val="00C55F3A"/>
    <w:rsid w:val="00C56246"/>
    <w:rsid w:val="00C57E87"/>
    <w:rsid w:val="00C6005C"/>
    <w:rsid w:val="00C60E22"/>
    <w:rsid w:val="00C61AC8"/>
    <w:rsid w:val="00C61C25"/>
    <w:rsid w:val="00C634B9"/>
    <w:rsid w:val="00C634F8"/>
    <w:rsid w:val="00C635A1"/>
    <w:rsid w:val="00C63B61"/>
    <w:rsid w:val="00C63D47"/>
    <w:rsid w:val="00C63F4B"/>
    <w:rsid w:val="00C64DB0"/>
    <w:rsid w:val="00C652A5"/>
    <w:rsid w:val="00C65499"/>
    <w:rsid w:val="00C65B08"/>
    <w:rsid w:val="00C66373"/>
    <w:rsid w:val="00C6704F"/>
    <w:rsid w:val="00C670F8"/>
    <w:rsid w:val="00C672B1"/>
    <w:rsid w:val="00C679C8"/>
    <w:rsid w:val="00C67CBF"/>
    <w:rsid w:val="00C72079"/>
    <w:rsid w:val="00C72D33"/>
    <w:rsid w:val="00C73D9E"/>
    <w:rsid w:val="00C73E90"/>
    <w:rsid w:val="00C743A4"/>
    <w:rsid w:val="00C74B46"/>
    <w:rsid w:val="00C764A4"/>
    <w:rsid w:val="00C76993"/>
    <w:rsid w:val="00C76C4F"/>
    <w:rsid w:val="00C779FA"/>
    <w:rsid w:val="00C77A8B"/>
    <w:rsid w:val="00C77D43"/>
    <w:rsid w:val="00C80790"/>
    <w:rsid w:val="00C81B1A"/>
    <w:rsid w:val="00C81DB0"/>
    <w:rsid w:val="00C81E71"/>
    <w:rsid w:val="00C821B1"/>
    <w:rsid w:val="00C826D3"/>
    <w:rsid w:val="00C8332C"/>
    <w:rsid w:val="00C83B77"/>
    <w:rsid w:val="00C83E22"/>
    <w:rsid w:val="00C84261"/>
    <w:rsid w:val="00C84D78"/>
    <w:rsid w:val="00C855BD"/>
    <w:rsid w:val="00C85BF7"/>
    <w:rsid w:val="00C85FF0"/>
    <w:rsid w:val="00C9032D"/>
    <w:rsid w:val="00C90F00"/>
    <w:rsid w:val="00C937B1"/>
    <w:rsid w:val="00C9381D"/>
    <w:rsid w:val="00C939FD"/>
    <w:rsid w:val="00C93A7F"/>
    <w:rsid w:val="00C954C4"/>
    <w:rsid w:val="00C95BCF"/>
    <w:rsid w:val="00C962FF"/>
    <w:rsid w:val="00C96505"/>
    <w:rsid w:val="00CA0143"/>
    <w:rsid w:val="00CA0F2F"/>
    <w:rsid w:val="00CA149D"/>
    <w:rsid w:val="00CA1F9A"/>
    <w:rsid w:val="00CA3863"/>
    <w:rsid w:val="00CA39D6"/>
    <w:rsid w:val="00CA3FBF"/>
    <w:rsid w:val="00CA40B4"/>
    <w:rsid w:val="00CA421F"/>
    <w:rsid w:val="00CA534D"/>
    <w:rsid w:val="00CA5BAA"/>
    <w:rsid w:val="00CA5FC1"/>
    <w:rsid w:val="00CA651F"/>
    <w:rsid w:val="00CA68DD"/>
    <w:rsid w:val="00CA6BAE"/>
    <w:rsid w:val="00CA76BF"/>
    <w:rsid w:val="00CA7705"/>
    <w:rsid w:val="00CA7DCD"/>
    <w:rsid w:val="00CB01D7"/>
    <w:rsid w:val="00CB0FFD"/>
    <w:rsid w:val="00CB16C9"/>
    <w:rsid w:val="00CB18FC"/>
    <w:rsid w:val="00CB3972"/>
    <w:rsid w:val="00CB5298"/>
    <w:rsid w:val="00CB5D6E"/>
    <w:rsid w:val="00CB60EF"/>
    <w:rsid w:val="00CB64B0"/>
    <w:rsid w:val="00CB65D5"/>
    <w:rsid w:val="00CB6B10"/>
    <w:rsid w:val="00CB7143"/>
    <w:rsid w:val="00CB7879"/>
    <w:rsid w:val="00CB7FAC"/>
    <w:rsid w:val="00CC0CE5"/>
    <w:rsid w:val="00CC15AA"/>
    <w:rsid w:val="00CC340C"/>
    <w:rsid w:val="00CC4660"/>
    <w:rsid w:val="00CC4C73"/>
    <w:rsid w:val="00CC4CBE"/>
    <w:rsid w:val="00CC5909"/>
    <w:rsid w:val="00CC6E86"/>
    <w:rsid w:val="00CC7531"/>
    <w:rsid w:val="00CC7B11"/>
    <w:rsid w:val="00CC7B2D"/>
    <w:rsid w:val="00CD270F"/>
    <w:rsid w:val="00CD3018"/>
    <w:rsid w:val="00CD426B"/>
    <w:rsid w:val="00CD438A"/>
    <w:rsid w:val="00CD4903"/>
    <w:rsid w:val="00CD4A02"/>
    <w:rsid w:val="00CD51B8"/>
    <w:rsid w:val="00CD6704"/>
    <w:rsid w:val="00CE00B9"/>
    <w:rsid w:val="00CE17F6"/>
    <w:rsid w:val="00CE191A"/>
    <w:rsid w:val="00CE200C"/>
    <w:rsid w:val="00CE2E63"/>
    <w:rsid w:val="00CE40C6"/>
    <w:rsid w:val="00CE4777"/>
    <w:rsid w:val="00CE4D64"/>
    <w:rsid w:val="00CE5617"/>
    <w:rsid w:val="00CE5C94"/>
    <w:rsid w:val="00CE5EB5"/>
    <w:rsid w:val="00CE6FB7"/>
    <w:rsid w:val="00CE76FF"/>
    <w:rsid w:val="00CE77B7"/>
    <w:rsid w:val="00CE7803"/>
    <w:rsid w:val="00CF03D5"/>
    <w:rsid w:val="00CF0DED"/>
    <w:rsid w:val="00CF0FF7"/>
    <w:rsid w:val="00CF10B0"/>
    <w:rsid w:val="00CF12C3"/>
    <w:rsid w:val="00CF2397"/>
    <w:rsid w:val="00CF34FD"/>
    <w:rsid w:val="00CF4583"/>
    <w:rsid w:val="00CF4EF6"/>
    <w:rsid w:val="00CF5928"/>
    <w:rsid w:val="00CF68E4"/>
    <w:rsid w:val="00CF735B"/>
    <w:rsid w:val="00D014A7"/>
    <w:rsid w:val="00D01525"/>
    <w:rsid w:val="00D02C31"/>
    <w:rsid w:val="00D032E1"/>
    <w:rsid w:val="00D03564"/>
    <w:rsid w:val="00D037E1"/>
    <w:rsid w:val="00D044A5"/>
    <w:rsid w:val="00D05E0C"/>
    <w:rsid w:val="00D123FA"/>
    <w:rsid w:val="00D1328D"/>
    <w:rsid w:val="00D14824"/>
    <w:rsid w:val="00D15B4A"/>
    <w:rsid w:val="00D16221"/>
    <w:rsid w:val="00D1768F"/>
    <w:rsid w:val="00D2013E"/>
    <w:rsid w:val="00D20437"/>
    <w:rsid w:val="00D20E6D"/>
    <w:rsid w:val="00D20F09"/>
    <w:rsid w:val="00D241D3"/>
    <w:rsid w:val="00D25A1D"/>
    <w:rsid w:val="00D25F46"/>
    <w:rsid w:val="00D260DD"/>
    <w:rsid w:val="00D270F8"/>
    <w:rsid w:val="00D27309"/>
    <w:rsid w:val="00D2746F"/>
    <w:rsid w:val="00D30398"/>
    <w:rsid w:val="00D3060B"/>
    <w:rsid w:val="00D3085C"/>
    <w:rsid w:val="00D30AC7"/>
    <w:rsid w:val="00D30AD6"/>
    <w:rsid w:val="00D31346"/>
    <w:rsid w:val="00D31AE0"/>
    <w:rsid w:val="00D31AEF"/>
    <w:rsid w:val="00D3243E"/>
    <w:rsid w:val="00D32CD7"/>
    <w:rsid w:val="00D32FDA"/>
    <w:rsid w:val="00D33975"/>
    <w:rsid w:val="00D34DE7"/>
    <w:rsid w:val="00D34DEE"/>
    <w:rsid w:val="00D354FB"/>
    <w:rsid w:val="00D366F5"/>
    <w:rsid w:val="00D4065F"/>
    <w:rsid w:val="00D40712"/>
    <w:rsid w:val="00D41A07"/>
    <w:rsid w:val="00D41FC0"/>
    <w:rsid w:val="00D43312"/>
    <w:rsid w:val="00D44381"/>
    <w:rsid w:val="00D452C1"/>
    <w:rsid w:val="00D452CC"/>
    <w:rsid w:val="00D45C07"/>
    <w:rsid w:val="00D45CDD"/>
    <w:rsid w:val="00D467EF"/>
    <w:rsid w:val="00D46B77"/>
    <w:rsid w:val="00D470CB"/>
    <w:rsid w:val="00D50040"/>
    <w:rsid w:val="00D50348"/>
    <w:rsid w:val="00D5048B"/>
    <w:rsid w:val="00D508E6"/>
    <w:rsid w:val="00D5156D"/>
    <w:rsid w:val="00D52E66"/>
    <w:rsid w:val="00D53FD7"/>
    <w:rsid w:val="00D54472"/>
    <w:rsid w:val="00D54897"/>
    <w:rsid w:val="00D54CD0"/>
    <w:rsid w:val="00D559D2"/>
    <w:rsid w:val="00D60AB7"/>
    <w:rsid w:val="00D60AB9"/>
    <w:rsid w:val="00D60E1E"/>
    <w:rsid w:val="00D622BD"/>
    <w:rsid w:val="00D62C1E"/>
    <w:rsid w:val="00D63560"/>
    <w:rsid w:val="00D6463B"/>
    <w:rsid w:val="00D65891"/>
    <w:rsid w:val="00D66A9E"/>
    <w:rsid w:val="00D70A85"/>
    <w:rsid w:val="00D70FC6"/>
    <w:rsid w:val="00D71786"/>
    <w:rsid w:val="00D71822"/>
    <w:rsid w:val="00D718D1"/>
    <w:rsid w:val="00D71BF5"/>
    <w:rsid w:val="00D72480"/>
    <w:rsid w:val="00D7272B"/>
    <w:rsid w:val="00D728E6"/>
    <w:rsid w:val="00D72A51"/>
    <w:rsid w:val="00D72D65"/>
    <w:rsid w:val="00D73842"/>
    <w:rsid w:val="00D7496B"/>
    <w:rsid w:val="00D74B45"/>
    <w:rsid w:val="00D74DF9"/>
    <w:rsid w:val="00D752B5"/>
    <w:rsid w:val="00D75C7B"/>
    <w:rsid w:val="00D76C1C"/>
    <w:rsid w:val="00D770CC"/>
    <w:rsid w:val="00D77D97"/>
    <w:rsid w:val="00D800CC"/>
    <w:rsid w:val="00D80E6F"/>
    <w:rsid w:val="00D83617"/>
    <w:rsid w:val="00D83B33"/>
    <w:rsid w:val="00D83ED8"/>
    <w:rsid w:val="00D83FCD"/>
    <w:rsid w:val="00D85B8A"/>
    <w:rsid w:val="00D8626D"/>
    <w:rsid w:val="00D86302"/>
    <w:rsid w:val="00D86354"/>
    <w:rsid w:val="00D86D01"/>
    <w:rsid w:val="00D876BA"/>
    <w:rsid w:val="00D87A42"/>
    <w:rsid w:val="00D90474"/>
    <w:rsid w:val="00D914CD"/>
    <w:rsid w:val="00D9239B"/>
    <w:rsid w:val="00D94046"/>
    <w:rsid w:val="00D9422D"/>
    <w:rsid w:val="00D9533F"/>
    <w:rsid w:val="00D95BF0"/>
    <w:rsid w:val="00D95D9E"/>
    <w:rsid w:val="00D96982"/>
    <w:rsid w:val="00D96F18"/>
    <w:rsid w:val="00D97D9E"/>
    <w:rsid w:val="00DA0324"/>
    <w:rsid w:val="00DA10AC"/>
    <w:rsid w:val="00DA2539"/>
    <w:rsid w:val="00DA2703"/>
    <w:rsid w:val="00DA30CE"/>
    <w:rsid w:val="00DA4651"/>
    <w:rsid w:val="00DA47E0"/>
    <w:rsid w:val="00DA5A05"/>
    <w:rsid w:val="00DA75E5"/>
    <w:rsid w:val="00DA78AD"/>
    <w:rsid w:val="00DA7D2C"/>
    <w:rsid w:val="00DB09A3"/>
    <w:rsid w:val="00DB0E61"/>
    <w:rsid w:val="00DB1A1B"/>
    <w:rsid w:val="00DB237F"/>
    <w:rsid w:val="00DB3085"/>
    <w:rsid w:val="00DB348C"/>
    <w:rsid w:val="00DB370D"/>
    <w:rsid w:val="00DB5523"/>
    <w:rsid w:val="00DB559F"/>
    <w:rsid w:val="00DB5F52"/>
    <w:rsid w:val="00DB6583"/>
    <w:rsid w:val="00DB6ECD"/>
    <w:rsid w:val="00DB6EFB"/>
    <w:rsid w:val="00DC0600"/>
    <w:rsid w:val="00DC09EF"/>
    <w:rsid w:val="00DC1372"/>
    <w:rsid w:val="00DC1949"/>
    <w:rsid w:val="00DC2046"/>
    <w:rsid w:val="00DC2BD1"/>
    <w:rsid w:val="00DC2E09"/>
    <w:rsid w:val="00DC4CD9"/>
    <w:rsid w:val="00DC5149"/>
    <w:rsid w:val="00DC67D9"/>
    <w:rsid w:val="00DC6E87"/>
    <w:rsid w:val="00DC7390"/>
    <w:rsid w:val="00DC7E72"/>
    <w:rsid w:val="00DD182E"/>
    <w:rsid w:val="00DD2483"/>
    <w:rsid w:val="00DD253E"/>
    <w:rsid w:val="00DD33C0"/>
    <w:rsid w:val="00DD34C3"/>
    <w:rsid w:val="00DD3C64"/>
    <w:rsid w:val="00DD4F1D"/>
    <w:rsid w:val="00DD53E0"/>
    <w:rsid w:val="00DD5C00"/>
    <w:rsid w:val="00DD7622"/>
    <w:rsid w:val="00DD7DB0"/>
    <w:rsid w:val="00DE1070"/>
    <w:rsid w:val="00DE2C3F"/>
    <w:rsid w:val="00DE3BA2"/>
    <w:rsid w:val="00DE4AED"/>
    <w:rsid w:val="00DE57BB"/>
    <w:rsid w:val="00DE57C6"/>
    <w:rsid w:val="00DE5C25"/>
    <w:rsid w:val="00DE6311"/>
    <w:rsid w:val="00DF0F65"/>
    <w:rsid w:val="00DF1A2F"/>
    <w:rsid w:val="00DF1FD8"/>
    <w:rsid w:val="00DF2CB4"/>
    <w:rsid w:val="00DF2E74"/>
    <w:rsid w:val="00DF2F06"/>
    <w:rsid w:val="00DF388E"/>
    <w:rsid w:val="00DF5FF8"/>
    <w:rsid w:val="00DF683E"/>
    <w:rsid w:val="00DF7024"/>
    <w:rsid w:val="00DF7801"/>
    <w:rsid w:val="00DF7D8E"/>
    <w:rsid w:val="00E002C6"/>
    <w:rsid w:val="00E0037F"/>
    <w:rsid w:val="00E00497"/>
    <w:rsid w:val="00E00616"/>
    <w:rsid w:val="00E00C2C"/>
    <w:rsid w:val="00E00D74"/>
    <w:rsid w:val="00E01091"/>
    <w:rsid w:val="00E01592"/>
    <w:rsid w:val="00E01E73"/>
    <w:rsid w:val="00E01F39"/>
    <w:rsid w:val="00E02B17"/>
    <w:rsid w:val="00E02D17"/>
    <w:rsid w:val="00E03330"/>
    <w:rsid w:val="00E03D3B"/>
    <w:rsid w:val="00E040B7"/>
    <w:rsid w:val="00E0564B"/>
    <w:rsid w:val="00E05A9E"/>
    <w:rsid w:val="00E05D88"/>
    <w:rsid w:val="00E0718F"/>
    <w:rsid w:val="00E07990"/>
    <w:rsid w:val="00E100E0"/>
    <w:rsid w:val="00E105A8"/>
    <w:rsid w:val="00E10BF4"/>
    <w:rsid w:val="00E10C6D"/>
    <w:rsid w:val="00E10D25"/>
    <w:rsid w:val="00E1189D"/>
    <w:rsid w:val="00E11D77"/>
    <w:rsid w:val="00E13B10"/>
    <w:rsid w:val="00E13B35"/>
    <w:rsid w:val="00E143B8"/>
    <w:rsid w:val="00E14563"/>
    <w:rsid w:val="00E20DB5"/>
    <w:rsid w:val="00E2275C"/>
    <w:rsid w:val="00E238A9"/>
    <w:rsid w:val="00E23919"/>
    <w:rsid w:val="00E24C89"/>
    <w:rsid w:val="00E256E6"/>
    <w:rsid w:val="00E25932"/>
    <w:rsid w:val="00E26F31"/>
    <w:rsid w:val="00E2709D"/>
    <w:rsid w:val="00E27AE1"/>
    <w:rsid w:val="00E3107E"/>
    <w:rsid w:val="00E31935"/>
    <w:rsid w:val="00E31E5A"/>
    <w:rsid w:val="00E32087"/>
    <w:rsid w:val="00E32E89"/>
    <w:rsid w:val="00E32F72"/>
    <w:rsid w:val="00E32FDD"/>
    <w:rsid w:val="00E34F1C"/>
    <w:rsid w:val="00E351A1"/>
    <w:rsid w:val="00E35354"/>
    <w:rsid w:val="00E361B8"/>
    <w:rsid w:val="00E36E0B"/>
    <w:rsid w:val="00E418E4"/>
    <w:rsid w:val="00E4264E"/>
    <w:rsid w:val="00E4292E"/>
    <w:rsid w:val="00E42D45"/>
    <w:rsid w:val="00E42F7F"/>
    <w:rsid w:val="00E4376E"/>
    <w:rsid w:val="00E45227"/>
    <w:rsid w:val="00E46CDA"/>
    <w:rsid w:val="00E471DB"/>
    <w:rsid w:val="00E47E81"/>
    <w:rsid w:val="00E50716"/>
    <w:rsid w:val="00E50E4F"/>
    <w:rsid w:val="00E521BD"/>
    <w:rsid w:val="00E52397"/>
    <w:rsid w:val="00E52A6F"/>
    <w:rsid w:val="00E52B93"/>
    <w:rsid w:val="00E546EE"/>
    <w:rsid w:val="00E55D8C"/>
    <w:rsid w:val="00E56148"/>
    <w:rsid w:val="00E566E5"/>
    <w:rsid w:val="00E574DB"/>
    <w:rsid w:val="00E608C2"/>
    <w:rsid w:val="00E61C6C"/>
    <w:rsid w:val="00E61F74"/>
    <w:rsid w:val="00E62B6F"/>
    <w:rsid w:val="00E633F8"/>
    <w:rsid w:val="00E637D2"/>
    <w:rsid w:val="00E65719"/>
    <w:rsid w:val="00E661CC"/>
    <w:rsid w:val="00E662ED"/>
    <w:rsid w:val="00E702AD"/>
    <w:rsid w:val="00E707F1"/>
    <w:rsid w:val="00E70958"/>
    <w:rsid w:val="00E7130A"/>
    <w:rsid w:val="00E72013"/>
    <w:rsid w:val="00E72B4C"/>
    <w:rsid w:val="00E72E69"/>
    <w:rsid w:val="00E732DF"/>
    <w:rsid w:val="00E748A7"/>
    <w:rsid w:val="00E75B50"/>
    <w:rsid w:val="00E75DB0"/>
    <w:rsid w:val="00E7684B"/>
    <w:rsid w:val="00E76B32"/>
    <w:rsid w:val="00E76E5C"/>
    <w:rsid w:val="00E771B2"/>
    <w:rsid w:val="00E772EC"/>
    <w:rsid w:val="00E811C6"/>
    <w:rsid w:val="00E82678"/>
    <w:rsid w:val="00E82A08"/>
    <w:rsid w:val="00E84E89"/>
    <w:rsid w:val="00E852B6"/>
    <w:rsid w:val="00E85330"/>
    <w:rsid w:val="00E854F4"/>
    <w:rsid w:val="00E86578"/>
    <w:rsid w:val="00E86978"/>
    <w:rsid w:val="00E91449"/>
    <w:rsid w:val="00E91914"/>
    <w:rsid w:val="00E91D6F"/>
    <w:rsid w:val="00E92ECB"/>
    <w:rsid w:val="00E93827"/>
    <w:rsid w:val="00E9385C"/>
    <w:rsid w:val="00E97143"/>
    <w:rsid w:val="00E9717D"/>
    <w:rsid w:val="00E973B7"/>
    <w:rsid w:val="00EA0F07"/>
    <w:rsid w:val="00EA388F"/>
    <w:rsid w:val="00EA39FF"/>
    <w:rsid w:val="00EA3B4C"/>
    <w:rsid w:val="00EA4B72"/>
    <w:rsid w:val="00EA5674"/>
    <w:rsid w:val="00EA60D8"/>
    <w:rsid w:val="00EA6429"/>
    <w:rsid w:val="00EA7F4A"/>
    <w:rsid w:val="00EB0389"/>
    <w:rsid w:val="00EB03F5"/>
    <w:rsid w:val="00EB0C89"/>
    <w:rsid w:val="00EB0F15"/>
    <w:rsid w:val="00EB1587"/>
    <w:rsid w:val="00EB2DD0"/>
    <w:rsid w:val="00EB38C1"/>
    <w:rsid w:val="00EB3F1B"/>
    <w:rsid w:val="00EB45BB"/>
    <w:rsid w:val="00EB4B96"/>
    <w:rsid w:val="00EB540D"/>
    <w:rsid w:val="00EB5800"/>
    <w:rsid w:val="00EB6481"/>
    <w:rsid w:val="00EB72F8"/>
    <w:rsid w:val="00EC0C1F"/>
    <w:rsid w:val="00EC137A"/>
    <w:rsid w:val="00EC1C3D"/>
    <w:rsid w:val="00EC2321"/>
    <w:rsid w:val="00EC2341"/>
    <w:rsid w:val="00EC2AF4"/>
    <w:rsid w:val="00EC3031"/>
    <w:rsid w:val="00EC3E25"/>
    <w:rsid w:val="00EC4A8D"/>
    <w:rsid w:val="00EC53FD"/>
    <w:rsid w:val="00EC563F"/>
    <w:rsid w:val="00EC73B5"/>
    <w:rsid w:val="00EC74E2"/>
    <w:rsid w:val="00ED12F3"/>
    <w:rsid w:val="00ED1CB4"/>
    <w:rsid w:val="00ED2310"/>
    <w:rsid w:val="00ED293F"/>
    <w:rsid w:val="00ED2D4C"/>
    <w:rsid w:val="00ED326A"/>
    <w:rsid w:val="00ED3740"/>
    <w:rsid w:val="00ED40CF"/>
    <w:rsid w:val="00ED454A"/>
    <w:rsid w:val="00ED490A"/>
    <w:rsid w:val="00ED4FDE"/>
    <w:rsid w:val="00ED53F6"/>
    <w:rsid w:val="00ED5C11"/>
    <w:rsid w:val="00ED6D9D"/>
    <w:rsid w:val="00ED70DF"/>
    <w:rsid w:val="00EE03FD"/>
    <w:rsid w:val="00EE0D34"/>
    <w:rsid w:val="00EE1E02"/>
    <w:rsid w:val="00EE311A"/>
    <w:rsid w:val="00EE324E"/>
    <w:rsid w:val="00EE48DA"/>
    <w:rsid w:val="00EE4DC1"/>
    <w:rsid w:val="00EE5308"/>
    <w:rsid w:val="00EE6DE6"/>
    <w:rsid w:val="00EF282F"/>
    <w:rsid w:val="00EF4DD9"/>
    <w:rsid w:val="00EF5008"/>
    <w:rsid w:val="00EF6F5D"/>
    <w:rsid w:val="00EF71A5"/>
    <w:rsid w:val="00EF772D"/>
    <w:rsid w:val="00EF7D6A"/>
    <w:rsid w:val="00F001FE"/>
    <w:rsid w:val="00F0049E"/>
    <w:rsid w:val="00F006E2"/>
    <w:rsid w:val="00F01863"/>
    <w:rsid w:val="00F018C2"/>
    <w:rsid w:val="00F02AF2"/>
    <w:rsid w:val="00F03429"/>
    <w:rsid w:val="00F04073"/>
    <w:rsid w:val="00F04DE2"/>
    <w:rsid w:val="00F05A1C"/>
    <w:rsid w:val="00F07703"/>
    <w:rsid w:val="00F1017E"/>
    <w:rsid w:val="00F104AA"/>
    <w:rsid w:val="00F119C3"/>
    <w:rsid w:val="00F12CBF"/>
    <w:rsid w:val="00F1337A"/>
    <w:rsid w:val="00F13481"/>
    <w:rsid w:val="00F14099"/>
    <w:rsid w:val="00F148D0"/>
    <w:rsid w:val="00F14CFA"/>
    <w:rsid w:val="00F15C8D"/>
    <w:rsid w:val="00F165FA"/>
    <w:rsid w:val="00F168E3"/>
    <w:rsid w:val="00F170F4"/>
    <w:rsid w:val="00F17181"/>
    <w:rsid w:val="00F2046F"/>
    <w:rsid w:val="00F204EC"/>
    <w:rsid w:val="00F232C4"/>
    <w:rsid w:val="00F23F56"/>
    <w:rsid w:val="00F24074"/>
    <w:rsid w:val="00F24C8F"/>
    <w:rsid w:val="00F24F61"/>
    <w:rsid w:val="00F2518B"/>
    <w:rsid w:val="00F25565"/>
    <w:rsid w:val="00F259F7"/>
    <w:rsid w:val="00F26A38"/>
    <w:rsid w:val="00F272F8"/>
    <w:rsid w:val="00F27930"/>
    <w:rsid w:val="00F303AB"/>
    <w:rsid w:val="00F3177F"/>
    <w:rsid w:val="00F32BAD"/>
    <w:rsid w:val="00F32F82"/>
    <w:rsid w:val="00F35609"/>
    <w:rsid w:val="00F407E7"/>
    <w:rsid w:val="00F41BBE"/>
    <w:rsid w:val="00F41F42"/>
    <w:rsid w:val="00F44AF1"/>
    <w:rsid w:val="00F45488"/>
    <w:rsid w:val="00F45637"/>
    <w:rsid w:val="00F46297"/>
    <w:rsid w:val="00F4641B"/>
    <w:rsid w:val="00F4657B"/>
    <w:rsid w:val="00F47C01"/>
    <w:rsid w:val="00F50CAF"/>
    <w:rsid w:val="00F51582"/>
    <w:rsid w:val="00F51BF2"/>
    <w:rsid w:val="00F51C59"/>
    <w:rsid w:val="00F52C7D"/>
    <w:rsid w:val="00F52ED3"/>
    <w:rsid w:val="00F52FF1"/>
    <w:rsid w:val="00F539FA"/>
    <w:rsid w:val="00F54A07"/>
    <w:rsid w:val="00F54D3A"/>
    <w:rsid w:val="00F55049"/>
    <w:rsid w:val="00F55652"/>
    <w:rsid w:val="00F55980"/>
    <w:rsid w:val="00F55DD6"/>
    <w:rsid w:val="00F55DD7"/>
    <w:rsid w:val="00F56A94"/>
    <w:rsid w:val="00F60B7D"/>
    <w:rsid w:val="00F61E6B"/>
    <w:rsid w:val="00F63533"/>
    <w:rsid w:val="00F63BD9"/>
    <w:rsid w:val="00F63DD7"/>
    <w:rsid w:val="00F64E4E"/>
    <w:rsid w:val="00F65B00"/>
    <w:rsid w:val="00F65E4F"/>
    <w:rsid w:val="00F67D05"/>
    <w:rsid w:val="00F706D2"/>
    <w:rsid w:val="00F7158A"/>
    <w:rsid w:val="00F71AED"/>
    <w:rsid w:val="00F733E4"/>
    <w:rsid w:val="00F73E64"/>
    <w:rsid w:val="00F74557"/>
    <w:rsid w:val="00F746D8"/>
    <w:rsid w:val="00F74E1D"/>
    <w:rsid w:val="00F74FBA"/>
    <w:rsid w:val="00F7726C"/>
    <w:rsid w:val="00F77E32"/>
    <w:rsid w:val="00F80196"/>
    <w:rsid w:val="00F80A9F"/>
    <w:rsid w:val="00F80F1A"/>
    <w:rsid w:val="00F80F84"/>
    <w:rsid w:val="00F8145C"/>
    <w:rsid w:val="00F814C8"/>
    <w:rsid w:val="00F81E97"/>
    <w:rsid w:val="00F821AD"/>
    <w:rsid w:val="00F826E6"/>
    <w:rsid w:val="00F8299C"/>
    <w:rsid w:val="00F83C39"/>
    <w:rsid w:val="00F84286"/>
    <w:rsid w:val="00F855F5"/>
    <w:rsid w:val="00F86984"/>
    <w:rsid w:val="00F86D63"/>
    <w:rsid w:val="00F86FF6"/>
    <w:rsid w:val="00F87B76"/>
    <w:rsid w:val="00F918E2"/>
    <w:rsid w:val="00F91A93"/>
    <w:rsid w:val="00F9341A"/>
    <w:rsid w:val="00F93915"/>
    <w:rsid w:val="00F93B65"/>
    <w:rsid w:val="00F961A3"/>
    <w:rsid w:val="00F9655E"/>
    <w:rsid w:val="00F969FB"/>
    <w:rsid w:val="00F96CF3"/>
    <w:rsid w:val="00FA1786"/>
    <w:rsid w:val="00FA178F"/>
    <w:rsid w:val="00FA1F61"/>
    <w:rsid w:val="00FA3D2A"/>
    <w:rsid w:val="00FA51A9"/>
    <w:rsid w:val="00FA528B"/>
    <w:rsid w:val="00FA58E7"/>
    <w:rsid w:val="00FA6499"/>
    <w:rsid w:val="00FA688E"/>
    <w:rsid w:val="00FA6C09"/>
    <w:rsid w:val="00FB01EF"/>
    <w:rsid w:val="00FB2E4B"/>
    <w:rsid w:val="00FB3004"/>
    <w:rsid w:val="00FB31B9"/>
    <w:rsid w:val="00FB39A0"/>
    <w:rsid w:val="00FB4882"/>
    <w:rsid w:val="00FB5F86"/>
    <w:rsid w:val="00FC02FC"/>
    <w:rsid w:val="00FC05D4"/>
    <w:rsid w:val="00FC0D3D"/>
    <w:rsid w:val="00FC0E3B"/>
    <w:rsid w:val="00FC35C8"/>
    <w:rsid w:val="00FC4EC9"/>
    <w:rsid w:val="00FC4F20"/>
    <w:rsid w:val="00FC617B"/>
    <w:rsid w:val="00FC6E3A"/>
    <w:rsid w:val="00FC791B"/>
    <w:rsid w:val="00FC79AE"/>
    <w:rsid w:val="00FD0116"/>
    <w:rsid w:val="00FD0A8E"/>
    <w:rsid w:val="00FD229D"/>
    <w:rsid w:val="00FD3D9E"/>
    <w:rsid w:val="00FD49F2"/>
    <w:rsid w:val="00FD49FE"/>
    <w:rsid w:val="00FD501A"/>
    <w:rsid w:val="00FD5163"/>
    <w:rsid w:val="00FD5872"/>
    <w:rsid w:val="00FD59FF"/>
    <w:rsid w:val="00FD5B8F"/>
    <w:rsid w:val="00FE018A"/>
    <w:rsid w:val="00FE08DB"/>
    <w:rsid w:val="00FE0AE7"/>
    <w:rsid w:val="00FE0E3F"/>
    <w:rsid w:val="00FE1E55"/>
    <w:rsid w:val="00FE2EC5"/>
    <w:rsid w:val="00FE394B"/>
    <w:rsid w:val="00FE46C5"/>
    <w:rsid w:val="00FE51DB"/>
    <w:rsid w:val="00FE528B"/>
    <w:rsid w:val="00FE579A"/>
    <w:rsid w:val="00FF03F0"/>
    <w:rsid w:val="00FF1891"/>
    <w:rsid w:val="00FF2C6A"/>
    <w:rsid w:val="00FF3D2F"/>
    <w:rsid w:val="00FF4557"/>
    <w:rsid w:val="00FF564A"/>
    <w:rsid w:val="00FF5A31"/>
    <w:rsid w:val="00FF5B86"/>
    <w:rsid w:val="00FF5FBC"/>
    <w:rsid w:val="00FF6186"/>
    <w:rsid w:val="00FF7421"/>
    <w:rsid w:val="00FF7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white,gray"/>
    </o:shapedefaults>
    <o:shapelayout v:ext="edit">
      <o:idmap v:ext="edit" data="1"/>
    </o:shapelayout>
  </w:shapeDefaults>
  <w:decimalSymbol w:val="."/>
  <w:listSeparator w:val=","/>
  <w14:docId w14:val="230D9C59"/>
  <w15:docId w15:val="{4F439E19-43E2-4F37-9823-7537D386C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imes New Roman"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2FD5"/>
    <w:pPr>
      <w:spacing w:before="120" w:after="120" w:line="264" w:lineRule="auto"/>
      <w:jc w:val="both"/>
    </w:pPr>
    <w:rPr>
      <w:rFonts w:ascii="Arial" w:hAnsi="Arial"/>
      <w:szCs w:val="22"/>
      <w:lang w:val="en-GB" w:bidi="en-US"/>
    </w:rPr>
  </w:style>
  <w:style w:type="paragraph" w:styleId="Heading1">
    <w:name w:val="heading 1"/>
    <w:aliases w:val="h1,new page/chapter,Heading 1a,Project 1,RFS,Part,Document,Chapter,Main Section,Main heading,DPHead1,H11,Project 11,RFS1,Part1,Document1,h11,Chapter1,Main Section1,Main heading1,DPHead11,H12,Project 12,RFS2,Part2,Document2,h12,Chapter2,H13,H1"/>
    <w:basedOn w:val="Normal"/>
    <w:next w:val="Normal"/>
    <w:link w:val="Heading1Char"/>
    <w:autoRedefine/>
    <w:qFormat/>
    <w:rsid w:val="007E0593"/>
    <w:pPr>
      <w:keepNext/>
      <w:spacing w:before="0" w:line="240" w:lineRule="auto"/>
      <w:jc w:val="left"/>
      <w:outlineLvl w:val="0"/>
    </w:pPr>
    <w:rPr>
      <w:rFonts w:cs="Arial"/>
      <w:b/>
      <w:caps/>
      <w:color w:val="262626" w:themeColor="text1" w:themeTint="D9"/>
      <w:spacing w:val="20"/>
      <w:sz w:val="28"/>
      <w:szCs w:val="28"/>
    </w:rPr>
  </w:style>
  <w:style w:type="paragraph" w:styleId="Heading2">
    <w:name w:val="heading 2"/>
    <w:aliases w:val="h2 main heading,h2,A.B.C.,Level I for #'s,hoofd 2,Heading2-bio,Career Exp.,Activity,Main Heading,mh,A,Sub-Head1,Chapter Title,H2,Frame Title,l2,Holo heading 2,L2,ClassHeading,(Alt+2),Attribute Heading 2,H21,B,C,style2,2,Project 2,map title,21"/>
    <w:basedOn w:val="Normal"/>
    <w:next w:val="Normal"/>
    <w:link w:val="Heading2Char"/>
    <w:autoRedefine/>
    <w:qFormat/>
    <w:rsid w:val="00D14824"/>
    <w:pPr>
      <w:keepNext/>
      <w:keepLines/>
      <w:spacing w:before="240" w:after="240" w:line="240" w:lineRule="auto"/>
      <w:ind w:left="576" w:hanging="576"/>
      <w:jc w:val="left"/>
      <w:outlineLvl w:val="1"/>
    </w:pPr>
    <w:rPr>
      <w:rFonts w:eastAsiaTheme="majorEastAsia" w:cs="Arial"/>
      <w:b/>
      <w:caps/>
      <w:color w:val="595959"/>
      <w:spacing w:val="15"/>
      <w:szCs w:val="20"/>
    </w:rPr>
  </w:style>
  <w:style w:type="paragraph" w:styleId="Heading3">
    <w:name w:val="heading 3"/>
    <w:aliases w:val="h3,Section,h3 sub heading,1.2.3.,Level II for #'s,H3,Table Attribute Heading,Label,L3,cell label,Subheading,heading 3,3 bullet,H31,Minor,Level 1 - 1,(SCGM 3),3m,(Alt+3),h31,h32,h311,h33,h312,h34,h313,h35,h314,h36,h315,h37,h316,h38,h317,h39,1,l"/>
    <w:basedOn w:val="Normal"/>
    <w:next w:val="Normal"/>
    <w:link w:val="Heading3Char"/>
    <w:autoRedefine/>
    <w:uiPriority w:val="9"/>
    <w:qFormat/>
    <w:rsid w:val="006D2FD5"/>
    <w:pPr>
      <w:pBdr>
        <w:top w:val="dotted" w:sz="4" w:space="1" w:color="585858"/>
        <w:bottom w:val="dotted" w:sz="4" w:space="1" w:color="585858"/>
      </w:pBdr>
      <w:spacing w:before="300"/>
      <w:outlineLvl w:val="2"/>
    </w:pPr>
    <w:rPr>
      <w:rFonts w:eastAsiaTheme="majorEastAsia" w:cstheme="majorBidi"/>
      <w:b/>
      <w:caps/>
      <w:color w:val="262626" w:themeColor="text1" w:themeTint="D9"/>
      <w:szCs w:val="24"/>
    </w:rPr>
  </w:style>
  <w:style w:type="paragraph" w:styleId="Heading4">
    <w:name w:val="heading 4"/>
    <w:aliases w:val="h4,h4 sub sub heading,First Subheading,Ref Heading 1,rh1,H4,4,4 dash,d,3,Sudhead3,Heading 4 - Bid,Map Title,Sub-paragraph,Org Heading 2,14,l4,141,h41,l41,41,142,h42,l42,h43,a.,42,parapoint,¶,143,h44,l43,43,1411,h411,l411,411,1421,h421,l421,a.1"/>
    <w:basedOn w:val="Normal"/>
    <w:next w:val="Normal"/>
    <w:link w:val="Heading4Char"/>
    <w:autoRedefine/>
    <w:uiPriority w:val="9"/>
    <w:qFormat/>
    <w:rsid w:val="006D2FD5"/>
    <w:pPr>
      <w:pBdr>
        <w:bottom w:val="dotted" w:sz="4" w:space="1" w:color="858585"/>
      </w:pBdr>
      <w:outlineLvl w:val="3"/>
    </w:pPr>
    <w:rPr>
      <w:rFonts w:eastAsiaTheme="majorEastAsia" w:cstheme="majorBidi"/>
      <w:caps/>
      <w:color w:val="585858"/>
      <w:spacing w:val="10"/>
    </w:rPr>
  </w:style>
  <w:style w:type="paragraph" w:styleId="Heading5">
    <w:name w:val="heading 5"/>
    <w:aliases w:val="5 sub-bullet,sb,5,Block Label,H5,h5,1.1.1.1.1,mh2,Module heading 2,Numbered Sub-list,PIM 5,Second Subheading,Level 3 - i,Bullet point,DO NOT USE_h5,GE Heading 5,Table label,l5,hm,Head 5,list 5,Figure,PA Pico Section,Teal,i) ii) iii),Hd4,L5,tem"/>
    <w:basedOn w:val="Normal"/>
    <w:next w:val="Normal"/>
    <w:link w:val="Heading5Char"/>
    <w:uiPriority w:val="9"/>
    <w:qFormat/>
    <w:rsid w:val="001D756D"/>
    <w:pPr>
      <w:spacing w:before="320"/>
      <w:jc w:val="center"/>
      <w:outlineLvl w:val="4"/>
    </w:pPr>
    <w:rPr>
      <w:rFonts w:eastAsiaTheme="majorEastAsia" w:cstheme="majorBidi"/>
      <w:caps/>
      <w:color w:val="585858"/>
      <w:spacing w:val="10"/>
    </w:rPr>
  </w:style>
  <w:style w:type="paragraph" w:styleId="Heading6">
    <w:name w:val="heading 6"/>
    <w:aliases w:val="6,H6,Appendix A,Sub-bullet point,Legal Level 1.,DO NOT USE_h6,h6,Third Subheading,sub-dash,sd,Numbered - 6,PA Appendix,Heading 6  Appendix Y &amp; Z,12 Heading 6,Heading 22,H22,h22,A.B.C.2,Activity2,Main Heading2,A2,Sub-Head12,Chapter Title1,Alt+6"/>
    <w:basedOn w:val="Normal"/>
    <w:next w:val="Normal"/>
    <w:link w:val="Heading6Char"/>
    <w:uiPriority w:val="9"/>
    <w:qFormat/>
    <w:rsid w:val="001D756D"/>
    <w:pPr>
      <w:jc w:val="center"/>
      <w:outlineLvl w:val="5"/>
    </w:pPr>
    <w:rPr>
      <w:rFonts w:eastAsiaTheme="majorEastAsia" w:cstheme="majorBidi"/>
      <w:caps/>
      <w:color w:val="858585"/>
      <w:spacing w:val="10"/>
    </w:rPr>
  </w:style>
  <w:style w:type="paragraph" w:styleId="Heading7">
    <w:name w:val="heading 7"/>
    <w:aliases w:val="7,h7,Heading 7 - Appendix A,Heading 7 - Appendix,Legal Level 1.1.,Para no numbering,H7,Side Caption,Appendix Major,PA Appendix Major,Tables,12 Heading 7,(Level 7 numbered paras),Level 1.1,Para no numbering1,12 Heading 71,st,Para no numbering2"/>
    <w:basedOn w:val="Normal"/>
    <w:next w:val="Normal"/>
    <w:link w:val="Heading7Char"/>
    <w:uiPriority w:val="9"/>
    <w:qFormat/>
    <w:rsid w:val="001D756D"/>
    <w:pPr>
      <w:jc w:val="center"/>
      <w:outlineLvl w:val="6"/>
    </w:pPr>
    <w:rPr>
      <w:rFonts w:eastAsiaTheme="majorEastAsia" w:cstheme="majorBidi"/>
      <w:i/>
      <w:iCs/>
      <w:caps/>
      <w:color w:val="858585"/>
      <w:spacing w:val="10"/>
    </w:rPr>
  </w:style>
  <w:style w:type="paragraph" w:styleId="Heading8">
    <w:name w:val="heading 8"/>
    <w:aliases w:val="8,Legal Level 1.1.1.,No num/gap,H8,Appendix Minor,12 Heading 8,RFI H3 (A),No num/gap1,12 Heading 81,Überschrift 88,PA Appendix Minor,h8,OurHeadings,(Level 8 numbered paras),VedleggHeadings,Level 1.1.1,ft,figure title,Appendix1,Center Bold"/>
    <w:basedOn w:val="Normal"/>
    <w:next w:val="Normal"/>
    <w:link w:val="Heading8Char"/>
    <w:uiPriority w:val="9"/>
    <w:qFormat/>
    <w:rsid w:val="001D756D"/>
    <w:pPr>
      <w:jc w:val="center"/>
      <w:outlineLvl w:val="7"/>
    </w:pPr>
    <w:rPr>
      <w:rFonts w:eastAsiaTheme="majorEastAsia" w:cstheme="majorBidi"/>
      <w:caps/>
      <w:spacing w:val="10"/>
      <w:szCs w:val="20"/>
    </w:rPr>
  </w:style>
  <w:style w:type="paragraph" w:styleId="Heading9">
    <w:name w:val="heading 9"/>
    <w:aliases w:val="9,Titre 10,Code eg's,H9,Attachment,Appendix,oHeading 9,appendix,12 Heading 9,h9,RFP Reference,Heading 9x,(Level 9 numbered paras),Vedlegg,Legal Level 1.1.1.1.,HelpTable,Level (a),表号,tt,table title,App1,Figure Heading,FH,Appendix2,Annex1,Lev 9"/>
    <w:basedOn w:val="Normal"/>
    <w:next w:val="Normal"/>
    <w:link w:val="Heading9Char"/>
    <w:uiPriority w:val="9"/>
    <w:qFormat/>
    <w:rsid w:val="001D756D"/>
    <w:pPr>
      <w:jc w:val="center"/>
      <w:outlineLvl w:val="8"/>
    </w:pPr>
    <w:rPr>
      <w:rFonts w:eastAsiaTheme="majorEastAsia" w:cstheme="majorBidi"/>
      <w:i/>
      <w:iCs/>
      <w:caps/>
      <w:spacing w:val="1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F559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55980"/>
    <w:rPr>
      <w:rFonts w:ascii="Tahoma" w:hAnsi="Tahoma" w:cs="Tahoma"/>
      <w:sz w:val="16"/>
      <w:szCs w:val="16"/>
    </w:rPr>
  </w:style>
  <w:style w:type="paragraph" w:styleId="Header">
    <w:name w:val="header"/>
    <w:aliases w:val="Nextel Header,Italized Normal"/>
    <w:basedOn w:val="Normal"/>
    <w:link w:val="HeaderChar"/>
    <w:uiPriority w:val="99"/>
    <w:unhideWhenUsed/>
    <w:rsid w:val="008A03B4"/>
    <w:pPr>
      <w:tabs>
        <w:tab w:val="center" w:pos="4680"/>
        <w:tab w:val="right" w:pos="9360"/>
      </w:tabs>
      <w:spacing w:after="0" w:line="240" w:lineRule="auto"/>
    </w:pPr>
  </w:style>
  <w:style w:type="character" w:customStyle="1" w:styleId="HeaderChar">
    <w:name w:val="Header Char"/>
    <w:aliases w:val="Nextel Header Char,Italized Normal Char"/>
    <w:basedOn w:val="DefaultParagraphFont"/>
    <w:link w:val="Header"/>
    <w:uiPriority w:val="99"/>
    <w:rsid w:val="008A03B4"/>
  </w:style>
  <w:style w:type="paragraph" w:styleId="Footer">
    <w:name w:val="footer"/>
    <w:aliases w:val="footer/10-HELVETICA,*Footer,f"/>
    <w:basedOn w:val="Normal"/>
    <w:link w:val="FooterChar"/>
    <w:uiPriority w:val="99"/>
    <w:unhideWhenUsed/>
    <w:rsid w:val="008A03B4"/>
    <w:pPr>
      <w:tabs>
        <w:tab w:val="center" w:pos="4680"/>
        <w:tab w:val="right" w:pos="9360"/>
      </w:tabs>
      <w:spacing w:after="0" w:line="240" w:lineRule="auto"/>
    </w:pPr>
  </w:style>
  <w:style w:type="character" w:customStyle="1" w:styleId="FooterChar">
    <w:name w:val="Footer Char"/>
    <w:aliases w:val="footer/10-HELVETICA Char,*Footer Char,f Char"/>
    <w:basedOn w:val="DefaultParagraphFont"/>
    <w:link w:val="Footer"/>
    <w:uiPriority w:val="99"/>
    <w:rsid w:val="008A03B4"/>
  </w:style>
  <w:style w:type="character" w:customStyle="1" w:styleId="N1Char">
    <w:name w:val="N1 Char"/>
    <w:uiPriority w:val="99"/>
    <w:rsid w:val="00A86185"/>
    <w:rPr>
      <w:rFonts w:ascii="Arial" w:hAnsi="Arial"/>
      <w:szCs w:val="24"/>
      <w:lang w:val="en-US" w:eastAsia="en-US" w:bidi="ar-SA"/>
    </w:rPr>
  </w:style>
  <w:style w:type="paragraph" w:customStyle="1" w:styleId="ProprietoryNotice">
    <w:name w:val="Proprietory Notice"/>
    <w:basedOn w:val="Normal"/>
    <w:uiPriority w:val="99"/>
    <w:rsid w:val="00A86185"/>
    <w:pPr>
      <w:spacing w:after="0" w:line="360" w:lineRule="auto"/>
      <w:jc w:val="center"/>
    </w:pPr>
    <w:rPr>
      <w:rFonts w:ascii="Verdana" w:hAnsi="Verdana"/>
      <w:b/>
      <w:bCs/>
      <w:szCs w:val="24"/>
    </w:rPr>
  </w:style>
  <w:style w:type="character" w:customStyle="1" w:styleId="Heading1Char">
    <w:name w:val="Heading 1 Char"/>
    <w:aliases w:val="h1 Char,new page/chapter Char,Heading 1a Char,Project 1 Char,RFS Char,Part Char,Document Char,Chapter Char,Main Section Char,Main heading Char,DPHead1 Char,H11 Char,Project 11 Char,RFS1 Char,Part1 Char,Document1 Char,h11 Char,H12 Char"/>
    <w:basedOn w:val="DefaultParagraphFont"/>
    <w:link w:val="Heading1"/>
    <w:rsid w:val="007E0593"/>
    <w:rPr>
      <w:rFonts w:ascii="Arial" w:hAnsi="Arial" w:cs="Arial"/>
      <w:b/>
      <w:caps/>
      <w:color w:val="262626" w:themeColor="text1" w:themeTint="D9"/>
      <w:spacing w:val="20"/>
      <w:sz w:val="28"/>
      <w:szCs w:val="28"/>
      <w:lang w:val="en-GB" w:bidi="en-US"/>
    </w:rPr>
  </w:style>
  <w:style w:type="character" w:customStyle="1" w:styleId="Heading2Char">
    <w:name w:val="Heading 2 Char"/>
    <w:aliases w:val="h2 main heading Char,h2 Char,A.B.C. Char,Level I for #'s Char,hoofd 2 Char,Heading2-bio Char,Career Exp. Char,Activity Char,Main Heading Char,mh Char,A Char,Sub-Head1 Char,Chapter Title Char,H2 Char,Frame Title Char,l2 Char,L2 Char,B Char"/>
    <w:basedOn w:val="DefaultParagraphFont"/>
    <w:link w:val="Heading2"/>
    <w:rsid w:val="00D14824"/>
    <w:rPr>
      <w:rFonts w:ascii="Arial" w:eastAsiaTheme="majorEastAsia" w:hAnsi="Arial" w:cs="Arial"/>
      <w:b/>
      <w:caps/>
      <w:color w:val="595959"/>
      <w:spacing w:val="15"/>
      <w:lang w:val="en-GB" w:bidi="en-US"/>
    </w:rPr>
  </w:style>
  <w:style w:type="character" w:customStyle="1" w:styleId="Heading4Char">
    <w:name w:val="Heading 4 Char"/>
    <w:aliases w:val="h4 Char,h4 sub sub heading Char,First Subheading Char,Ref Heading 1 Char,rh1 Char,H4 Char,4 Char,4 dash Char,d Char,3 Char,Sudhead3 Char,Heading 4 - Bid Char,Map Title Char,Sub-paragraph Char,Org Heading 2 Char,14 Char,l4 Char,141 Char"/>
    <w:basedOn w:val="DefaultParagraphFont"/>
    <w:link w:val="Heading4"/>
    <w:uiPriority w:val="9"/>
    <w:rsid w:val="006D2FD5"/>
    <w:rPr>
      <w:rFonts w:ascii="Arial" w:eastAsiaTheme="majorEastAsia" w:hAnsi="Arial" w:cstheme="majorBidi"/>
      <w:caps/>
      <w:color w:val="585858"/>
      <w:spacing w:val="10"/>
      <w:szCs w:val="22"/>
      <w:lang w:val="en-GB" w:bidi="en-US"/>
    </w:rPr>
  </w:style>
  <w:style w:type="character" w:customStyle="1" w:styleId="Heading5Char">
    <w:name w:val="Heading 5 Char"/>
    <w:aliases w:val="5 sub-bullet Char,sb Char,5 Char,Block Label Char,H5 Char,h5 Char,1.1.1.1.1 Char,mh2 Char,Module heading 2 Char,Numbered Sub-list Char,PIM 5 Char,Second Subheading Char,Level 3 - i Char,Bullet point Char,DO NOT USE_h5 Char,l5 Char,hm Char"/>
    <w:basedOn w:val="DefaultParagraphFont"/>
    <w:link w:val="Heading5"/>
    <w:uiPriority w:val="9"/>
    <w:rsid w:val="001D756D"/>
    <w:rPr>
      <w:rFonts w:asciiTheme="minorHAnsi" w:eastAsiaTheme="majorEastAsia" w:hAnsiTheme="minorHAnsi" w:cstheme="majorBidi"/>
      <w:caps/>
      <w:color w:val="585858"/>
      <w:spacing w:val="10"/>
      <w:sz w:val="22"/>
      <w:szCs w:val="22"/>
      <w:lang w:val="en-GB" w:bidi="en-US"/>
    </w:rPr>
  </w:style>
  <w:style w:type="character" w:customStyle="1" w:styleId="Heading6Char">
    <w:name w:val="Heading 6 Char"/>
    <w:aliases w:val="6 Char,H6 Char,Appendix A Char,Sub-bullet point Char,Legal Level 1. Char,DO NOT USE_h6 Char,h6 Char,Third Subheading Char,sub-dash Char,sd Char,Numbered - 6 Char,PA Appendix Char,Heading 6  Appendix Y &amp; Z Char,12 Heading 6 Char,H22 Char"/>
    <w:basedOn w:val="DefaultParagraphFont"/>
    <w:link w:val="Heading6"/>
    <w:uiPriority w:val="9"/>
    <w:rsid w:val="001D756D"/>
    <w:rPr>
      <w:rFonts w:asciiTheme="minorHAnsi" w:eastAsiaTheme="majorEastAsia" w:hAnsiTheme="minorHAnsi" w:cstheme="majorBidi"/>
      <w:caps/>
      <w:color w:val="858585"/>
      <w:spacing w:val="10"/>
      <w:sz w:val="22"/>
      <w:szCs w:val="22"/>
      <w:lang w:val="en-GB" w:bidi="en-US"/>
    </w:rPr>
  </w:style>
  <w:style w:type="character" w:customStyle="1" w:styleId="Heading7Char">
    <w:name w:val="Heading 7 Char"/>
    <w:aliases w:val="7 Char,h7 Char,Heading 7 - Appendix A Char,Heading 7 - Appendix Char,Legal Level 1.1. Char,Para no numbering Char,H7 Char,Side Caption Char,Appendix Major Char,PA Appendix Major Char,Tables Char,12 Heading 7 Char,Level 1.1 Char,st Char"/>
    <w:basedOn w:val="DefaultParagraphFont"/>
    <w:link w:val="Heading7"/>
    <w:uiPriority w:val="9"/>
    <w:rsid w:val="001D756D"/>
    <w:rPr>
      <w:rFonts w:asciiTheme="minorHAnsi" w:eastAsiaTheme="majorEastAsia" w:hAnsiTheme="minorHAnsi" w:cstheme="majorBidi"/>
      <w:i/>
      <w:iCs/>
      <w:caps/>
      <w:color w:val="858585"/>
      <w:spacing w:val="10"/>
      <w:sz w:val="22"/>
      <w:szCs w:val="22"/>
      <w:lang w:val="en-GB" w:bidi="en-US"/>
    </w:rPr>
  </w:style>
  <w:style w:type="character" w:customStyle="1" w:styleId="Heading8Char">
    <w:name w:val="Heading 8 Char"/>
    <w:aliases w:val="8 Char,Legal Level 1.1.1. Char,No num/gap Char,H8 Char,Appendix Minor Char,12 Heading 8 Char,RFI H3 (A) Char,No num/gap1 Char,12 Heading 81 Char,Überschrift 88 Char,PA Appendix Minor Char,h8 Char,OurHeadings Char,VedleggHeadings Char"/>
    <w:basedOn w:val="DefaultParagraphFont"/>
    <w:link w:val="Heading8"/>
    <w:uiPriority w:val="9"/>
    <w:rsid w:val="001D756D"/>
    <w:rPr>
      <w:rFonts w:asciiTheme="minorHAnsi" w:eastAsiaTheme="majorEastAsia" w:hAnsiTheme="minorHAnsi" w:cstheme="majorBidi"/>
      <w:caps/>
      <w:spacing w:val="10"/>
      <w:lang w:val="en-GB" w:bidi="en-US"/>
    </w:rPr>
  </w:style>
  <w:style w:type="character" w:customStyle="1" w:styleId="Heading9Char">
    <w:name w:val="Heading 9 Char"/>
    <w:aliases w:val="9 Char,Titre 10 Char,Code eg's Char,H9 Char,Attachment Char,Appendix Char,oHeading 9 Char,appendix Char,12 Heading 9 Char,h9 Char,RFP Reference Char,Heading 9x Char,(Level 9 numbered paras) Char,Vedlegg Char,Legal Level 1.1.1.1. Char"/>
    <w:basedOn w:val="DefaultParagraphFont"/>
    <w:link w:val="Heading9"/>
    <w:uiPriority w:val="9"/>
    <w:rsid w:val="001D756D"/>
    <w:rPr>
      <w:rFonts w:asciiTheme="minorHAnsi" w:eastAsiaTheme="majorEastAsia" w:hAnsiTheme="minorHAnsi" w:cstheme="majorBidi"/>
      <w:i/>
      <w:iCs/>
      <w:caps/>
      <w:spacing w:val="10"/>
      <w:lang w:val="en-GB" w:bidi="en-US"/>
    </w:rPr>
  </w:style>
  <w:style w:type="character" w:styleId="Hyperlink">
    <w:name w:val="Hyperlink"/>
    <w:uiPriority w:val="99"/>
    <w:rsid w:val="00A86185"/>
    <w:rPr>
      <w:strike w:val="0"/>
      <w:dstrike w:val="0"/>
      <w:color w:val="0000FF"/>
      <w:u w:val="none"/>
      <w:effect w:val="none"/>
    </w:rPr>
  </w:style>
  <w:style w:type="paragraph" w:styleId="TOC1">
    <w:name w:val="toc 1"/>
    <w:basedOn w:val="Normal"/>
    <w:next w:val="Normal"/>
    <w:autoRedefine/>
    <w:uiPriority w:val="39"/>
    <w:unhideWhenUsed/>
    <w:rsid w:val="0022082D"/>
    <w:pPr>
      <w:tabs>
        <w:tab w:val="left" w:pos="440"/>
        <w:tab w:val="right" w:leader="dot" w:pos="9781"/>
      </w:tabs>
      <w:spacing w:line="276" w:lineRule="auto"/>
      <w:ind w:left="360" w:hanging="360"/>
    </w:pPr>
    <w:rPr>
      <w:rFonts w:eastAsia="Calibri"/>
      <w:b/>
      <w:caps/>
    </w:rPr>
  </w:style>
  <w:style w:type="paragraph" w:styleId="TOC2">
    <w:name w:val="toc 2"/>
    <w:basedOn w:val="Normal"/>
    <w:next w:val="Normal"/>
    <w:autoRedefine/>
    <w:uiPriority w:val="39"/>
    <w:unhideWhenUsed/>
    <w:rsid w:val="0022082D"/>
    <w:pPr>
      <w:tabs>
        <w:tab w:val="left" w:pos="880"/>
        <w:tab w:val="right" w:leader="dot" w:pos="9781"/>
      </w:tabs>
      <w:spacing w:after="100" w:line="276" w:lineRule="auto"/>
      <w:ind w:left="864" w:hanging="432"/>
    </w:pPr>
    <w:rPr>
      <w:rFonts w:eastAsia="Calibri"/>
      <w:caps/>
    </w:rPr>
  </w:style>
  <w:style w:type="paragraph" w:styleId="TOCHeading">
    <w:name w:val="TOC Heading"/>
    <w:basedOn w:val="Heading1"/>
    <w:next w:val="Normal"/>
    <w:autoRedefine/>
    <w:uiPriority w:val="39"/>
    <w:qFormat/>
    <w:rsid w:val="001D756D"/>
    <w:pPr>
      <w:outlineLvl w:val="9"/>
    </w:pPr>
  </w:style>
  <w:style w:type="paragraph" w:styleId="BodyTextIndent2">
    <w:name w:val="Body Text Indent 2"/>
    <w:basedOn w:val="Normal"/>
    <w:link w:val="BodyTextIndent2Char"/>
    <w:autoRedefine/>
    <w:semiHidden/>
    <w:rsid w:val="00A86185"/>
    <w:pPr>
      <w:ind w:left="990" w:hanging="1008"/>
    </w:pPr>
    <w:rPr>
      <w:rFonts w:ascii="Calibri" w:hAnsi="Calibri"/>
      <w:bCs/>
      <w:color w:val="000000"/>
      <w:szCs w:val="20"/>
    </w:rPr>
  </w:style>
  <w:style w:type="character" w:customStyle="1" w:styleId="BodyTextIndent2Char">
    <w:name w:val="Body Text Indent 2 Char"/>
    <w:basedOn w:val="DefaultParagraphFont"/>
    <w:link w:val="BodyTextIndent2"/>
    <w:semiHidden/>
    <w:rsid w:val="00A86185"/>
    <w:rPr>
      <w:rFonts w:ascii="Calibri" w:eastAsia="Times New Roman" w:hAnsi="Calibri" w:cs="Times New Roman"/>
      <w:bCs/>
      <w:color w:val="000000"/>
      <w:szCs w:val="20"/>
    </w:rPr>
  </w:style>
  <w:style w:type="paragraph" w:customStyle="1" w:styleId="Default">
    <w:name w:val="Default"/>
    <w:link w:val="DefaultChar"/>
    <w:rsid w:val="00A86185"/>
    <w:pPr>
      <w:autoSpaceDE w:val="0"/>
      <w:autoSpaceDN w:val="0"/>
      <w:adjustRightInd w:val="0"/>
    </w:pPr>
    <w:rPr>
      <w:rFonts w:ascii="Arial" w:eastAsia="Calibri" w:hAnsi="Arial" w:cs="Arial"/>
      <w:color w:val="000000"/>
      <w:sz w:val="24"/>
      <w:szCs w:val="24"/>
    </w:rPr>
  </w:style>
  <w:style w:type="character" w:customStyle="1" w:styleId="DefaultChar">
    <w:name w:val="Default Char"/>
    <w:basedOn w:val="DefaultParagraphFont"/>
    <w:link w:val="Default"/>
    <w:rsid w:val="00A86185"/>
    <w:rPr>
      <w:rFonts w:ascii="Arial" w:eastAsia="Calibri" w:hAnsi="Arial" w:cs="Arial"/>
      <w:color w:val="000000"/>
      <w:sz w:val="24"/>
      <w:szCs w:val="24"/>
    </w:rPr>
  </w:style>
  <w:style w:type="paragraph" w:customStyle="1" w:styleId="l1">
    <w:name w:val="l1"/>
    <w:basedOn w:val="Normal"/>
    <w:next w:val="Normal"/>
    <w:uiPriority w:val="9"/>
    <w:rsid w:val="001D756D"/>
    <w:pPr>
      <w:pBdr>
        <w:top w:val="dotted" w:sz="4" w:space="1" w:color="585858"/>
        <w:bottom w:val="dotted" w:sz="4" w:space="1" w:color="585858"/>
      </w:pBdr>
      <w:tabs>
        <w:tab w:val="num" w:pos="360"/>
      </w:tabs>
      <w:spacing w:before="300"/>
      <w:outlineLvl w:val="2"/>
    </w:pPr>
    <w:rPr>
      <w:rFonts w:ascii="Calibri" w:hAnsi="Calibri"/>
      <w:b/>
      <w:caps/>
      <w:color w:val="262626"/>
      <w:szCs w:val="24"/>
    </w:rPr>
  </w:style>
  <w:style w:type="paragraph" w:styleId="TOC3">
    <w:name w:val="toc 3"/>
    <w:basedOn w:val="Normal"/>
    <w:next w:val="Normal"/>
    <w:autoRedefine/>
    <w:uiPriority w:val="39"/>
    <w:unhideWhenUsed/>
    <w:rsid w:val="0022082D"/>
    <w:pPr>
      <w:spacing w:after="100" w:line="276" w:lineRule="auto"/>
      <w:ind w:left="1512" w:hanging="720"/>
    </w:pPr>
  </w:style>
  <w:style w:type="character" w:customStyle="1" w:styleId="Heading3Char">
    <w:name w:val="Heading 3 Char"/>
    <w:aliases w:val="h3 Char,Section Char,h3 sub heading Char,1.2.3. Char,Level II for #'s Char,H3 Char,Table Attribute Heading Char,Label Char,L3 Char,cell label Char,Subheading Char,heading 3 Char,3 bullet Char,H31 Char,Minor Char,Level 1 - 1 Char,3m Char"/>
    <w:basedOn w:val="DefaultParagraphFont"/>
    <w:link w:val="Heading3"/>
    <w:uiPriority w:val="9"/>
    <w:rsid w:val="006D2FD5"/>
    <w:rPr>
      <w:rFonts w:ascii="Arial" w:eastAsiaTheme="majorEastAsia" w:hAnsi="Arial" w:cstheme="majorBidi"/>
      <w:b/>
      <w:caps/>
      <w:color w:val="262626" w:themeColor="text1" w:themeTint="D9"/>
      <w:szCs w:val="24"/>
      <w:lang w:val="en-GB" w:bidi="en-US"/>
    </w:rPr>
  </w:style>
  <w:style w:type="paragraph" w:styleId="Caption">
    <w:name w:val="caption"/>
    <w:aliases w:val="wcp_Caption,Légende_Legend,Caption Char1 Char,Caption Char2 Char Char,Caption Char Char Char Char,Caption Char1 Char1 Char Char,Caption Char Char1 Char,Caption Char Char Char1 Char,Caption Char2 Char1,Caption Char Char Char2,TSI Beschriftung,cp"/>
    <w:basedOn w:val="Normal"/>
    <w:next w:val="Normal"/>
    <w:link w:val="CaptionChar"/>
    <w:uiPriority w:val="35"/>
    <w:qFormat/>
    <w:rsid w:val="001D756D"/>
    <w:rPr>
      <w:caps/>
      <w:spacing w:val="10"/>
      <w:sz w:val="18"/>
      <w:szCs w:val="18"/>
    </w:rPr>
  </w:style>
  <w:style w:type="paragraph" w:styleId="Title">
    <w:name w:val="Title"/>
    <w:basedOn w:val="Normal"/>
    <w:next w:val="Normal"/>
    <w:link w:val="TitleChar"/>
    <w:uiPriority w:val="10"/>
    <w:rsid w:val="001D756D"/>
    <w:pPr>
      <w:pBdr>
        <w:top w:val="dotted" w:sz="2" w:space="1" w:color="595959"/>
        <w:bottom w:val="dotted" w:sz="2" w:space="6" w:color="595959"/>
      </w:pBdr>
      <w:spacing w:before="500" w:after="300" w:line="240" w:lineRule="auto"/>
      <w:jc w:val="center"/>
    </w:pPr>
    <w:rPr>
      <w:rFonts w:eastAsiaTheme="majorEastAsia" w:cstheme="majorBidi"/>
      <w:caps/>
      <w:color w:val="595959"/>
      <w:spacing w:val="50"/>
      <w:sz w:val="44"/>
      <w:szCs w:val="44"/>
      <w:lang w:bidi="ar-SA"/>
    </w:rPr>
  </w:style>
  <w:style w:type="character" w:customStyle="1" w:styleId="TitleChar">
    <w:name w:val="Title Char"/>
    <w:basedOn w:val="DefaultParagraphFont"/>
    <w:link w:val="Title"/>
    <w:uiPriority w:val="10"/>
    <w:rsid w:val="001D756D"/>
    <w:rPr>
      <w:rFonts w:eastAsiaTheme="majorEastAsia" w:cstheme="majorBidi"/>
      <w:caps/>
      <w:color w:val="595959"/>
      <w:spacing w:val="50"/>
      <w:sz w:val="44"/>
      <w:szCs w:val="44"/>
    </w:rPr>
  </w:style>
  <w:style w:type="paragraph" w:styleId="Subtitle">
    <w:name w:val="Subtitle"/>
    <w:basedOn w:val="Normal"/>
    <w:next w:val="Normal"/>
    <w:link w:val="SubtitleChar"/>
    <w:uiPriority w:val="11"/>
    <w:rsid w:val="001D756D"/>
    <w:pPr>
      <w:spacing w:after="560" w:line="240" w:lineRule="auto"/>
      <w:jc w:val="center"/>
    </w:pPr>
    <w:rPr>
      <w:caps/>
      <w:spacing w:val="20"/>
      <w:sz w:val="18"/>
      <w:szCs w:val="18"/>
      <w:lang w:bidi="ar-SA"/>
    </w:rPr>
  </w:style>
  <w:style w:type="character" w:customStyle="1" w:styleId="SubtitleChar">
    <w:name w:val="Subtitle Char"/>
    <w:basedOn w:val="DefaultParagraphFont"/>
    <w:link w:val="Subtitle"/>
    <w:uiPriority w:val="11"/>
    <w:rsid w:val="001D756D"/>
    <w:rPr>
      <w:rFonts w:eastAsia="Times New Roman" w:cs="Times New Roman"/>
      <w:caps/>
      <w:spacing w:val="20"/>
      <w:sz w:val="18"/>
      <w:szCs w:val="18"/>
    </w:rPr>
  </w:style>
  <w:style w:type="character" w:styleId="Strong">
    <w:name w:val="Strong"/>
    <w:uiPriority w:val="22"/>
    <w:qFormat/>
    <w:rsid w:val="001D756D"/>
    <w:rPr>
      <w:b/>
      <w:bCs/>
      <w:color w:val="858585"/>
      <w:spacing w:val="5"/>
    </w:rPr>
  </w:style>
  <w:style w:type="character" w:styleId="Emphasis">
    <w:name w:val="Emphasis"/>
    <w:uiPriority w:val="20"/>
    <w:qFormat/>
    <w:rsid w:val="001D756D"/>
    <w:rPr>
      <w:caps/>
      <w:spacing w:val="5"/>
      <w:sz w:val="20"/>
      <w:szCs w:val="20"/>
    </w:rPr>
  </w:style>
  <w:style w:type="paragraph" w:styleId="NoSpacing">
    <w:name w:val="No Spacing"/>
    <w:aliases w:val="style4"/>
    <w:basedOn w:val="Normal"/>
    <w:link w:val="NoSpacingChar"/>
    <w:uiPriority w:val="1"/>
    <w:qFormat/>
    <w:rsid w:val="001D756D"/>
    <w:pPr>
      <w:spacing w:after="0" w:line="240" w:lineRule="auto"/>
    </w:pPr>
  </w:style>
  <w:style w:type="character" w:customStyle="1" w:styleId="NoSpacingChar">
    <w:name w:val="No Spacing Char"/>
    <w:aliases w:val="style4 Char"/>
    <w:basedOn w:val="DefaultParagraphFont"/>
    <w:link w:val="NoSpacing"/>
    <w:uiPriority w:val="1"/>
    <w:rsid w:val="001D756D"/>
    <w:rPr>
      <w:sz w:val="22"/>
      <w:szCs w:val="22"/>
      <w:lang w:bidi="en-US"/>
    </w:rPr>
  </w:style>
  <w:style w:type="paragraph" w:styleId="ListParagraph">
    <w:name w:val="List Paragraph"/>
    <w:aliases w:val="Bullet 1,Use Case List Paragraph,Heading2,List Paragraph1,Figure_name,b1,Bullet for no #'s,Colorful List - Accent 11,List Paragraph Char Char,Body Bullet,Ref,List Paragraph 1,List bullet,List Bullet1,Paragraph,List Bullet11,lp1,B1,bu1,new"/>
    <w:basedOn w:val="Normal"/>
    <w:link w:val="ListParagraphChar"/>
    <w:uiPriority w:val="34"/>
    <w:qFormat/>
    <w:rsid w:val="001D756D"/>
    <w:pPr>
      <w:ind w:left="720"/>
      <w:contextualSpacing/>
    </w:pPr>
  </w:style>
  <w:style w:type="character" w:customStyle="1" w:styleId="ListParagraphChar">
    <w:name w:val="List Paragraph Char"/>
    <w:aliases w:val="Bullet 1 Char,Use Case List Paragraph Char,Heading2 Char,List Paragraph1 Char,Figure_name Char,b1 Char,Bullet for no #'s Char,Colorful List - Accent 11 Char,List Paragraph Char Char Char,Body Bullet Char,Ref Char,List bullet Char"/>
    <w:basedOn w:val="DefaultParagraphFont"/>
    <w:link w:val="ListParagraph"/>
    <w:uiPriority w:val="34"/>
    <w:qFormat/>
    <w:rsid w:val="001D756D"/>
    <w:rPr>
      <w:sz w:val="22"/>
      <w:szCs w:val="22"/>
      <w:lang w:bidi="en-US"/>
    </w:rPr>
  </w:style>
  <w:style w:type="paragraph" w:styleId="Quote">
    <w:name w:val="Quote"/>
    <w:basedOn w:val="Normal"/>
    <w:next w:val="Normal"/>
    <w:link w:val="QuoteChar"/>
    <w:uiPriority w:val="29"/>
    <w:rsid w:val="001D756D"/>
    <w:rPr>
      <w:rFonts w:eastAsiaTheme="majorEastAsia" w:cstheme="majorBidi"/>
      <w:i/>
      <w:iCs/>
      <w:szCs w:val="20"/>
      <w:lang w:bidi="ar-SA"/>
    </w:rPr>
  </w:style>
  <w:style w:type="character" w:customStyle="1" w:styleId="QuoteChar">
    <w:name w:val="Quote Char"/>
    <w:basedOn w:val="DefaultParagraphFont"/>
    <w:link w:val="Quote"/>
    <w:uiPriority w:val="29"/>
    <w:rsid w:val="001D756D"/>
    <w:rPr>
      <w:rFonts w:eastAsiaTheme="majorEastAsia" w:cstheme="majorBidi"/>
      <w:i/>
      <w:iCs/>
    </w:rPr>
  </w:style>
  <w:style w:type="paragraph" w:styleId="IntenseQuote">
    <w:name w:val="Intense Quote"/>
    <w:basedOn w:val="Normal"/>
    <w:next w:val="Normal"/>
    <w:link w:val="IntenseQuoteChar"/>
    <w:uiPriority w:val="30"/>
    <w:rsid w:val="001D756D"/>
    <w:pPr>
      <w:pBdr>
        <w:top w:val="dotted" w:sz="2" w:space="10" w:color="595959"/>
        <w:bottom w:val="dotted" w:sz="2" w:space="4" w:color="595959"/>
      </w:pBdr>
      <w:spacing w:before="160" w:line="300" w:lineRule="auto"/>
      <w:ind w:left="1440" w:right="1440"/>
    </w:pPr>
    <w:rPr>
      <w:rFonts w:eastAsiaTheme="majorEastAsia" w:cstheme="majorBidi"/>
      <w:caps/>
      <w:color w:val="585858"/>
      <w:spacing w:val="5"/>
      <w:szCs w:val="20"/>
      <w:lang w:bidi="ar-SA"/>
    </w:rPr>
  </w:style>
  <w:style w:type="character" w:customStyle="1" w:styleId="IntenseQuoteChar">
    <w:name w:val="Intense Quote Char"/>
    <w:basedOn w:val="DefaultParagraphFont"/>
    <w:link w:val="IntenseQuote"/>
    <w:uiPriority w:val="30"/>
    <w:rsid w:val="001D756D"/>
    <w:rPr>
      <w:rFonts w:eastAsiaTheme="majorEastAsia" w:cstheme="majorBidi"/>
      <w:caps/>
      <w:color w:val="585858"/>
      <w:spacing w:val="5"/>
    </w:rPr>
  </w:style>
  <w:style w:type="character" w:styleId="SubtleEmphasis">
    <w:name w:val="Subtle Emphasis"/>
    <w:uiPriority w:val="19"/>
    <w:rsid w:val="001D756D"/>
    <w:rPr>
      <w:i/>
      <w:iCs/>
    </w:rPr>
  </w:style>
  <w:style w:type="character" w:styleId="IntenseEmphasis">
    <w:name w:val="Intense Emphasis"/>
    <w:uiPriority w:val="21"/>
    <w:qFormat/>
    <w:rsid w:val="001D756D"/>
    <w:rPr>
      <w:i/>
      <w:iCs/>
      <w:caps/>
      <w:spacing w:val="10"/>
      <w:sz w:val="20"/>
      <w:szCs w:val="20"/>
    </w:rPr>
  </w:style>
  <w:style w:type="character" w:styleId="SubtleReference">
    <w:name w:val="Subtle Reference"/>
    <w:basedOn w:val="DefaultParagraphFont"/>
    <w:uiPriority w:val="31"/>
    <w:rsid w:val="001D756D"/>
    <w:rPr>
      <w:rFonts w:ascii="Calibri" w:eastAsia="Times New Roman" w:hAnsi="Calibri" w:cs="Times New Roman"/>
      <w:i/>
      <w:iCs/>
      <w:color w:val="585858"/>
    </w:rPr>
  </w:style>
  <w:style w:type="character" w:styleId="IntenseReference">
    <w:name w:val="Intense Reference"/>
    <w:uiPriority w:val="32"/>
    <w:rsid w:val="001D756D"/>
    <w:rPr>
      <w:rFonts w:ascii="Calibri" w:eastAsia="Times New Roman" w:hAnsi="Calibri" w:cs="Times New Roman"/>
      <w:b/>
      <w:bCs/>
      <w:i/>
      <w:iCs/>
      <w:color w:val="585858"/>
    </w:rPr>
  </w:style>
  <w:style w:type="character" w:styleId="BookTitle">
    <w:name w:val="Book Title"/>
    <w:uiPriority w:val="33"/>
    <w:rsid w:val="001D756D"/>
    <w:rPr>
      <w:caps/>
      <w:color w:val="585858"/>
      <w:spacing w:val="5"/>
      <w:u w:color="585858"/>
    </w:rPr>
  </w:style>
  <w:style w:type="paragraph" w:customStyle="1" w:styleId="UPSNormal">
    <w:name w:val="UPS_Normal"/>
    <w:basedOn w:val="Normal"/>
    <w:rsid w:val="001D756D"/>
    <w:pPr>
      <w:spacing w:line="240" w:lineRule="auto"/>
    </w:pPr>
    <w:rPr>
      <w:rFonts w:ascii="Times New Roman" w:hAnsi="Times New Roman"/>
      <w:szCs w:val="20"/>
      <w:lang w:bidi="ar-SA"/>
    </w:rPr>
  </w:style>
  <w:style w:type="paragraph" w:customStyle="1" w:styleId="cogtableheading">
    <w:name w:val="cog_table_heading"/>
    <w:basedOn w:val="Normal"/>
    <w:rsid w:val="001D756D"/>
    <w:pPr>
      <w:spacing w:after="0" w:line="240" w:lineRule="auto"/>
      <w:jc w:val="center"/>
    </w:pPr>
    <w:rPr>
      <w:b/>
      <w:bCs/>
      <w:szCs w:val="24"/>
      <w:lang w:bidi="ar-SA"/>
    </w:rPr>
  </w:style>
  <w:style w:type="paragraph" w:customStyle="1" w:styleId="ITISNormal">
    <w:name w:val="ITISNormal"/>
    <w:basedOn w:val="Normal"/>
    <w:link w:val="ITISNormalChar"/>
    <w:uiPriority w:val="99"/>
    <w:rsid w:val="001D756D"/>
    <w:pPr>
      <w:spacing w:after="0" w:line="276" w:lineRule="auto"/>
    </w:pPr>
    <w:rPr>
      <w:rFonts w:cs="Arial"/>
      <w:szCs w:val="20"/>
      <w:lang w:bidi="ar-SA"/>
    </w:rPr>
  </w:style>
  <w:style w:type="character" w:customStyle="1" w:styleId="ITISNormalChar">
    <w:name w:val="ITISNormal Char"/>
    <w:basedOn w:val="DefaultParagraphFont"/>
    <w:link w:val="ITISNormal"/>
    <w:uiPriority w:val="99"/>
    <w:rsid w:val="001D756D"/>
    <w:rPr>
      <w:rFonts w:ascii="Arial" w:hAnsi="Arial" w:cs="Arial"/>
    </w:rPr>
  </w:style>
  <w:style w:type="paragraph" w:customStyle="1" w:styleId="Style1">
    <w:name w:val="Style1"/>
    <w:basedOn w:val="Heading1"/>
    <w:link w:val="Style1Char"/>
    <w:rsid w:val="001D756D"/>
    <w:rPr>
      <w:smallCaps/>
    </w:rPr>
  </w:style>
  <w:style w:type="character" w:customStyle="1" w:styleId="Style1Char">
    <w:name w:val="Style1 Char"/>
    <w:basedOn w:val="Heading1Char"/>
    <w:link w:val="Style1"/>
    <w:rsid w:val="001D756D"/>
    <w:rPr>
      <w:rFonts w:asciiTheme="minorHAnsi" w:hAnsiTheme="minorHAnsi" w:cs="Arial"/>
      <w:b/>
      <w:caps/>
      <w:smallCaps/>
      <w:color w:val="262626" w:themeColor="text1" w:themeTint="D9"/>
      <w:spacing w:val="20"/>
      <w:sz w:val="28"/>
      <w:szCs w:val="28"/>
      <w:lang w:val="en-GB" w:bidi="en-US"/>
    </w:rPr>
  </w:style>
  <w:style w:type="paragraph" w:customStyle="1" w:styleId="Style2">
    <w:name w:val="Style2"/>
    <w:basedOn w:val="Heading2"/>
    <w:link w:val="Style2Char"/>
    <w:rsid w:val="001D756D"/>
    <w:pPr>
      <w:ind w:left="0"/>
    </w:pPr>
  </w:style>
  <w:style w:type="character" w:customStyle="1" w:styleId="Style2Char">
    <w:name w:val="Style2 Char"/>
    <w:basedOn w:val="Heading2Char"/>
    <w:link w:val="Style2"/>
    <w:rsid w:val="001D756D"/>
    <w:rPr>
      <w:rFonts w:ascii="Arial" w:eastAsiaTheme="majorEastAsia" w:hAnsi="Arial" w:cs="Arial"/>
      <w:b/>
      <w:caps/>
      <w:color w:val="595959"/>
      <w:spacing w:val="15"/>
      <w:szCs w:val="24"/>
      <w:shd w:val="clear" w:color="auto" w:fill="D9D9D9" w:themeFill="background1" w:themeFillShade="D9"/>
      <w:lang w:val="en-GB" w:bidi="en-US"/>
    </w:rPr>
  </w:style>
  <w:style w:type="paragraph" w:customStyle="1" w:styleId="Style3">
    <w:name w:val="Style3"/>
    <w:basedOn w:val="Heading3"/>
    <w:link w:val="Style3Char"/>
    <w:rsid w:val="001D756D"/>
    <w:rPr>
      <w:rFonts w:ascii="Cambria" w:hAnsi="Cambria"/>
      <w:b w:val="0"/>
      <w:color w:val="585858"/>
      <w:sz w:val="24"/>
    </w:rPr>
  </w:style>
  <w:style w:type="character" w:customStyle="1" w:styleId="Style3Char">
    <w:name w:val="Style3 Char"/>
    <w:basedOn w:val="DefaultParagraphFont"/>
    <w:link w:val="Style3"/>
    <w:rsid w:val="001D756D"/>
    <w:rPr>
      <w:rFonts w:eastAsiaTheme="majorEastAsia" w:cstheme="majorBidi"/>
      <w:caps/>
      <w:color w:val="585858"/>
      <w:sz w:val="24"/>
      <w:szCs w:val="24"/>
      <w:lang w:bidi="en-US"/>
    </w:rPr>
  </w:style>
  <w:style w:type="paragraph" w:customStyle="1" w:styleId="Style4">
    <w:name w:val="Style4"/>
    <w:basedOn w:val="Heading4"/>
    <w:link w:val="Style4Char"/>
    <w:rsid w:val="001D756D"/>
  </w:style>
  <w:style w:type="character" w:customStyle="1" w:styleId="Style4Char">
    <w:name w:val="Style4 Char"/>
    <w:basedOn w:val="Heading4Char"/>
    <w:link w:val="Style4"/>
    <w:rsid w:val="001D756D"/>
    <w:rPr>
      <w:rFonts w:asciiTheme="majorHAnsi" w:eastAsiaTheme="majorEastAsia" w:hAnsiTheme="majorHAnsi" w:cstheme="majorBidi"/>
      <w:caps/>
      <w:color w:val="585858"/>
      <w:spacing w:val="10"/>
      <w:sz w:val="22"/>
      <w:szCs w:val="22"/>
      <w:lang w:val="en-GB" w:bidi="en-US"/>
    </w:rPr>
  </w:style>
  <w:style w:type="paragraph" w:customStyle="1" w:styleId="HMHPara">
    <w:name w:val="HMH Para"/>
    <w:basedOn w:val="Normal"/>
    <w:link w:val="HMHParaChar"/>
    <w:rsid w:val="001D756D"/>
    <w:rPr>
      <w:rFonts w:ascii="Times New Roman" w:hAnsi="Times New Roman"/>
      <w:lang w:bidi="ar-SA"/>
    </w:rPr>
  </w:style>
  <w:style w:type="character" w:customStyle="1" w:styleId="HMHParaChar">
    <w:name w:val="HMH Para Char"/>
    <w:basedOn w:val="DefaultParagraphFont"/>
    <w:link w:val="HMHPara"/>
    <w:locked/>
    <w:rsid w:val="001D756D"/>
    <w:rPr>
      <w:rFonts w:ascii="Times New Roman" w:hAnsi="Times New Roman"/>
      <w:sz w:val="22"/>
      <w:szCs w:val="22"/>
    </w:rPr>
  </w:style>
  <w:style w:type="paragraph" w:customStyle="1" w:styleId="ProposalBodyTest">
    <w:name w:val="Proposal Body Test"/>
    <w:basedOn w:val="NoSpacing"/>
    <w:link w:val="ProposalBodyTestChar"/>
    <w:rsid w:val="001D756D"/>
    <w:rPr>
      <w:rFonts w:ascii="Calibri" w:eastAsia="Calibri" w:hAnsi="Calibri"/>
      <w:lang w:bidi="ar-SA"/>
    </w:rPr>
  </w:style>
  <w:style w:type="character" w:customStyle="1" w:styleId="ProposalBodyTestChar">
    <w:name w:val="Proposal Body Test Char"/>
    <w:basedOn w:val="DefaultParagraphFont"/>
    <w:link w:val="ProposalBodyTest"/>
    <w:rsid w:val="001D756D"/>
    <w:rPr>
      <w:rFonts w:ascii="Calibri" w:eastAsia="Calibri" w:hAnsi="Calibri"/>
      <w:sz w:val="22"/>
      <w:szCs w:val="22"/>
    </w:rPr>
  </w:style>
  <w:style w:type="paragraph" w:styleId="BodyText2">
    <w:name w:val="Body Text 2"/>
    <w:basedOn w:val="Normal"/>
    <w:link w:val="BodyText2Char"/>
    <w:uiPriority w:val="99"/>
    <w:semiHidden/>
    <w:unhideWhenUsed/>
    <w:rsid w:val="001E33EF"/>
    <w:pPr>
      <w:spacing w:line="480" w:lineRule="auto"/>
    </w:pPr>
  </w:style>
  <w:style w:type="character" w:customStyle="1" w:styleId="BodyText2Char">
    <w:name w:val="Body Text 2 Char"/>
    <w:basedOn w:val="DefaultParagraphFont"/>
    <w:link w:val="BodyText2"/>
    <w:uiPriority w:val="99"/>
    <w:semiHidden/>
    <w:rsid w:val="001E33EF"/>
    <w:rPr>
      <w:rFonts w:asciiTheme="minorHAnsi" w:hAnsiTheme="minorHAnsi"/>
      <w:sz w:val="22"/>
      <w:szCs w:val="22"/>
      <w:lang w:bidi="en-US"/>
    </w:rPr>
  </w:style>
  <w:style w:type="table" w:styleId="TableGrid">
    <w:name w:val="Table Grid"/>
    <w:aliases w:val="Cognizant,Table with header,new tab,PA Table Grid,Template Table Grid,Capgemini Table Format,BKL Table Grid,Infosys Table Style,Mission Table Grid,BSA Table Grid, Char Char,_DebsGrid,Char Char,Equifax table,Header Table,Format for the table"/>
    <w:basedOn w:val="TableNormal"/>
    <w:rsid w:val="00C12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C12C2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1">
    <w:name w:val="Light Shading1"/>
    <w:basedOn w:val="TableNormal"/>
    <w:uiPriority w:val="60"/>
    <w:rsid w:val="0057533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List11">
    <w:name w:val="Medium List 11"/>
    <w:basedOn w:val="TableNormal"/>
    <w:uiPriority w:val="65"/>
    <w:rsid w:val="0057533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Shading1-Accent12">
    <w:name w:val="Medium Shading 1 - Accent 12"/>
    <w:basedOn w:val="TableNormal"/>
    <w:uiPriority w:val="63"/>
    <w:rsid w:val="00DE5C2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99051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99051B"/>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D670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115F9E"/>
    <w:rPr>
      <w:sz w:val="16"/>
      <w:szCs w:val="16"/>
    </w:rPr>
  </w:style>
  <w:style w:type="paragraph" w:styleId="CommentText">
    <w:name w:val="annotation text"/>
    <w:basedOn w:val="Normal"/>
    <w:link w:val="CommentTextChar"/>
    <w:uiPriority w:val="99"/>
    <w:unhideWhenUsed/>
    <w:rsid w:val="00115F9E"/>
    <w:pPr>
      <w:spacing w:line="240" w:lineRule="auto"/>
    </w:pPr>
    <w:rPr>
      <w:szCs w:val="20"/>
    </w:rPr>
  </w:style>
  <w:style w:type="character" w:customStyle="1" w:styleId="CommentTextChar">
    <w:name w:val="Comment Text Char"/>
    <w:basedOn w:val="DefaultParagraphFont"/>
    <w:link w:val="CommentText"/>
    <w:uiPriority w:val="99"/>
    <w:rsid w:val="00115F9E"/>
    <w:rPr>
      <w:rFonts w:asciiTheme="minorHAnsi" w:hAnsiTheme="minorHAnsi"/>
      <w:lang w:bidi="en-US"/>
    </w:rPr>
  </w:style>
  <w:style w:type="paragraph" w:styleId="CommentSubject">
    <w:name w:val="annotation subject"/>
    <w:basedOn w:val="CommentText"/>
    <w:next w:val="CommentText"/>
    <w:link w:val="CommentSubjectChar"/>
    <w:uiPriority w:val="99"/>
    <w:semiHidden/>
    <w:unhideWhenUsed/>
    <w:rsid w:val="00115F9E"/>
    <w:rPr>
      <w:b/>
      <w:bCs/>
    </w:rPr>
  </w:style>
  <w:style w:type="character" w:customStyle="1" w:styleId="CommentSubjectChar">
    <w:name w:val="Comment Subject Char"/>
    <w:basedOn w:val="CommentTextChar"/>
    <w:link w:val="CommentSubject"/>
    <w:uiPriority w:val="99"/>
    <w:semiHidden/>
    <w:rsid w:val="00115F9E"/>
    <w:rPr>
      <w:rFonts w:asciiTheme="minorHAnsi" w:hAnsiTheme="minorHAnsi"/>
      <w:b/>
      <w:bCs/>
      <w:lang w:bidi="en-US"/>
    </w:rPr>
  </w:style>
  <w:style w:type="table" w:styleId="LightList-Accent6">
    <w:name w:val="Light List Accent 6"/>
    <w:basedOn w:val="TableNormal"/>
    <w:uiPriority w:val="61"/>
    <w:rsid w:val="00547A57"/>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2">
    <w:name w:val="Light List Accent 2"/>
    <w:basedOn w:val="TableNormal"/>
    <w:uiPriority w:val="61"/>
    <w:rsid w:val="002332FD"/>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ullets0">
    <w:name w:val="Bullets"/>
    <w:basedOn w:val="ListParagraph"/>
    <w:link w:val="BulletsChar"/>
    <w:rsid w:val="002332FD"/>
    <w:pPr>
      <w:numPr>
        <w:numId w:val="1"/>
      </w:numPr>
      <w:spacing w:after="0"/>
      <w:contextualSpacing w:val="0"/>
    </w:pPr>
  </w:style>
  <w:style w:type="character" w:customStyle="1" w:styleId="BulletsChar">
    <w:name w:val="Bullets Char"/>
    <w:basedOn w:val="ListParagraphChar"/>
    <w:link w:val="Bullets0"/>
    <w:rsid w:val="002332FD"/>
    <w:rPr>
      <w:rFonts w:ascii="Arial" w:hAnsi="Arial"/>
      <w:sz w:val="22"/>
      <w:szCs w:val="22"/>
      <w:lang w:val="en-GB" w:bidi="en-US"/>
    </w:rPr>
  </w:style>
  <w:style w:type="paragraph" w:styleId="NormalWeb">
    <w:name w:val="Normal (Web)"/>
    <w:aliases w:val="Normal (Web) Char,Normal (Web) Char1 Char1,Normal (Web) Char Char Char1,Char Char Char Char Char Char1,Normal (Web) Char1 Char Char,Normal (Web) Char Char Char Char,Char Char Char Char Char Char Char,Char Char Char Char Char Cha"/>
    <w:basedOn w:val="Normal"/>
    <w:link w:val="NormalWebChar1"/>
    <w:uiPriority w:val="99"/>
    <w:unhideWhenUsed/>
    <w:qFormat/>
    <w:rsid w:val="002E4983"/>
    <w:pPr>
      <w:spacing w:before="100" w:beforeAutospacing="1" w:after="100" w:afterAutospacing="1" w:line="240" w:lineRule="auto"/>
      <w:jc w:val="left"/>
    </w:pPr>
    <w:rPr>
      <w:rFonts w:ascii="Times New Roman" w:eastAsiaTheme="minorEastAsia" w:hAnsi="Times New Roman"/>
      <w:sz w:val="24"/>
      <w:szCs w:val="24"/>
      <w:lang w:eastAsia="en-GB" w:bidi="ar-SA"/>
    </w:rPr>
  </w:style>
  <w:style w:type="paragraph" w:customStyle="1" w:styleId="RT1">
    <w:name w:val="RT1"/>
    <w:basedOn w:val="Normal"/>
    <w:link w:val="RT1Char"/>
    <w:uiPriority w:val="99"/>
    <w:rsid w:val="00652BB3"/>
    <w:pPr>
      <w:tabs>
        <w:tab w:val="left" w:pos="340"/>
      </w:tabs>
      <w:spacing w:before="0" w:after="0" w:line="360" w:lineRule="auto"/>
    </w:pPr>
    <w:rPr>
      <w:szCs w:val="20"/>
      <w:lang w:val="de-DE" w:eastAsia="zh-CN" w:bidi="ar-SA"/>
    </w:rPr>
  </w:style>
  <w:style w:type="character" w:customStyle="1" w:styleId="RT1Char">
    <w:name w:val="RT1 Char"/>
    <w:link w:val="RT1"/>
    <w:uiPriority w:val="99"/>
    <w:locked/>
    <w:rsid w:val="00652BB3"/>
    <w:rPr>
      <w:rFonts w:ascii="Arial" w:hAnsi="Arial"/>
      <w:lang w:val="de-DE" w:eastAsia="zh-CN"/>
    </w:rPr>
  </w:style>
  <w:style w:type="table" w:customStyle="1" w:styleId="MediumShading1-Accent13">
    <w:name w:val="Medium Shading 1 - Accent 13"/>
    <w:basedOn w:val="TableNormal"/>
    <w:uiPriority w:val="63"/>
    <w:rsid w:val="00652BB3"/>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D87A4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ListBullet">
    <w:name w:val="List Bullet"/>
    <w:aliases w:val="AAA List Bullet,List Bullet Char"/>
    <w:basedOn w:val="Normal"/>
    <w:rsid w:val="00650E7A"/>
    <w:pPr>
      <w:numPr>
        <w:numId w:val="2"/>
      </w:numPr>
      <w:spacing w:before="100" w:after="0" w:line="240" w:lineRule="auto"/>
      <w:jc w:val="left"/>
    </w:pPr>
    <w:rPr>
      <w:rFonts w:eastAsiaTheme="minorHAnsi" w:cstheme="minorBidi"/>
      <w:caps/>
      <w:szCs w:val="20"/>
      <w:lang w:bidi="ar-SA"/>
    </w:rPr>
  </w:style>
  <w:style w:type="table" w:customStyle="1" w:styleId="TableGrid1">
    <w:name w:val="Table Grid1"/>
    <w:basedOn w:val="TableNormal"/>
    <w:next w:val="TableGrid"/>
    <w:uiPriority w:val="59"/>
    <w:rsid w:val="0014368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4257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E3BA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5F666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6351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351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85457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4-accent11">
    <w:name w:val="Rastertabel 4 - accent 11"/>
    <w:basedOn w:val="TableNormal"/>
    <w:uiPriority w:val="49"/>
    <w:rsid w:val="00407922"/>
    <w:rPr>
      <w:rFonts w:asciiTheme="minorHAnsi" w:eastAsiaTheme="minorEastAsia"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wcp_Caption Char,Légende_Legend Char,Caption Char1 Char Char,Caption Char2 Char Char Char,Caption Char Char Char Char Char,Caption Char1 Char1 Char Char Char,Caption Char Char1 Char Char,Caption Char Char Char1 Char Char,cp Char"/>
    <w:link w:val="Caption"/>
    <w:uiPriority w:val="35"/>
    <w:locked/>
    <w:rsid w:val="00407922"/>
    <w:rPr>
      <w:rFonts w:asciiTheme="minorHAnsi" w:hAnsiTheme="minorHAnsi"/>
      <w:caps/>
      <w:spacing w:val="10"/>
      <w:sz w:val="18"/>
      <w:szCs w:val="18"/>
      <w:lang w:bidi="en-US"/>
    </w:rPr>
  </w:style>
  <w:style w:type="paragraph" w:styleId="TOC4">
    <w:name w:val="toc 4"/>
    <w:basedOn w:val="Normal"/>
    <w:next w:val="Normal"/>
    <w:autoRedefine/>
    <w:unhideWhenUsed/>
    <w:rsid w:val="00BC4AE6"/>
    <w:pPr>
      <w:spacing w:before="0" w:after="100" w:line="259" w:lineRule="auto"/>
      <w:ind w:left="660"/>
      <w:jc w:val="left"/>
    </w:pPr>
    <w:rPr>
      <w:rFonts w:eastAsiaTheme="minorEastAsia" w:cstheme="minorBidi"/>
      <w:lang w:bidi="ar-SA"/>
    </w:rPr>
  </w:style>
  <w:style w:type="paragraph" w:styleId="TOC5">
    <w:name w:val="toc 5"/>
    <w:basedOn w:val="Normal"/>
    <w:next w:val="Normal"/>
    <w:autoRedefine/>
    <w:unhideWhenUsed/>
    <w:rsid w:val="00BC4AE6"/>
    <w:pPr>
      <w:spacing w:before="0" w:after="100" w:line="259" w:lineRule="auto"/>
      <w:ind w:left="880"/>
      <w:jc w:val="left"/>
    </w:pPr>
    <w:rPr>
      <w:rFonts w:eastAsiaTheme="minorEastAsia" w:cstheme="minorBidi"/>
      <w:lang w:bidi="ar-SA"/>
    </w:rPr>
  </w:style>
  <w:style w:type="paragraph" w:styleId="TOC6">
    <w:name w:val="toc 6"/>
    <w:basedOn w:val="Normal"/>
    <w:next w:val="Normal"/>
    <w:autoRedefine/>
    <w:unhideWhenUsed/>
    <w:rsid w:val="00BC4AE6"/>
    <w:pPr>
      <w:spacing w:before="0" w:after="100" w:line="259" w:lineRule="auto"/>
      <w:ind w:left="1100"/>
      <w:jc w:val="left"/>
    </w:pPr>
    <w:rPr>
      <w:rFonts w:eastAsiaTheme="minorEastAsia" w:cstheme="minorBidi"/>
      <w:lang w:bidi="ar-SA"/>
    </w:rPr>
  </w:style>
  <w:style w:type="paragraph" w:styleId="TOC7">
    <w:name w:val="toc 7"/>
    <w:basedOn w:val="Normal"/>
    <w:next w:val="Normal"/>
    <w:autoRedefine/>
    <w:unhideWhenUsed/>
    <w:rsid w:val="00BC4AE6"/>
    <w:pPr>
      <w:spacing w:before="0" w:after="100" w:line="259" w:lineRule="auto"/>
      <w:ind w:left="1320"/>
      <w:jc w:val="left"/>
    </w:pPr>
    <w:rPr>
      <w:rFonts w:eastAsiaTheme="minorEastAsia" w:cstheme="minorBidi"/>
      <w:lang w:bidi="ar-SA"/>
    </w:rPr>
  </w:style>
  <w:style w:type="paragraph" w:styleId="TOC8">
    <w:name w:val="toc 8"/>
    <w:basedOn w:val="Normal"/>
    <w:next w:val="Normal"/>
    <w:autoRedefine/>
    <w:unhideWhenUsed/>
    <w:rsid w:val="00BC4AE6"/>
    <w:pPr>
      <w:spacing w:before="0" w:after="100" w:line="259" w:lineRule="auto"/>
      <w:ind w:left="1540"/>
      <w:jc w:val="left"/>
    </w:pPr>
    <w:rPr>
      <w:rFonts w:eastAsiaTheme="minorEastAsia" w:cstheme="minorBidi"/>
      <w:lang w:bidi="ar-SA"/>
    </w:rPr>
  </w:style>
  <w:style w:type="paragraph" w:styleId="TOC9">
    <w:name w:val="toc 9"/>
    <w:basedOn w:val="Normal"/>
    <w:next w:val="Normal"/>
    <w:autoRedefine/>
    <w:unhideWhenUsed/>
    <w:rsid w:val="00BC4AE6"/>
    <w:pPr>
      <w:spacing w:before="0" w:after="100" w:line="259" w:lineRule="auto"/>
      <w:ind w:left="1760"/>
      <w:jc w:val="left"/>
    </w:pPr>
    <w:rPr>
      <w:rFonts w:eastAsiaTheme="minorEastAsia" w:cstheme="minorBidi"/>
      <w:lang w:bidi="ar-SA"/>
    </w:rPr>
  </w:style>
  <w:style w:type="paragraph" w:customStyle="1" w:styleId="Mb1">
    <w:name w:val="Mb1"/>
    <w:basedOn w:val="Normal"/>
    <w:link w:val="Mb1Char"/>
    <w:rsid w:val="00FF564A"/>
    <w:pPr>
      <w:widowControl w:val="0"/>
      <w:numPr>
        <w:numId w:val="3"/>
      </w:numPr>
      <w:tabs>
        <w:tab w:val="left" w:pos="851"/>
      </w:tabs>
      <w:autoSpaceDE w:val="0"/>
      <w:autoSpaceDN w:val="0"/>
      <w:adjustRightInd w:val="0"/>
      <w:spacing w:before="600" w:after="600" w:line="240" w:lineRule="auto"/>
    </w:pPr>
    <w:rPr>
      <w:rFonts w:ascii="Arial Narrow" w:hAnsi="Arial Narrow" w:cs="Arial"/>
      <w:b/>
      <w:lang w:bidi="ar-SA"/>
    </w:rPr>
  </w:style>
  <w:style w:type="character" w:customStyle="1" w:styleId="Mb1Char">
    <w:name w:val="Mb1 Char"/>
    <w:link w:val="Mb1"/>
    <w:rsid w:val="00FF564A"/>
    <w:rPr>
      <w:rFonts w:ascii="Arial Narrow" w:hAnsi="Arial Narrow" w:cs="Arial"/>
      <w:b/>
      <w:szCs w:val="22"/>
      <w:lang w:val="en-GB"/>
    </w:rPr>
  </w:style>
  <w:style w:type="paragraph" w:customStyle="1" w:styleId="Mb2">
    <w:name w:val="Mb2"/>
    <w:basedOn w:val="Mb1"/>
    <w:autoRedefine/>
    <w:rsid w:val="00FF564A"/>
    <w:pPr>
      <w:numPr>
        <w:ilvl w:val="1"/>
      </w:numPr>
      <w:tabs>
        <w:tab w:val="clear" w:pos="851"/>
        <w:tab w:val="num" w:pos="360"/>
      </w:tabs>
      <w:spacing w:before="0" w:after="0"/>
      <w:ind w:hanging="761"/>
    </w:pPr>
  </w:style>
  <w:style w:type="paragraph" w:customStyle="1" w:styleId="Mb3">
    <w:name w:val="Mb3"/>
    <w:basedOn w:val="ListParagraph"/>
    <w:link w:val="Mb3Char"/>
    <w:rsid w:val="00FF564A"/>
    <w:pPr>
      <w:widowControl w:val="0"/>
      <w:numPr>
        <w:ilvl w:val="2"/>
        <w:numId w:val="3"/>
      </w:numPr>
      <w:autoSpaceDE w:val="0"/>
      <w:autoSpaceDN w:val="0"/>
      <w:adjustRightInd w:val="0"/>
      <w:spacing w:after="0" w:line="240" w:lineRule="auto"/>
      <w:ind w:right="62"/>
      <w:contextualSpacing w:val="0"/>
    </w:pPr>
    <w:rPr>
      <w:rFonts w:ascii="Arial Narrow" w:hAnsi="Arial Narrow" w:cs="Arial"/>
      <w:b/>
      <w:szCs w:val="24"/>
      <w:lang w:bidi="ar-SA"/>
    </w:rPr>
  </w:style>
  <w:style w:type="paragraph" w:customStyle="1" w:styleId="mb4">
    <w:name w:val="mb4"/>
    <w:basedOn w:val="ListParagraph"/>
    <w:rsid w:val="00FF564A"/>
    <w:pPr>
      <w:widowControl w:val="0"/>
      <w:numPr>
        <w:ilvl w:val="3"/>
        <w:numId w:val="3"/>
      </w:numPr>
      <w:tabs>
        <w:tab w:val="left" w:pos="1418"/>
      </w:tabs>
      <w:autoSpaceDE w:val="0"/>
      <w:autoSpaceDN w:val="0"/>
      <w:adjustRightInd w:val="0"/>
      <w:spacing w:after="0" w:line="240" w:lineRule="auto"/>
      <w:contextualSpacing w:val="0"/>
    </w:pPr>
    <w:rPr>
      <w:rFonts w:cs="Arial"/>
      <w:sz w:val="24"/>
      <w:szCs w:val="24"/>
      <w:lang w:bidi="ar-SA"/>
    </w:rPr>
  </w:style>
  <w:style w:type="paragraph" w:customStyle="1" w:styleId="Mb5">
    <w:name w:val="Mb5"/>
    <w:basedOn w:val="mb4"/>
    <w:rsid w:val="00FF564A"/>
    <w:pPr>
      <w:numPr>
        <w:ilvl w:val="4"/>
      </w:numPr>
    </w:pPr>
  </w:style>
  <w:style w:type="paragraph" w:customStyle="1" w:styleId="cogh1bullet">
    <w:name w:val="cog_h1_bullet"/>
    <w:basedOn w:val="Normal"/>
    <w:link w:val="cogh1bulletChar"/>
    <w:rsid w:val="008A6FAE"/>
    <w:pPr>
      <w:numPr>
        <w:numId w:val="4"/>
      </w:numPr>
      <w:spacing w:before="0" w:after="0" w:line="276" w:lineRule="auto"/>
    </w:pPr>
    <w:rPr>
      <w:rFonts w:asciiTheme="majorHAnsi" w:hAnsiTheme="majorHAnsi" w:cstheme="majorHAnsi"/>
      <w:color w:val="1F497D" w:themeColor="text2"/>
      <w:szCs w:val="24"/>
      <w:lang w:bidi="ar-SA"/>
    </w:rPr>
  </w:style>
  <w:style w:type="character" w:customStyle="1" w:styleId="cogh1bulletChar">
    <w:name w:val="cog_h1_bullet Char"/>
    <w:basedOn w:val="DefaultParagraphFont"/>
    <w:link w:val="cogh1bullet"/>
    <w:rsid w:val="008A6FAE"/>
    <w:rPr>
      <w:rFonts w:asciiTheme="majorHAnsi" w:hAnsiTheme="majorHAnsi" w:cstheme="majorHAnsi"/>
      <w:color w:val="1F497D" w:themeColor="text2"/>
      <w:szCs w:val="24"/>
      <w:lang w:val="en-GB"/>
    </w:rPr>
  </w:style>
  <w:style w:type="table" w:customStyle="1" w:styleId="GridTable5Dark-Accent11">
    <w:name w:val="Grid Table 5 Dark - Accent 11"/>
    <w:basedOn w:val="TableNormal"/>
    <w:uiPriority w:val="50"/>
    <w:rsid w:val="008A6FAE"/>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bullet">
    <w:name w:val="table bullet"/>
    <w:basedOn w:val="Normal"/>
    <w:rsid w:val="00B676FB"/>
    <w:pPr>
      <w:numPr>
        <w:numId w:val="5"/>
      </w:numPr>
      <w:spacing w:before="60" w:after="0" w:line="216" w:lineRule="auto"/>
      <w:jc w:val="left"/>
    </w:pPr>
    <w:rPr>
      <w:rFonts w:eastAsiaTheme="minorEastAsia" w:cstheme="minorHAnsi"/>
      <w:szCs w:val="20"/>
      <w:lang w:bidi="ar-SA"/>
    </w:rPr>
  </w:style>
  <w:style w:type="paragraph" w:customStyle="1" w:styleId="cogh1body">
    <w:name w:val="cog_h1_body"/>
    <w:basedOn w:val="Normal"/>
    <w:link w:val="cogh1bodyChar"/>
    <w:autoRedefine/>
    <w:rsid w:val="005957E2"/>
    <w:pPr>
      <w:tabs>
        <w:tab w:val="left" w:pos="850"/>
        <w:tab w:val="left" w:pos="1701"/>
        <w:tab w:val="left" w:pos="2835"/>
        <w:tab w:val="left" w:pos="5102"/>
        <w:tab w:val="right" w:pos="6520"/>
        <w:tab w:val="left" w:pos="7143"/>
        <w:tab w:val="right" w:pos="8606"/>
        <w:tab w:val="left" w:pos="8640"/>
      </w:tabs>
      <w:spacing w:before="0" w:after="240" w:line="276" w:lineRule="auto"/>
      <w:ind w:right="43"/>
    </w:pPr>
    <w:rPr>
      <w:rFonts w:eastAsia="Arial Unicode MS" w:cs="Arial"/>
      <w:noProof/>
      <w:shd w:val="clear" w:color="auto" w:fill="FFFFFF"/>
      <w:lang w:val="en-AU" w:bidi="ar-SA"/>
    </w:rPr>
  </w:style>
  <w:style w:type="character" w:customStyle="1" w:styleId="cogh1bodyChar">
    <w:name w:val="cog_h1_body Char"/>
    <w:basedOn w:val="DefaultParagraphFont"/>
    <w:link w:val="cogh1body"/>
    <w:rsid w:val="005957E2"/>
    <w:rPr>
      <w:rFonts w:asciiTheme="minorHAnsi" w:eastAsia="Arial Unicode MS" w:hAnsiTheme="minorHAnsi" w:cs="Arial"/>
      <w:noProof/>
      <w:sz w:val="22"/>
      <w:szCs w:val="22"/>
      <w:lang w:val="en-AU"/>
    </w:rPr>
  </w:style>
  <w:style w:type="character" w:customStyle="1" w:styleId="CogfigureChar">
    <w:name w:val="Cog_figure Char"/>
    <w:basedOn w:val="DefaultParagraphFont"/>
    <w:link w:val="Cogfigure"/>
    <w:uiPriority w:val="11"/>
    <w:locked/>
    <w:rsid w:val="00C22CD9"/>
    <w:rPr>
      <w:i/>
      <w:iCs/>
      <w:color w:val="44546A"/>
    </w:rPr>
  </w:style>
  <w:style w:type="paragraph" w:customStyle="1" w:styleId="Cogfigure">
    <w:name w:val="Cog_figure"/>
    <w:basedOn w:val="Normal"/>
    <w:link w:val="CogfigureChar"/>
    <w:uiPriority w:val="11"/>
    <w:rsid w:val="00C22CD9"/>
    <w:pPr>
      <w:autoSpaceDE w:val="0"/>
      <w:autoSpaceDN w:val="0"/>
      <w:spacing w:before="0" w:after="0" w:line="240" w:lineRule="auto"/>
      <w:jc w:val="center"/>
    </w:pPr>
    <w:rPr>
      <w:rFonts w:ascii="Cambria" w:hAnsi="Cambria"/>
      <w:i/>
      <w:iCs/>
      <w:color w:val="44546A"/>
      <w:szCs w:val="20"/>
      <w:lang w:bidi="ar-SA"/>
    </w:rPr>
  </w:style>
  <w:style w:type="table" w:customStyle="1" w:styleId="GridTable4-Accent1111">
    <w:name w:val="Grid Table 4 - Accent 1111"/>
    <w:basedOn w:val="TableNormal"/>
    <w:uiPriority w:val="49"/>
    <w:rsid w:val="00C22CD9"/>
    <w:rPr>
      <w:rFonts w:ascii="Times New Roman" w:hAnsi="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Cogbullet1">
    <w:name w:val="Cog_bullet_1"/>
    <w:basedOn w:val="Normal"/>
    <w:link w:val="Cogbullet1Char"/>
    <w:rsid w:val="00C22CD9"/>
    <w:pPr>
      <w:numPr>
        <w:numId w:val="6"/>
      </w:numPr>
      <w:tabs>
        <w:tab w:val="left" w:pos="0"/>
      </w:tabs>
      <w:spacing w:before="0" w:after="0" w:line="276" w:lineRule="auto"/>
    </w:pPr>
    <w:rPr>
      <w:rFonts w:ascii="Cambria" w:eastAsia="Calibri" w:hAnsi="Cambria" w:cstheme="minorHAnsi"/>
      <w:bCs/>
      <w:sz w:val="24"/>
      <w:szCs w:val="24"/>
      <w:lang w:eastAsia="en-GB" w:bidi="ar-SA"/>
    </w:rPr>
  </w:style>
  <w:style w:type="paragraph" w:customStyle="1" w:styleId="Cogbullet2">
    <w:name w:val="Cog_bullet_2"/>
    <w:basedOn w:val="Cogbullet1"/>
    <w:rsid w:val="00C22CD9"/>
    <w:pPr>
      <w:numPr>
        <w:ilvl w:val="1"/>
      </w:numPr>
      <w:tabs>
        <w:tab w:val="num" w:pos="360"/>
        <w:tab w:val="num" w:pos="1440"/>
      </w:tabs>
      <w:ind w:left="1080"/>
    </w:pPr>
  </w:style>
  <w:style w:type="character" w:customStyle="1" w:styleId="Style16Char">
    <w:name w:val="Style16 Char"/>
    <w:basedOn w:val="DefaultParagraphFont"/>
    <w:link w:val="Style16"/>
    <w:uiPriority w:val="99"/>
    <w:locked/>
    <w:rsid w:val="00C22CD9"/>
    <w:rPr>
      <w:rFonts w:ascii="Calibri" w:eastAsiaTheme="minorHAnsi" w:hAnsi="Calibri" w:cs="Calibri"/>
      <w:szCs w:val="22"/>
      <w:lang w:val="en-GB"/>
    </w:rPr>
  </w:style>
  <w:style w:type="paragraph" w:customStyle="1" w:styleId="Style16">
    <w:name w:val="Style16"/>
    <w:basedOn w:val="Normal"/>
    <w:link w:val="Style16Char"/>
    <w:uiPriority w:val="99"/>
    <w:rsid w:val="00C22CD9"/>
    <w:pPr>
      <w:keepNext/>
      <w:numPr>
        <w:numId w:val="7"/>
      </w:numPr>
      <w:spacing w:before="0" w:after="0" w:line="240" w:lineRule="auto"/>
      <w:jc w:val="left"/>
    </w:pPr>
    <w:rPr>
      <w:rFonts w:ascii="Calibri" w:eastAsiaTheme="minorHAnsi" w:hAnsi="Calibri" w:cs="Calibri"/>
      <w:lang w:bidi="ar-SA"/>
    </w:rPr>
  </w:style>
  <w:style w:type="table" w:customStyle="1" w:styleId="GridTable4-Accent61">
    <w:name w:val="Grid Table 4 - Accent 61"/>
    <w:basedOn w:val="TableNormal"/>
    <w:uiPriority w:val="49"/>
    <w:rsid w:val="00C22CD9"/>
    <w:rPr>
      <w:rFonts w:asciiTheme="minorHAnsi" w:eastAsia="Calibri" w:hAnsiTheme="minorHAnsi" w:cstheme="minorBidi"/>
      <w:sz w:val="22"/>
      <w:szCs w:val="22"/>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customStyle="1" w:styleId="cogtablebullet">
    <w:name w:val="cog_table bullet"/>
    <w:basedOn w:val="ListParagraph"/>
    <w:link w:val="cogtablebulletChar"/>
    <w:rsid w:val="00C22CD9"/>
    <w:pPr>
      <w:numPr>
        <w:numId w:val="8"/>
      </w:numPr>
      <w:spacing w:before="0" w:after="200" w:line="276" w:lineRule="auto"/>
    </w:pPr>
    <w:rPr>
      <w:rFonts w:eastAsiaTheme="minorEastAsia" w:cstheme="minorHAnsi"/>
      <w:color w:val="1F497D" w:themeColor="text2"/>
      <w:lang w:val="en-AU" w:bidi="ar-SA"/>
    </w:rPr>
  </w:style>
  <w:style w:type="paragraph" w:customStyle="1" w:styleId="Cogfig">
    <w:name w:val="Cog_fig"/>
    <w:basedOn w:val="Normal"/>
    <w:link w:val="CogfigChar"/>
    <w:uiPriority w:val="11"/>
    <w:rsid w:val="00C22CD9"/>
    <w:pPr>
      <w:spacing w:before="40" w:after="40" w:line="240" w:lineRule="auto"/>
      <w:jc w:val="center"/>
    </w:pPr>
    <w:rPr>
      <w:rFonts w:cs="Arial"/>
      <w:i/>
      <w:color w:val="1F497D" w:themeColor="text2"/>
      <w:sz w:val="18"/>
      <w:lang w:val="en-AU" w:bidi="ar-SA"/>
    </w:rPr>
  </w:style>
  <w:style w:type="character" w:customStyle="1" w:styleId="CogfigChar">
    <w:name w:val="Cog_fig Char"/>
    <w:basedOn w:val="DefaultParagraphFont"/>
    <w:link w:val="Cogfig"/>
    <w:uiPriority w:val="11"/>
    <w:rsid w:val="00C22CD9"/>
    <w:rPr>
      <w:rFonts w:ascii="Arial" w:hAnsi="Arial" w:cs="Arial"/>
      <w:i/>
      <w:color w:val="1F497D" w:themeColor="text2"/>
      <w:sz w:val="18"/>
      <w:szCs w:val="22"/>
      <w:lang w:val="en-AU"/>
    </w:rPr>
  </w:style>
  <w:style w:type="paragraph" w:customStyle="1" w:styleId="TableText">
    <w:name w:val="Table Text"/>
    <w:aliases w:val="table text, tt"/>
    <w:basedOn w:val="Normal"/>
    <w:rsid w:val="00C22CD9"/>
    <w:pPr>
      <w:spacing w:before="30" w:after="30" w:line="240" w:lineRule="exact"/>
      <w:ind w:left="72" w:right="72"/>
      <w:jc w:val="left"/>
    </w:pPr>
    <w:rPr>
      <w:color w:val="1F497D" w:themeColor="text2"/>
      <w:szCs w:val="24"/>
      <w:lang w:val="en-AU" w:bidi="ar-SA"/>
    </w:rPr>
  </w:style>
  <w:style w:type="paragraph" w:customStyle="1" w:styleId="cogbody">
    <w:name w:val="cog_body"/>
    <w:basedOn w:val="Normal"/>
    <w:rsid w:val="00445C37"/>
    <w:pPr>
      <w:spacing w:line="276" w:lineRule="auto"/>
    </w:pPr>
    <w:rPr>
      <w:rFonts w:eastAsiaTheme="minorHAnsi" w:cstheme="minorBidi"/>
      <w:lang w:bidi="ar-SA"/>
    </w:rPr>
  </w:style>
  <w:style w:type="table" w:customStyle="1" w:styleId="GridTable4-Accent51">
    <w:name w:val="Grid Table 4 - Accent 51"/>
    <w:basedOn w:val="TableNormal"/>
    <w:uiPriority w:val="49"/>
    <w:rsid w:val="00445C37"/>
    <w:rPr>
      <w:lang w:val="en-GB"/>
    </w:rPr>
    <w:tblPr>
      <w:tblStyleRowBandSize w:val="1"/>
      <w:tblStyleColBandSize w:val="1"/>
      <w:tblInd w:w="0" w:type="nil"/>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N1">
    <w:name w:val="N1"/>
    <w:basedOn w:val="Normal"/>
    <w:link w:val="N1Char1"/>
    <w:rsid w:val="00445C37"/>
    <w:pPr>
      <w:spacing w:before="0" w:after="0" w:line="300" w:lineRule="exact"/>
      <w:jc w:val="left"/>
    </w:pPr>
    <w:rPr>
      <w:szCs w:val="24"/>
      <w:lang w:bidi="ar-SA"/>
    </w:rPr>
  </w:style>
  <w:style w:type="paragraph" w:customStyle="1" w:styleId="paragraph">
    <w:name w:val="paragraph"/>
    <w:basedOn w:val="Normal"/>
    <w:rsid w:val="00445C37"/>
    <w:pPr>
      <w:spacing w:before="0" w:after="0" w:line="240" w:lineRule="auto"/>
      <w:jc w:val="left"/>
    </w:pPr>
    <w:rPr>
      <w:rFonts w:ascii="Times New Roman" w:hAnsi="Times New Roman"/>
      <w:sz w:val="24"/>
      <w:szCs w:val="24"/>
      <w:lang w:bidi="ar-SA"/>
    </w:rPr>
  </w:style>
  <w:style w:type="table" w:customStyle="1" w:styleId="GridTable4-Accent11">
    <w:name w:val="Grid Table 4 - Accent 11"/>
    <w:basedOn w:val="TableNormal"/>
    <w:uiPriority w:val="49"/>
    <w:rsid w:val="00445C37"/>
    <w:rPr>
      <w:rFonts w:asciiTheme="minorHAnsi" w:eastAsiaTheme="minorEastAsia" w:hAnsiTheme="minorHAnsi" w:cstheme="minorBidi"/>
      <w:sz w:val="22"/>
      <w:szCs w:val="22"/>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CopyChar">
    <w:name w:val="BodyCopy Char"/>
    <w:link w:val="BodyCopy"/>
    <w:locked/>
    <w:rsid w:val="00445C37"/>
    <w:rPr>
      <w:rFonts w:ascii="Arial" w:eastAsia="Calibri" w:hAnsi="Arial" w:cs="Arial"/>
      <w:color w:val="000000"/>
      <w:szCs w:val="24"/>
    </w:rPr>
  </w:style>
  <w:style w:type="paragraph" w:customStyle="1" w:styleId="BodyCopy">
    <w:name w:val="BodyCopy"/>
    <w:basedOn w:val="Normal"/>
    <w:link w:val="BodyCopyChar"/>
    <w:rsid w:val="00445C37"/>
    <w:pPr>
      <w:spacing w:before="240" w:after="0" w:line="288" w:lineRule="auto"/>
      <w:jc w:val="left"/>
    </w:pPr>
    <w:rPr>
      <w:rFonts w:eastAsia="Calibri" w:cs="Arial"/>
      <w:color w:val="000000"/>
      <w:szCs w:val="24"/>
      <w:lang w:bidi="ar-SA"/>
    </w:rPr>
  </w:style>
  <w:style w:type="table" w:customStyle="1" w:styleId="GridTable4-Accent111">
    <w:name w:val="Grid Table 4 - Accent 111"/>
    <w:basedOn w:val="TableNormal"/>
    <w:uiPriority w:val="49"/>
    <w:rsid w:val="00445C37"/>
    <w:rPr>
      <w:rFonts w:ascii="Times New Roman" w:hAnsi="Times New Roma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gbodytango">
    <w:name w:val="cog_body_tango"/>
    <w:basedOn w:val="Normal"/>
    <w:link w:val="cogbodytangoChar"/>
    <w:rsid w:val="00445C37"/>
    <w:pPr>
      <w:spacing w:line="276" w:lineRule="auto"/>
    </w:pPr>
    <w:rPr>
      <w:rFonts w:eastAsia="Calibri" w:cstheme="minorHAnsi"/>
      <w:sz w:val="24"/>
      <w:lang w:bidi="ar-SA"/>
    </w:rPr>
  </w:style>
  <w:style w:type="character" w:customStyle="1" w:styleId="Cogbullet1Char">
    <w:name w:val="Cog_bullet_1 Char"/>
    <w:basedOn w:val="DefaultParagraphFont"/>
    <w:link w:val="Cogbullet1"/>
    <w:rsid w:val="00445C37"/>
    <w:rPr>
      <w:rFonts w:eastAsia="Calibri" w:cstheme="minorHAnsi"/>
      <w:bCs/>
      <w:sz w:val="24"/>
      <w:szCs w:val="24"/>
      <w:lang w:val="en-GB" w:eastAsia="en-GB"/>
    </w:rPr>
  </w:style>
  <w:style w:type="character" w:customStyle="1" w:styleId="cogbodytangoChar">
    <w:name w:val="cog_body_tango Char"/>
    <w:basedOn w:val="DefaultParagraphFont"/>
    <w:link w:val="cogbodytango"/>
    <w:rsid w:val="00445C37"/>
    <w:rPr>
      <w:rFonts w:asciiTheme="minorHAnsi" w:eastAsia="Calibri" w:hAnsiTheme="minorHAnsi" w:cstheme="minorHAnsi"/>
      <w:sz w:val="24"/>
      <w:szCs w:val="22"/>
      <w:lang w:val="en-GB"/>
    </w:rPr>
  </w:style>
  <w:style w:type="paragraph" w:customStyle="1" w:styleId="BodyPara">
    <w:name w:val="_Body Para"/>
    <w:rsid w:val="00445C37"/>
    <w:pPr>
      <w:spacing w:before="60" w:after="120" w:line="240" w:lineRule="atLeast"/>
      <w:jc w:val="both"/>
    </w:pPr>
    <w:rPr>
      <w:rFonts w:ascii="Verdana" w:hAnsi="Verdana"/>
      <w:sz w:val="18"/>
      <w:szCs w:val="22"/>
    </w:rPr>
  </w:style>
  <w:style w:type="paragraph" w:styleId="BodyText">
    <w:name w:val="Body Text"/>
    <w:aliases w:val="bt,Body Text 12,ändrad,body text,contents,NoticeText-List,BT,bold sub heading,CV Body Text,heading_txt,bt1,Body Text 121,ändrad1,Body Text 122,bt2,ändrad2,Body Text 123,bt3,ändrad3,BODY TEXT,heading3,Body Text1,RFQ Text,RFQ,RF,bt4,RFP Text,sp"/>
    <w:basedOn w:val="Normal"/>
    <w:link w:val="BodyTextChar"/>
    <w:unhideWhenUsed/>
    <w:rsid w:val="00445C37"/>
  </w:style>
  <w:style w:type="character" w:customStyle="1" w:styleId="BodyTextChar">
    <w:name w:val="Body Text Char"/>
    <w:aliases w:val="bt Char,Body Text 12 Char,ändrad Char,body text Char,contents Char,NoticeText-List Char,BT Char,bold sub heading Char,CV Body Text Char,heading_txt Char,bt1 Char,Body Text 121 Char,ändrad1 Char,Body Text 122 Char,bt2 Char,ändrad2 Char"/>
    <w:basedOn w:val="DefaultParagraphFont"/>
    <w:link w:val="BodyText"/>
    <w:rsid w:val="00445C37"/>
    <w:rPr>
      <w:rFonts w:asciiTheme="minorHAnsi" w:hAnsiTheme="minorHAnsi"/>
      <w:sz w:val="22"/>
      <w:szCs w:val="22"/>
      <w:lang w:bidi="en-US"/>
    </w:rPr>
  </w:style>
  <w:style w:type="paragraph" w:customStyle="1" w:styleId="Cog-bullet">
    <w:name w:val="Cog-bullet"/>
    <w:basedOn w:val="Normal"/>
    <w:link w:val="Cog-bulletChar"/>
    <w:rsid w:val="00445C37"/>
    <w:pPr>
      <w:numPr>
        <w:numId w:val="9"/>
      </w:numPr>
      <w:spacing w:before="0" w:after="0" w:line="240" w:lineRule="auto"/>
    </w:pPr>
    <w:rPr>
      <w:color w:val="000000"/>
      <w:sz w:val="18"/>
      <w:szCs w:val="24"/>
      <w:lang w:bidi="ar-SA"/>
    </w:rPr>
  </w:style>
  <w:style w:type="character" w:customStyle="1" w:styleId="Cog-bulletChar">
    <w:name w:val="Cog-bullet Char"/>
    <w:link w:val="Cog-bullet"/>
    <w:rsid w:val="00445C37"/>
    <w:rPr>
      <w:rFonts w:ascii="Arial" w:hAnsi="Arial"/>
      <w:color w:val="000000"/>
      <w:sz w:val="18"/>
      <w:szCs w:val="24"/>
      <w:lang w:val="en-GB"/>
    </w:rPr>
  </w:style>
  <w:style w:type="paragraph" w:customStyle="1" w:styleId="AZbody">
    <w:name w:val="AZ_body"/>
    <w:basedOn w:val="Normal"/>
    <w:link w:val="AZbodyChar"/>
    <w:uiPriority w:val="99"/>
    <w:rsid w:val="0071315F"/>
    <w:pPr>
      <w:spacing w:line="360" w:lineRule="auto"/>
      <w:ind w:firstLine="360"/>
    </w:pPr>
    <w:rPr>
      <w:rFonts w:ascii="Verdana" w:hAnsi="Verdana" w:cs="Verdana"/>
      <w:noProof/>
      <w:sz w:val="18"/>
      <w:szCs w:val="18"/>
      <w:lang w:bidi="ar-SA"/>
    </w:rPr>
  </w:style>
  <w:style w:type="character" w:customStyle="1" w:styleId="AZbodyChar">
    <w:name w:val="AZ_body Char"/>
    <w:link w:val="AZbody"/>
    <w:uiPriority w:val="99"/>
    <w:locked/>
    <w:rsid w:val="0071315F"/>
    <w:rPr>
      <w:rFonts w:ascii="Verdana" w:hAnsi="Verdana" w:cs="Verdana"/>
      <w:noProof/>
      <w:sz w:val="18"/>
      <w:szCs w:val="18"/>
    </w:rPr>
  </w:style>
  <w:style w:type="paragraph" w:customStyle="1" w:styleId="DisneyPara">
    <w:name w:val="DisneyPara"/>
    <w:basedOn w:val="Normal"/>
    <w:link w:val="DisneyParaChar"/>
    <w:rsid w:val="00D014A7"/>
    <w:pPr>
      <w:spacing w:after="0" w:line="276" w:lineRule="auto"/>
    </w:pPr>
    <w:rPr>
      <w:rFonts w:ascii="Calibri" w:hAnsi="Calibri"/>
      <w:szCs w:val="24"/>
    </w:rPr>
  </w:style>
  <w:style w:type="character" w:customStyle="1" w:styleId="DisneyParaChar">
    <w:name w:val="DisneyPara Char"/>
    <w:link w:val="DisneyPara"/>
    <w:rsid w:val="00D014A7"/>
    <w:rPr>
      <w:rFonts w:ascii="Calibri" w:hAnsi="Calibri"/>
      <w:sz w:val="22"/>
      <w:szCs w:val="24"/>
      <w:lang w:bidi="en-US"/>
    </w:rPr>
  </w:style>
  <w:style w:type="character" w:styleId="FollowedHyperlink">
    <w:name w:val="FollowedHyperlink"/>
    <w:basedOn w:val="DefaultParagraphFont"/>
    <w:uiPriority w:val="99"/>
    <w:semiHidden/>
    <w:unhideWhenUsed/>
    <w:rsid w:val="00BB5229"/>
    <w:rPr>
      <w:color w:val="800080" w:themeColor="followedHyperlink"/>
      <w:u w:val="single"/>
    </w:rPr>
  </w:style>
  <w:style w:type="table" w:customStyle="1" w:styleId="ListTable3-Accent31">
    <w:name w:val="List Table 3 - Accent 31"/>
    <w:basedOn w:val="TableNormal"/>
    <w:uiPriority w:val="48"/>
    <w:rsid w:val="00443366"/>
    <w:rPr>
      <w:rFonts w:asciiTheme="minorHAnsi" w:eastAsiaTheme="minorHAnsi" w:hAnsiTheme="minorHAnsi" w:cstheme="minorBidi"/>
      <w:sz w:val="22"/>
      <w:szCs w:val="22"/>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customStyle="1" w:styleId="CargillBullet1">
    <w:name w:val="Cargill Bullet 1"/>
    <w:basedOn w:val="ListParagraph"/>
    <w:link w:val="CargillBullet1Char"/>
    <w:rsid w:val="00443366"/>
    <w:pPr>
      <w:numPr>
        <w:numId w:val="10"/>
      </w:numPr>
      <w:spacing w:before="0" w:after="0" w:line="240" w:lineRule="auto"/>
    </w:pPr>
    <w:rPr>
      <w:lang w:bidi="ar-SA"/>
    </w:rPr>
  </w:style>
  <w:style w:type="paragraph" w:customStyle="1" w:styleId="CargillBullet2">
    <w:name w:val="Cargill Bullet 2"/>
    <w:basedOn w:val="ListParagraph"/>
    <w:rsid w:val="00443366"/>
    <w:pPr>
      <w:numPr>
        <w:ilvl w:val="1"/>
        <w:numId w:val="10"/>
      </w:numPr>
      <w:spacing w:before="0" w:after="0" w:line="240" w:lineRule="auto"/>
    </w:pPr>
    <w:rPr>
      <w:lang w:bidi="ar-SA"/>
    </w:rPr>
  </w:style>
  <w:style w:type="character" w:customStyle="1" w:styleId="CargillBullet1Char">
    <w:name w:val="Cargill Bullet 1 Char"/>
    <w:basedOn w:val="DefaultParagraphFont"/>
    <w:link w:val="CargillBullet1"/>
    <w:rsid w:val="00443366"/>
    <w:rPr>
      <w:rFonts w:ascii="Arial" w:hAnsi="Arial"/>
      <w:szCs w:val="22"/>
      <w:lang w:val="en-GB"/>
    </w:rPr>
  </w:style>
  <w:style w:type="paragraph" w:customStyle="1" w:styleId="FormHeader2">
    <w:name w:val="Form Header 2"/>
    <w:basedOn w:val="Normal"/>
    <w:uiPriority w:val="99"/>
    <w:rsid w:val="00443366"/>
    <w:pPr>
      <w:spacing w:before="80" w:after="60" w:line="240" w:lineRule="auto"/>
      <w:jc w:val="left"/>
    </w:pPr>
    <w:rPr>
      <w:rFonts w:eastAsiaTheme="minorHAnsi" w:cs="Arial"/>
      <w:b/>
      <w:bCs/>
      <w:szCs w:val="20"/>
      <w:lang w:bidi="ar-SA"/>
    </w:rPr>
  </w:style>
  <w:style w:type="character" w:customStyle="1" w:styleId="001paragraphChar">
    <w:name w:val="001_paragraph Char"/>
    <w:basedOn w:val="DefaultParagraphFont"/>
    <w:link w:val="001paragraph"/>
    <w:locked/>
    <w:rsid w:val="00443366"/>
    <w:rPr>
      <w:rFonts w:ascii="Arial" w:hAnsi="Arial" w:cs="Arial"/>
      <w:lang w:eastAsia="x-none"/>
    </w:rPr>
  </w:style>
  <w:style w:type="paragraph" w:customStyle="1" w:styleId="001paragraph">
    <w:name w:val="001_paragraph"/>
    <w:basedOn w:val="Normal"/>
    <w:link w:val="001paragraphChar"/>
    <w:rsid w:val="00443366"/>
    <w:pPr>
      <w:spacing w:before="240" w:after="240" w:line="240" w:lineRule="auto"/>
      <w:jc w:val="left"/>
    </w:pPr>
    <w:rPr>
      <w:rFonts w:cs="Arial"/>
      <w:szCs w:val="20"/>
      <w:lang w:eastAsia="x-none" w:bidi="ar-SA"/>
    </w:rPr>
  </w:style>
  <w:style w:type="paragraph" w:customStyle="1" w:styleId="Normal-Bullet">
    <w:name w:val="Normal - Bullet"/>
    <w:basedOn w:val="Normal"/>
    <w:uiPriority w:val="99"/>
    <w:rsid w:val="00443366"/>
    <w:pPr>
      <w:numPr>
        <w:numId w:val="11"/>
      </w:numPr>
      <w:spacing w:before="0" w:after="0" w:line="240" w:lineRule="auto"/>
      <w:jc w:val="left"/>
    </w:pPr>
    <w:rPr>
      <w:rFonts w:ascii="Calibri" w:eastAsiaTheme="minorHAnsi" w:hAnsi="Calibri" w:cs="Calibri"/>
      <w:sz w:val="24"/>
      <w:szCs w:val="24"/>
      <w:lang w:bidi="ar-SA"/>
    </w:rPr>
  </w:style>
  <w:style w:type="character" w:customStyle="1" w:styleId="NormalBodyChar">
    <w:name w:val="Normal_Body Char"/>
    <w:basedOn w:val="DefaultParagraphFont"/>
    <w:link w:val="NormalBody"/>
    <w:locked/>
    <w:rsid w:val="00443366"/>
    <w:rPr>
      <w:rFonts w:ascii="Calibri" w:hAnsi="Calibri" w:cs="Calibri"/>
    </w:rPr>
  </w:style>
  <w:style w:type="paragraph" w:customStyle="1" w:styleId="NormalBody">
    <w:name w:val="Normal_Body"/>
    <w:basedOn w:val="Normal"/>
    <w:link w:val="NormalBodyChar"/>
    <w:rsid w:val="00443366"/>
    <w:pPr>
      <w:spacing w:before="0" w:after="0" w:line="240" w:lineRule="auto"/>
      <w:jc w:val="left"/>
    </w:pPr>
    <w:rPr>
      <w:rFonts w:ascii="Calibri" w:hAnsi="Calibri" w:cs="Calibri"/>
      <w:szCs w:val="20"/>
      <w:lang w:bidi="ar-SA"/>
    </w:rPr>
  </w:style>
  <w:style w:type="character" w:customStyle="1" w:styleId="Style8Char">
    <w:name w:val="Style8 Char"/>
    <w:basedOn w:val="DefaultParagraphFont"/>
    <w:link w:val="Style8"/>
    <w:locked/>
    <w:rsid w:val="00443366"/>
    <w:rPr>
      <w:b/>
      <w:bCs/>
    </w:rPr>
  </w:style>
  <w:style w:type="paragraph" w:customStyle="1" w:styleId="Style8">
    <w:name w:val="Style8"/>
    <w:basedOn w:val="Normal"/>
    <w:link w:val="Style8Char"/>
    <w:rsid w:val="00443366"/>
    <w:pPr>
      <w:spacing w:before="0" w:after="0" w:line="240" w:lineRule="auto"/>
      <w:jc w:val="left"/>
    </w:pPr>
    <w:rPr>
      <w:rFonts w:ascii="Cambria" w:hAnsi="Cambria"/>
      <w:b/>
      <w:bCs/>
      <w:szCs w:val="20"/>
      <w:lang w:bidi="ar-SA"/>
    </w:rPr>
  </w:style>
  <w:style w:type="table" w:customStyle="1" w:styleId="GridTable41">
    <w:name w:val="Grid Table 41"/>
    <w:basedOn w:val="TableNormal"/>
    <w:uiPriority w:val="49"/>
    <w:rsid w:val="00443366"/>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gbodytext">
    <w:name w:val="cog_bodytext"/>
    <w:basedOn w:val="Normal"/>
    <w:link w:val="cogbodytextChar"/>
    <w:autoRedefine/>
    <w:uiPriority w:val="99"/>
    <w:rsid w:val="00443366"/>
    <w:pPr>
      <w:spacing w:before="100" w:after="100" w:line="240" w:lineRule="auto"/>
      <w:ind w:right="270"/>
      <w:jc w:val="left"/>
    </w:pPr>
    <w:rPr>
      <w:rFonts w:ascii="Calibri" w:hAnsi="Calibri"/>
      <w:color w:val="000000" w:themeColor="text1"/>
      <w:lang w:bidi="ar-SA"/>
    </w:rPr>
  </w:style>
  <w:style w:type="character" w:customStyle="1" w:styleId="cogbodytextChar">
    <w:name w:val="cog_bodytext Char"/>
    <w:link w:val="cogbodytext"/>
    <w:uiPriority w:val="99"/>
    <w:locked/>
    <w:rsid w:val="00443366"/>
    <w:rPr>
      <w:rFonts w:ascii="Calibri" w:hAnsi="Calibri"/>
      <w:color w:val="000000" w:themeColor="text1"/>
      <w:szCs w:val="22"/>
    </w:rPr>
  </w:style>
  <w:style w:type="paragraph" w:customStyle="1" w:styleId="cogbody0">
    <w:name w:val="cog body"/>
    <w:basedOn w:val="Normal"/>
    <w:link w:val="cogbodyChar"/>
    <w:rsid w:val="00443366"/>
    <w:pPr>
      <w:spacing w:before="0" w:after="200" w:line="276" w:lineRule="auto"/>
    </w:pPr>
    <w:rPr>
      <w:rFonts w:ascii="Cambria" w:eastAsia="Calibri" w:hAnsi="Cambria"/>
      <w:lang w:eastAsia="en-GB" w:bidi="ar-SA"/>
    </w:rPr>
  </w:style>
  <w:style w:type="character" w:customStyle="1" w:styleId="cogbodyChar">
    <w:name w:val="cog body Char"/>
    <w:basedOn w:val="DefaultParagraphFont"/>
    <w:link w:val="cogbody0"/>
    <w:rsid w:val="00443366"/>
    <w:rPr>
      <w:rFonts w:eastAsia="Calibri"/>
      <w:sz w:val="22"/>
      <w:szCs w:val="22"/>
      <w:lang w:val="en-GB" w:eastAsia="en-GB"/>
    </w:rPr>
  </w:style>
  <w:style w:type="table" w:customStyle="1" w:styleId="GridTable4-Accent112">
    <w:name w:val="Grid Table 4 - Accent 112"/>
    <w:basedOn w:val="TableNormal"/>
    <w:uiPriority w:val="49"/>
    <w:rsid w:val="00443366"/>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ogh2bodyChar">
    <w:name w:val="cog_h2_body Char"/>
    <w:basedOn w:val="DefaultParagraphFont"/>
    <w:link w:val="cogh2body"/>
    <w:locked/>
    <w:rsid w:val="00443366"/>
    <w:rPr>
      <w:rFonts w:ascii="Arial" w:hAnsi="Arial" w:cs="Arial"/>
    </w:rPr>
  </w:style>
  <w:style w:type="paragraph" w:customStyle="1" w:styleId="cogh2body">
    <w:name w:val="cog_h2_body"/>
    <w:basedOn w:val="Normal"/>
    <w:link w:val="cogh2bodyChar"/>
    <w:rsid w:val="00443366"/>
    <w:pPr>
      <w:spacing w:before="0" w:after="0" w:line="240" w:lineRule="auto"/>
      <w:ind w:left="576"/>
      <w:jc w:val="left"/>
    </w:pPr>
    <w:rPr>
      <w:rFonts w:cs="Arial"/>
      <w:szCs w:val="20"/>
      <w:lang w:bidi="ar-SA"/>
    </w:rPr>
  </w:style>
  <w:style w:type="character" w:customStyle="1" w:styleId="Style11Char">
    <w:name w:val="Style11 Char"/>
    <w:basedOn w:val="DefaultParagraphFont"/>
    <w:link w:val="Style11"/>
    <w:uiPriority w:val="99"/>
    <w:locked/>
    <w:rsid w:val="00443366"/>
    <w:rPr>
      <w:rFonts w:ascii="Calibri" w:eastAsiaTheme="minorHAnsi" w:hAnsi="Calibri" w:cs="Calibri"/>
      <w:b/>
      <w:bCs/>
      <w:lang w:val="en-GB"/>
    </w:rPr>
  </w:style>
  <w:style w:type="paragraph" w:customStyle="1" w:styleId="Style11">
    <w:name w:val="Style11"/>
    <w:basedOn w:val="Normal"/>
    <w:link w:val="Style11Char"/>
    <w:uiPriority w:val="99"/>
    <w:rsid w:val="00443366"/>
    <w:pPr>
      <w:numPr>
        <w:numId w:val="12"/>
      </w:numPr>
      <w:spacing w:before="0" w:after="0" w:line="240" w:lineRule="auto"/>
      <w:jc w:val="left"/>
    </w:pPr>
    <w:rPr>
      <w:rFonts w:ascii="Calibri" w:eastAsiaTheme="minorHAnsi" w:hAnsi="Calibri" w:cs="Calibri"/>
      <w:b/>
      <w:bCs/>
      <w:szCs w:val="20"/>
      <w:lang w:bidi="ar-SA"/>
    </w:rPr>
  </w:style>
  <w:style w:type="paragraph" w:customStyle="1" w:styleId="BulletNova">
    <w:name w:val="BulletNova"/>
    <w:basedOn w:val="Normal"/>
    <w:rsid w:val="00443366"/>
    <w:pPr>
      <w:numPr>
        <w:numId w:val="13"/>
      </w:numPr>
      <w:spacing w:before="0" w:after="0" w:line="276" w:lineRule="auto"/>
      <w:ind w:right="-91"/>
    </w:pPr>
    <w:rPr>
      <w:rFonts w:cs="Arial"/>
      <w:bCs/>
      <w:lang w:bidi="ar-SA"/>
    </w:rPr>
  </w:style>
  <w:style w:type="paragraph" w:customStyle="1" w:styleId="Style13">
    <w:name w:val="Style13"/>
    <w:basedOn w:val="Normal"/>
    <w:link w:val="Style13Char"/>
    <w:uiPriority w:val="99"/>
    <w:rsid w:val="00443366"/>
    <w:pPr>
      <w:keepNext/>
      <w:numPr>
        <w:numId w:val="14"/>
      </w:numPr>
      <w:spacing w:before="0" w:after="0" w:line="240" w:lineRule="auto"/>
      <w:jc w:val="left"/>
    </w:pPr>
    <w:rPr>
      <w:rFonts w:ascii="Calibri" w:eastAsiaTheme="minorHAnsi" w:hAnsi="Calibri" w:cs="Calibri"/>
      <w:b/>
      <w:bCs/>
      <w:lang w:bidi="ar-SA"/>
    </w:rPr>
  </w:style>
  <w:style w:type="paragraph" w:customStyle="1" w:styleId="Heading1Numbered">
    <w:name w:val="Heading 1 Numbered"/>
    <w:next w:val="Normal"/>
    <w:autoRedefine/>
    <w:rsid w:val="00443366"/>
    <w:pPr>
      <w:keepNext/>
      <w:keepLines/>
      <w:pageBreakBefore/>
      <w:numPr>
        <w:numId w:val="15"/>
      </w:numPr>
      <w:spacing w:before="120" w:after="240" w:line="276" w:lineRule="auto"/>
      <w:outlineLvl w:val="0"/>
    </w:pPr>
    <w:rPr>
      <w:rFonts w:asciiTheme="minorHAnsi" w:hAnsiTheme="minorHAnsi"/>
      <w:b/>
      <w:sz w:val="32"/>
      <w:szCs w:val="24"/>
    </w:rPr>
  </w:style>
  <w:style w:type="paragraph" w:customStyle="1" w:styleId="Heading3Numbered">
    <w:name w:val="Heading 3 Numbered"/>
    <w:basedOn w:val="Heading3"/>
    <w:next w:val="Normal"/>
    <w:autoRedefine/>
    <w:rsid w:val="00443366"/>
    <w:pPr>
      <w:keepNext/>
      <w:pBdr>
        <w:top w:val="none" w:sz="0" w:space="0" w:color="auto"/>
        <w:bottom w:val="none" w:sz="0" w:space="0" w:color="auto"/>
      </w:pBdr>
      <w:tabs>
        <w:tab w:val="left" w:pos="1008"/>
      </w:tabs>
      <w:spacing w:before="240" w:after="60" w:line="276" w:lineRule="auto"/>
      <w:ind w:left="360" w:hanging="360"/>
      <w:jc w:val="left"/>
    </w:pPr>
    <w:rPr>
      <w:rFonts w:asciiTheme="minorHAnsi" w:eastAsia="Times New Roman" w:hAnsiTheme="minorHAnsi" w:cs="Times New Roman"/>
      <w:bCs/>
      <w:caps w:val="0"/>
      <w:color w:val="auto"/>
      <w:sz w:val="24"/>
      <w:szCs w:val="26"/>
      <w:lang w:bidi="ar-SA"/>
    </w:rPr>
  </w:style>
  <w:style w:type="paragraph" w:customStyle="1" w:styleId="Heading4Numbered">
    <w:name w:val="Heading 4 Numbered"/>
    <w:basedOn w:val="Heading3Numbered"/>
    <w:next w:val="Normal"/>
    <w:rsid w:val="00443366"/>
    <w:pPr>
      <w:numPr>
        <w:ilvl w:val="3"/>
      </w:numPr>
      <w:ind w:left="360" w:hanging="360"/>
      <w:outlineLvl w:val="3"/>
    </w:pPr>
  </w:style>
  <w:style w:type="paragraph" w:customStyle="1" w:styleId="Heading5Numbered">
    <w:name w:val="Heading 5 Numbered"/>
    <w:basedOn w:val="Heading4Numbered"/>
    <w:rsid w:val="00443366"/>
    <w:pPr>
      <w:numPr>
        <w:ilvl w:val="4"/>
      </w:numPr>
      <w:ind w:left="360" w:hanging="360"/>
      <w:outlineLvl w:val="4"/>
    </w:pPr>
  </w:style>
  <w:style w:type="paragraph" w:customStyle="1" w:styleId="Heading2Numbered">
    <w:name w:val="Heading 2 Numbered"/>
    <w:basedOn w:val="Normal"/>
    <w:next w:val="Normal"/>
    <w:autoRedefine/>
    <w:uiPriority w:val="1"/>
    <w:rsid w:val="00443366"/>
    <w:pPr>
      <w:keepNext/>
      <w:keepLines/>
      <w:spacing w:before="200" w:line="276" w:lineRule="auto"/>
      <w:ind w:left="720" w:right="-540" w:hanging="720"/>
      <w:outlineLvl w:val="1"/>
    </w:pPr>
    <w:rPr>
      <w:b/>
      <w:bCs/>
      <w:kern w:val="32"/>
      <w:lang w:eastAsia="fr-FR" w:bidi="ar-SA"/>
    </w:rPr>
  </w:style>
  <w:style w:type="paragraph" w:customStyle="1" w:styleId="Cog-bullet-table">
    <w:name w:val="Cog-bullet-table"/>
    <w:basedOn w:val="Normal"/>
    <w:link w:val="Cog-bullet-tableChar"/>
    <w:uiPriority w:val="99"/>
    <w:rsid w:val="00443366"/>
    <w:pPr>
      <w:numPr>
        <w:numId w:val="16"/>
      </w:numPr>
      <w:spacing w:before="60" w:after="60" w:line="260" w:lineRule="atLeast"/>
      <w:jc w:val="left"/>
    </w:pPr>
    <w:rPr>
      <w:rFonts w:cs="Arial"/>
      <w:sz w:val="18"/>
      <w:szCs w:val="24"/>
      <w:lang w:bidi="ar-SA"/>
    </w:rPr>
  </w:style>
  <w:style w:type="character" w:customStyle="1" w:styleId="Cog-bullet-tableChar">
    <w:name w:val="Cog-bullet-table Char"/>
    <w:link w:val="Cog-bullet-table"/>
    <w:uiPriority w:val="99"/>
    <w:rsid w:val="00443366"/>
    <w:rPr>
      <w:rFonts w:ascii="Arial" w:hAnsi="Arial" w:cs="Arial"/>
      <w:sz w:val="18"/>
      <w:szCs w:val="24"/>
      <w:lang w:val="en-GB"/>
    </w:rPr>
  </w:style>
  <w:style w:type="paragraph" w:customStyle="1" w:styleId="Cog-body-table">
    <w:name w:val="Cog-body-table"/>
    <w:basedOn w:val="Normal"/>
    <w:link w:val="Cog-body-tableChar"/>
    <w:rsid w:val="00443366"/>
    <w:pPr>
      <w:spacing w:before="60" w:after="60" w:line="260" w:lineRule="atLeast"/>
      <w:jc w:val="left"/>
    </w:pPr>
    <w:rPr>
      <w:rFonts w:cs="Arial"/>
      <w:sz w:val="18"/>
      <w:szCs w:val="24"/>
      <w:lang w:bidi="ar-SA"/>
    </w:rPr>
  </w:style>
  <w:style w:type="character" w:customStyle="1" w:styleId="Cog-body-tableChar">
    <w:name w:val="Cog-body-table Char"/>
    <w:link w:val="Cog-body-table"/>
    <w:rsid w:val="00443366"/>
    <w:rPr>
      <w:rFonts w:ascii="Arial" w:hAnsi="Arial" w:cs="Arial"/>
      <w:sz w:val="18"/>
      <w:szCs w:val="24"/>
    </w:rPr>
  </w:style>
  <w:style w:type="paragraph" w:customStyle="1" w:styleId="cogh2bullet">
    <w:name w:val="cog_h2_bullet"/>
    <w:basedOn w:val="Normal"/>
    <w:link w:val="cogh2bulletChar"/>
    <w:rsid w:val="00443366"/>
    <w:pPr>
      <w:numPr>
        <w:numId w:val="17"/>
      </w:numPr>
      <w:spacing w:before="0" w:after="0" w:line="240" w:lineRule="auto"/>
    </w:pPr>
    <w:rPr>
      <w:szCs w:val="24"/>
      <w:lang w:bidi="ar-SA"/>
    </w:rPr>
  </w:style>
  <w:style w:type="character" w:customStyle="1" w:styleId="cogh2bulletChar">
    <w:name w:val="cog_h2_bullet Char"/>
    <w:link w:val="cogh2bullet"/>
    <w:rsid w:val="00443366"/>
    <w:rPr>
      <w:rFonts w:ascii="Arial" w:hAnsi="Arial"/>
      <w:szCs w:val="24"/>
      <w:lang w:val="en-GB"/>
    </w:rPr>
  </w:style>
  <w:style w:type="paragraph" w:customStyle="1" w:styleId="BodyTextWrap">
    <w:name w:val="Body Text Wrap"/>
    <w:basedOn w:val="Normal"/>
    <w:uiPriority w:val="5"/>
    <w:semiHidden/>
    <w:unhideWhenUsed/>
    <w:qFormat/>
    <w:rsid w:val="00443366"/>
    <w:pPr>
      <w:spacing w:before="0" w:after="0" w:line="200" w:lineRule="exact"/>
      <w:jc w:val="left"/>
    </w:pPr>
    <w:rPr>
      <w:color w:val="1F497D" w:themeColor="text2"/>
      <w:szCs w:val="24"/>
      <w:lang w:bidi="ar-SA"/>
    </w:rPr>
  </w:style>
  <w:style w:type="table" w:customStyle="1" w:styleId="GridTable5Dark-Accent111">
    <w:name w:val="Grid Table 5 Dark - Accent 111"/>
    <w:basedOn w:val="TableNormal"/>
    <w:uiPriority w:val="50"/>
    <w:rsid w:val="00443366"/>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11">
    <w:name w:val="Grid Table 411"/>
    <w:basedOn w:val="TableNormal"/>
    <w:uiPriority w:val="49"/>
    <w:rsid w:val="00443366"/>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2">
    <w:name w:val="Grid Table 4 - Accent 12"/>
    <w:basedOn w:val="TableNormal"/>
    <w:uiPriority w:val="49"/>
    <w:rsid w:val="00443366"/>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BCWBullets">
    <w:name w:val="BBCW Bullets"/>
    <w:basedOn w:val="Normal"/>
    <w:rsid w:val="00443366"/>
    <w:pPr>
      <w:numPr>
        <w:numId w:val="18"/>
      </w:numPr>
      <w:spacing w:before="60" w:after="60" w:line="288" w:lineRule="auto"/>
      <w:ind w:left="720"/>
      <w:contextualSpacing/>
      <w:jc w:val="left"/>
    </w:pPr>
    <w:rPr>
      <w:rFonts w:eastAsia="Calibri" w:cs="Arial"/>
      <w:szCs w:val="20"/>
    </w:rPr>
  </w:style>
  <w:style w:type="paragraph" w:customStyle="1" w:styleId="MonsantoBullet">
    <w:name w:val="Monsanto  Bullet"/>
    <w:basedOn w:val="Normal"/>
    <w:link w:val="MonsantoBulletChar"/>
    <w:rsid w:val="00443366"/>
    <w:pPr>
      <w:tabs>
        <w:tab w:val="num" w:pos="720"/>
      </w:tabs>
      <w:spacing w:before="60" w:after="60" w:line="288" w:lineRule="auto"/>
      <w:ind w:left="720" w:hanging="360"/>
      <w:contextualSpacing/>
    </w:pPr>
    <w:rPr>
      <w:rFonts w:eastAsiaTheme="minorHAnsi" w:cs="Arial"/>
      <w:szCs w:val="20"/>
    </w:rPr>
  </w:style>
  <w:style w:type="character" w:customStyle="1" w:styleId="MonsantoBulletChar">
    <w:name w:val="Monsanto  Bullet Char"/>
    <w:basedOn w:val="DefaultParagraphFont"/>
    <w:link w:val="MonsantoBullet"/>
    <w:rsid w:val="00443366"/>
    <w:rPr>
      <w:rFonts w:asciiTheme="minorHAnsi" w:eastAsiaTheme="minorHAnsi" w:hAnsiTheme="minorHAnsi" w:cs="Arial"/>
      <w:sz w:val="22"/>
      <w:lang w:val="en-GB" w:bidi="en-US"/>
    </w:rPr>
  </w:style>
  <w:style w:type="table" w:customStyle="1" w:styleId="InfosysTableStyle2">
    <w:name w:val="Infosys Table Style2"/>
    <w:basedOn w:val="TableNormal"/>
    <w:next w:val="TableGrid"/>
    <w:rsid w:val="00443366"/>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FFFFFF" w:themeColor="background1"/>
        <w:sz w:val="22"/>
      </w:rPr>
      <w:tblPr/>
      <w:tcPr>
        <w:tcBorders>
          <w:insideH w:val="single" w:sz="4" w:space="0" w:color="FFFFFF" w:themeColor="background1"/>
          <w:insideV w:val="single" w:sz="4" w:space="0" w:color="FFFFFF" w:themeColor="background1"/>
        </w:tcBorders>
        <w:shd w:val="clear" w:color="auto" w:fill="000080"/>
        <w:vAlign w:val="center"/>
      </w:tcPr>
    </w:tblStylePr>
  </w:style>
  <w:style w:type="paragraph" w:customStyle="1" w:styleId="Normal-Bulleted">
    <w:name w:val="Normal - Bulleted"/>
    <w:basedOn w:val="Normal"/>
    <w:rsid w:val="00443366"/>
    <w:pPr>
      <w:numPr>
        <w:numId w:val="19"/>
      </w:numPr>
      <w:spacing w:before="0" w:after="0" w:line="240" w:lineRule="auto"/>
    </w:pPr>
    <w:rPr>
      <w:rFonts w:ascii="Calibri" w:hAnsi="Calibri"/>
      <w:szCs w:val="24"/>
      <w:lang w:bidi="ar-SA"/>
    </w:rPr>
  </w:style>
  <w:style w:type="character" w:customStyle="1" w:styleId="cogh3bodyChar">
    <w:name w:val="cog_h3_body Char"/>
    <w:basedOn w:val="DefaultParagraphFont"/>
    <w:link w:val="cogh3body"/>
    <w:locked/>
    <w:rsid w:val="00443366"/>
    <w:rPr>
      <w:rFonts w:ascii="Arial" w:hAnsi="Arial" w:cs="Arial"/>
    </w:rPr>
  </w:style>
  <w:style w:type="paragraph" w:customStyle="1" w:styleId="cogh3body">
    <w:name w:val="cog_h3_body"/>
    <w:basedOn w:val="Normal"/>
    <w:link w:val="cogh3bodyChar"/>
    <w:rsid w:val="00443366"/>
    <w:pPr>
      <w:spacing w:before="0" w:after="0" w:line="240" w:lineRule="auto"/>
      <w:ind w:left="720"/>
    </w:pPr>
    <w:rPr>
      <w:rFonts w:cs="Arial"/>
      <w:szCs w:val="20"/>
      <w:lang w:bidi="ar-SA"/>
    </w:rPr>
  </w:style>
  <w:style w:type="paragraph" w:customStyle="1" w:styleId="ScheduleL2">
    <w:name w:val="Schedule L2"/>
    <w:basedOn w:val="Normal"/>
    <w:next w:val="Normal"/>
    <w:rsid w:val="00443366"/>
    <w:pPr>
      <w:keepNext/>
      <w:numPr>
        <w:ilvl w:val="1"/>
        <w:numId w:val="20"/>
      </w:numPr>
      <w:spacing w:before="280" w:after="140" w:line="280" w:lineRule="atLeast"/>
      <w:jc w:val="left"/>
      <w:outlineLvl w:val="1"/>
    </w:pPr>
    <w:rPr>
      <w:spacing w:val="-10"/>
      <w:w w:val="95"/>
      <w:sz w:val="32"/>
      <w:szCs w:val="20"/>
      <w:lang w:val="en-AU" w:eastAsia="zh-CN" w:bidi="ar-SA"/>
    </w:rPr>
  </w:style>
  <w:style w:type="paragraph" w:customStyle="1" w:styleId="ScheduleL3">
    <w:name w:val="Schedule L3"/>
    <w:basedOn w:val="Normal"/>
    <w:next w:val="Normal"/>
    <w:rsid w:val="00443366"/>
    <w:pPr>
      <w:keepNext/>
      <w:numPr>
        <w:ilvl w:val="2"/>
        <w:numId w:val="20"/>
      </w:numPr>
      <w:spacing w:before="60" w:after="60" w:line="280" w:lineRule="atLeast"/>
      <w:jc w:val="left"/>
      <w:outlineLvl w:val="2"/>
    </w:pPr>
    <w:rPr>
      <w:b/>
      <w:w w:val="95"/>
      <w:sz w:val="24"/>
      <w:szCs w:val="20"/>
      <w:lang w:val="en-AU" w:eastAsia="zh-CN" w:bidi="ar-SA"/>
    </w:rPr>
  </w:style>
  <w:style w:type="paragraph" w:customStyle="1" w:styleId="ScheduleL4">
    <w:name w:val="Schedule L4"/>
    <w:basedOn w:val="Normal"/>
    <w:next w:val="Normal"/>
    <w:link w:val="ScheduleL4Char"/>
    <w:rsid w:val="00443366"/>
    <w:pPr>
      <w:numPr>
        <w:ilvl w:val="3"/>
        <w:numId w:val="20"/>
      </w:numPr>
      <w:spacing w:before="0" w:after="140" w:line="280" w:lineRule="atLeast"/>
      <w:jc w:val="left"/>
      <w:outlineLvl w:val="3"/>
    </w:pPr>
    <w:rPr>
      <w:rFonts w:ascii="Times New Roman" w:hAnsi="Times New Roman"/>
      <w:szCs w:val="20"/>
      <w:lang w:val="en-AU" w:eastAsia="zh-CN" w:bidi="ar-SA"/>
    </w:rPr>
  </w:style>
  <w:style w:type="paragraph" w:customStyle="1" w:styleId="ScheduleL6">
    <w:name w:val="Schedule L6"/>
    <w:basedOn w:val="Normal"/>
    <w:next w:val="Normal"/>
    <w:rsid w:val="00443366"/>
    <w:pPr>
      <w:numPr>
        <w:ilvl w:val="5"/>
        <w:numId w:val="20"/>
      </w:numPr>
      <w:spacing w:before="0" w:after="140" w:line="280" w:lineRule="atLeast"/>
      <w:jc w:val="left"/>
      <w:outlineLvl w:val="5"/>
    </w:pPr>
    <w:rPr>
      <w:rFonts w:ascii="Times New Roman" w:hAnsi="Times New Roman"/>
      <w:szCs w:val="20"/>
      <w:lang w:val="en-AU" w:eastAsia="zh-CN" w:bidi="ar-SA"/>
    </w:rPr>
  </w:style>
  <w:style w:type="paragraph" w:customStyle="1" w:styleId="Annexure1">
    <w:name w:val="Annexure 1"/>
    <w:next w:val="ScheduleL2"/>
    <w:rsid w:val="00443366"/>
    <w:pPr>
      <w:numPr>
        <w:numId w:val="20"/>
      </w:numPr>
      <w:pBdr>
        <w:bottom w:val="single" w:sz="4" w:space="1" w:color="auto"/>
      </w:pBdr>
      <w:spacing w:before="140" w:after="480"/>
    </w:pPr>
    <w:rPr>
      <w:rFonts w:ascii="Arial" w:hAnsi="Arial"/>
      <w:spacing w:val="-10"/>
      <w:w w:val="95"/>
      <w:sz w:val="48"/>
      <w:lang w:val="en-AU" w:eastAsia="zh-CN"/>
    </w:rPr>
  </w:style>
  <w:style w:type="character" w:customStyle="1" w:styleId="ScheduleL4Char">
    <w:name w:val="Schedule L4 Char"/>
    <w:link w:val="ScheduleL4"/>
    <w:rsid w:val="00443366"/>
    <w:rPr>
      <w:rFonts w:ascii="Times New Roman" w:hAnsi="Times New Roman"/>
      <w:lang w:val="en-AU" w:eastAsia="zh-CN"/>
    </w:rPr>
  </w:style>
  <w:style w:type="table" w:customStyle="1" w:styleId="LightList-Accent11">
    <w:name w:val="Light List - Accent 11"/>
    <w:basedOn w:val="TableNormal"/>
    <w:uiPriority w:val="61"/>
    <w:rsid w:val="00443366"/>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
    <w:name w:val="Bullet"/>
    <w:basedOn w:val="BodyText"/>
    <w:rsid w:val="00443366"/>
    <w:pPr>
      <w:numPr>
        <w:ilvl w:val="1"/>
        <w:numId w:val="21"/>
      </w:numPr>
      <w:overflowPunct w:val="0"/>
      <w:autoSpaceDE w:val="0"/>
      <w:autoSpaceDN w:val="0"/>
      <w:adjustRightInd w:val="0"/>
      <w:spacing w:before="0" w:line="180" w:lineRule="atLeast"/>
      <w:jc w:val="left"/>
      <w:textAlignment w:val="baseline"/>
    </w:pPr>
    <w:rPr>
      <w:rFonts w:ascii="Times New Roman" w:eastAsia="Calibri" w:hAnsi="Times New Roman"/>
      <w:spacing w:val="-5"/>
      <w:szCs w:val="20"/>
      <w:lang w:bidi="ar-SA"/>
    </w:rPr>
  </w:style>
  <w:style w:type="table" w:customStyle="1" w:styleId="GridTable4-Accent13">
    <w:name w:val="Grid Table 4 - Accent 13"/>
    <w:basedOn w:val="TableNormal"/>
    <w:uiPriority w:val="49"/>
    <w:rsid w:val="00443366"/>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odytextTCSChar2">
    <w:name w:val="Body text TCS Char2"/>
    <w:link w:val="BodytextTCS"/>
    <w:locked/>
    <w:rsid w:val="00443366"/>
    <w:rPr>
      <w:rFonts w:ascii="Calibri" w:hAnsi="Calibri" w:cs="Arial"/>
      <w:lang w:val="en-GB"/>
    </w:rPr>
  </w:style>
  <w:style w:type="paragraph" w:customStyle="1" w:styleId="BodytextTCS">
    <w:name w:val="Body text TCS"/>
    <w:link w:val="BodytextTCSChar2"/>
    <w:rsid w:val="00443366"/>
    <w:pPr>
      <w:keepLines/>
      <w:spacing w:before="40" w:after="120" w:line="280" w:lineRule="exact"/>
      <w:jc w:val="both"/>
    </w:pPr>
    <w:rPr>
      <w:rFonts w:ascii="Calibri" w:hAnsi="Calibri" w:cs="Arial"/>
      <w:lang w:val="en-GB"/>
    </w:rPr>
  </w:style>
  <w:style w:type="table" w:customStyle="1" w:styleId="LightList2">
    <w:name w:val="Light List2"/>
    <w:basedOn w:val="TableNormal"/>
    <w:next w:val="LightList"/>
    <w:uiPriority w:val="61"/>
    <w:rsid w:val="00443366"/>
    <w:rPr>
      <w:rFonts w:asciiTheme="minorHAnsi" w:eastAsiaTheme="minorHAnsi" w:hAnsiTheme="minorHAnsi" w:cstheme="minorBid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BulletTIS">
    <w:name w:val="Bullet_TIS"/>
    <w:basedOn w:val="BodytextTCS"/>
    <w:link w:val="BulletTISChar"/>
    <w:rsid w:val="00443366"/>
    <w:pPr>
      <w:numPr>
        <w:numId w:val="22"/>
      </w:numPr>
      <w:spacing w:after="0"/>
    </w:pPr>
  </w:style>
  <w:style w:type="character" w:customStyle="1" w:styleId="BulletTISChar">
    <w:name w:val="Bullet_TIS Char"/>
    <w:basedOn w:val="DefaultParagraphFont"/>
    <w:link w:val="BulletTIS"/>
    <w:rsid w:val="00443366"/>
    <w:rPr>
      <w:rFonts w:ascii="Calibri" w:hAnsi="Calibri" w:cs="Arial"/>
      <w:lang w:val="en-GB"/>
    </w:rPr>
  </w:style>
  <w:style w:type="paragraph" w:customStyle="1" w:styleId="bulletlisttis2">
    <w:name w:val="bullet list tis 2"/>
    <w:basedOn w:val="Normal"/>
    <w:rsid w:val="00443366"/>
    <w:pPr>
      <w:numPr>
        <w:ilvl w:val="1"/>
        <w:numId w:val="22"/>
      </w:numPr>
      <w:spacing w:before="0" w:line="240" w:lineRule="auto"/>
      <w:ind w:left="1080"/>
    </w:pPr>
    <w:rPr>
      <w:rFonts w:ascii="Calibri" w:eastAsia="Calibri" w:hAnsi="Calibri" w:cs="Calibri"/>
      <w:color w:val="262626" w:themeColor="text1" w:themeTint="D9"/>
      <w:szCs w:val="24"/>
      <w:lang w:bidi="ar-SA"/>
    </w:rPr>
  </w:style>
  <w:style w:type="table" w:styleId="LightList">
    <w:name w:val="Light List"/>
    <w:basedOn w:val="TableNormal"/>
    <w:uiPriority w:val="61"/>
    <w:unhideWhenUsed/>
    <w:rsid w:val="0044336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5Dark-Accent51">
    <w:name w:val="Grid Table 5 Dark - Accent 51"/>
    <w:basedOn w:val="TableNormal"/>
    <w:uiPriority w:val="50"/>
    <w:rsid w:val="00443366"/>
    <w:rPr>
      <w:rFonts w:ascii="Times New Roman" w:hAnsi="Times New Roma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ghtList-Accent5">
    <w:name w:val="Light List Accent 5"/>
    <w:basedOn w:val="TableNormal"/>
    <w:uiPriority w:val="61"/>
    <w:unhideWhenUsed/>
    <w:rsid w:val="00443366"/>
    <w:rPr>
      <w:rFonts w:ascii="Calibri" w:eastAsia="Calibri" w:hAnsi="Calibri"/>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MediumShading2-Accent51">
    <w:name w:val="Medium Shading 2 - Accent 51"/>
    <w:basedOn w:val="TableNormal"/>
    <w:next w:val="MediumShading2-Accent5"/>
    <w:uiPriority w:val="64"/>
    <w:rsid w:val="00443366"/>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44336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dytext0">
    <w:name w:val="Bodytext"/>
    <w:basedOn w:val="Normal"/>
    <w:rsid w:val="00443366"/>
    <w:pPr>
      <w:widowControl w:val="0"/>
      <w:spacing w:before="26" w:after="240" w:line="240" w:lineRule="atLeast"/>
      <w:ind w:left="1080" w:right="115"/>
    </w:pPr>
    <w:rPr>
      <w:szCs w:val="20"/>
      <w:lang w:bidi="ar-SA"/>
    </w:rPr>
  </w:style>
  <w:style w:type="paragraph" w:customStyle="1" w:styleId="BodyBull2">
    <w:name w:val="BodyBull2"/>
    <w:basedOn w:val="Normal"/>
    <w:rsid w:val="00443366"/>
    <w:pPr>
      <w:numPr>
        <w:numId w:val="23"/>
      </w:numPr>
      <w:tabs>
        <w:tab w:val="num" w:pos="360"/>
        <w:tab w:val="num" w:pos="2160"/>
      </w:tabs>
      <w:spacing w:before="60" w:after="60" w:line="240" w:lineRule="atLeast"/>
      <w:ind w:left="2160" w:right="115"/>
    </w:pPr>
    <w:rPr>
      <w:iCs/>
      <w:szCs w:val="20"/>
      <w:lang w:bidi="ar-SA"/>
    </w:rPr>
  </w:style>
  <w:style w:type="paragraph" w:customStyle="1" w:styleId="cogh3bullet">
    <w:name w:val="cog_h3_bullet"/>
    <w:basedOn w:val="Normal"/>
    <w:qFormat/>
    <w:rsid w:val="00443366"/>
    <w:pPr>
      <w:spacing w:before="0" w:after="0" w:line="240" w:lineRule="auto"/>
    </w:pPr>
    <w:rPr>
      <w:szCs w:val="24"/>
      <w:lang w:bidi="ar-SA"/>
    </w:rPr>
  </w:style>
  <w:style w:type="paragraph" w:customStyle="1" w:styleId="Bulletedlist1">
    <w:name w:val="Bulleted list 1"/>
    <w:rsid w:val="00443366"/>
    <w:pPr>
      <w:numPr>
        <w:numId w:val="24"/>
      </w:numPr>
      <w:spacing w:after="120"/>
      <w:ind w:left="426" w:hanging="426"/>
    </w:pPr>
    <w:rPr>
      <w:rFonts w:ascii="Myriad Pro" w:hAnsi="Myriad Pro"/>
      <w:lang w:val="en-GB"/>
    </w:rPr>
  </w:style>
  <w:style w:type="paragraph" w:customStyle="1" w:styleId="Heading3Body">
    <w:name w:val="Heading3_Body"/>
    <w:basedOn w:val="Normal"/>
    <w:rsid w:val="00443366"/>
    <w:pPr>
      <w:spacing w:before="0" w:after="0" w:line="240" w:lineRule="auto"/>
      <w:ind w:left="737"/>
    </w:pPr>
    <w:rPr>
      <w:szCs w:val="20"/>
      <w:lang w:bidi="ar-SA"/>
    </w:rPr>
  </w:style>
  <w:style w:type="paragraph" w:customStyle="1" w:styleId="GeneralQuestionResponse">
    <w:name w:val="General Question Response"/>
    <w:basedOn w:val="Normal"/>
    <w:link w:val="GeneralQuestionResponseChar"/>
    <w:rsid w:val="00443366"/>
    <w:pPr>
      <w:framePr w:hSpace="180" w:wrap="around" w:vAnchor="text" w:hAnchor="margin" w:xAlign="right" w:y="15"/>
      <w:spacing w:before="20" w:after="20" w:line="276" w:lineRule="auto"/>
    </w:pPr>
    <w:rPr>
      <w:rFonts w:cs="Arial"/>
      <w:lang w:bidi="ar-SA"/>
    </w:rPr>
  </w:style>
  <w:style w:type="character" w:customStyle="1" w:styleId="GeneralQuestionResponseChar">
    <w:name w:val="General Question Response Char"/>
    <w:link w:val="GeneralQuestionResponse"/>
    <w:rsid w:val="00443366"/>
    <w:rPr>
      <w:rFonts w:ascii="Arial" w:hAnsi="Arial" w:cs="Arial"/>
      <w:sz w:val="22"/>
      <w:szCs w:val="22"/>
      <w:lang w:val="en-GB"/>
    </w:rPr>
  </w:style>
  <w:style w:type="character" w:customStyle="1" w:styleId="NormalWebChar1">
    <w:name w:val="Normal (Web) Char1"/>
    <w:aliases w:val="Normal (Web) Char Char,Normal (Web) Char1 Char1 Char,Normal (Web) Char Char Char1 Char,Char Char Char Char Char Char1 Char,Normal (Web) Char1 Char Char Char,Normal (Web) Char Char Char Char Char,Char Char Char Char Char Char Char Char"/>
    <w:basedOn w:val="DefaultParagraphFont"/>
    <w:link w:val="NormalWeb"/>
    <w:uiPriority w:val="99"/>
    <w:locked/>
    <w:rsid w:val="00443366"/>
    <w:rPr>
      <w:rFonts w:ascii="Times New Roman" w:eastAsiaTheme="minorEastAsia" w:hAnsi="Times New Roman"/>
      <w:sz w:val="24"/>
      <w:szCs w:val="24"/>
      <w:lang w:val="en-GB" w:eastAsia="en-GB"/>
    </w:rPr>
  </w:style>
  <w:style w:type="table" w:customStyle="1" w:styleId="LightGrid-Accent11">
    <w:name w:val="Light Grid - Accent 11"/>
    <w:basedOn w:val="TableNormal"/>
    <w:uiPriority w:val="62"/>
    <w:rsid w:val="00443366"/>
    <w:rPr>
      <w:rFonts w:ascii="Calibri" w:eastAsia="Calibri" w:hAnsi="Calibri"/>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mj-ea" w:eastAsia="Times New Roman" w:hAnsi="+mj-e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mj-ea" w:eastAsia="Times New Roman" w:hAnsi="+mj-e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mj-ea" w:eastAsia="Times New Roman" w:hAnsi="+mj-ea" w:cs="Times New Roman" w:hint="default"/>
        <w:b/>
        <w:bCs/>
      </w:rPr>
    </w:tblStylePr>
    <w:tblStylePr w:type="lastCol">
      <w:rPr>
        <w:rFonts w:ascii="+mj-ea" w:eastAsia="Times New Roman" w:hAnsi="+mj-e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stTable3-Accent11">
    <w:name w:val="List Table 3 - Accent 11"/>
    <w:basedOn w:val="TableNormal"/>
    <w:uiPriority w:val="48"/>
    <w:rsid w:val="00443366"/>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DisneyBullet">
    <w:name w:val="DisneyBullet"/>
    <w:basedOn w:val="Normal"/>
    <w:rsid w:val="00443366"/>
    <w:pPr>
      <w:numPr>
        <w:numId w:val="25"/>
      </w:numPr>
      <w:spacing w:before="60" w:after="0" w:line="240" w:lineRule="auto"/>
    </w:pPr>
    <w:rPr>
      <w:rFonts w:ascii="Calibri" w:hAnsi="Calibri"/>
    </w:rPr>
  </w:style>
  <w:style w:type="character" w:customStyle="1" w:styleId="cogtablebulletChar">
    <w:name w:val="cog_table bullet Char"/>
    <w:basedOn w:val="DefaultParagraphFont"/>
    <w:link w:val="cogtablebullet"/>
    <w:rsid w:val="00443366"/>
    <w:rPr>
      <w:rFonts w:ascii="Arial" w:eastAsiaTheme="minorEastAsia" w:hAnsi="Arial" w:cstheme="minorHAnsi"/>
      <w:color w:val="1F497D" w:themeColor="text2"/>
      <w:szCs w:val="22"/>
      <w:lang w:val="en-AU"/>
    </w:rPr>
  </w:style>
  <w:style w:type="table" w:customStyle="1" w:styleId="GridTable4-Accent31">
    <w:name w:val="Grid Table 4 - Accent 31"/>
    <w:basedOn w:val="TableNormal"/>
    <w:next w:val="GridTable4-Accent32"/>
    <w:uiPriority w:val="49"/>
    <w:rsid w:val="00443366"/>
    <w:rPr>
      <w:rFonts w:asciiTheme="minorHAnsi" w:hAnsiTheme="minorHAnsi"/>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2">
    <w:name w:val="Grid Table 4 - Accent 32"/>
    <w:basedOn w:val="TableNormal"/>
    <w:uiPriority w:val="49"/>
    <w:rsid w:val="0044336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N1Char1">
    <w:name w:val="N1 Char1"/>
    <w:basedOn w:val="DefaultParagraphFont"/>
    <w:link w:val="N1"/>
    <w:locked/>
    <w:rsid w:val="00443366"/>
    <w:rPr>
      <w:rFonts w:ascii="Arial" w:hAnsi="Arial"/>
      <w:szCs w:val="24"/>
    </w:rPr>
  </w:style>
  <w:style w:type="paragraph" w:customStyle="1" w:styleId="Cognizantfigure">
    <w:name w:val="Cognizant_figure"/>
    <w:basedOn w:val="Cogfigure"/>
    <w:link w:val="CognizantfigureChar"/>
    <w:uiPriority w:val="11"/>
    <w:rsid w:val="00443366"/>
    <w:pPr>
      <w:adjustRightInd w:val="0"/>
    </w:pPr>
    <w:rPr>
      <w:rFonts w:asciiTheme="minorHAnsi" w:hAnsiTheme="minorHAnsi" w:cstheme="minorHAnsi"/>
      <w:iCs w:val="0"/>
      <w:color w:val="1F497D" w:themeColor="text2"/>
      <w:sz w:val="18"/>
      <w:szCs w:val="22"/>
      <w:lang w:bidi="en-US"/>
    </w:rPr>
  </w:style>
  <w:style w:type="character" w:customStyle="1" w:styleId="CognizantfigureChar">
    <w:name w:val="Cognizant_figure Char"/>
    <w:basedOn w:val="BodyTextChar"/>
    <w:link w:val="Cognizantfigure"/>
    <w:uiPriority w:val="11"/>
    <w:rsid w:val="00443366"/>
    <w:rPr>
      <w:rFonts w:asciiTheme="minorHAnsi" w:hAnsiTheme="minorHAnsi" w:cstheme="minorHAnsi"/>
      <w:i/>
      <w:color w:val="1F497D" w:themeColor="text2"/>
      <w:sz w:val="18"/>
      <w:szCs w:val="22"/>
      <w:lang w:val="en-GB" w:bidi="en-US"/>
    </w:rPr>
  </w:style>
  <w:style w:type="paragraph" w:customStyle="1" w:styleId="AkzoNormal">
    <w:name w:val="Akzo Normal"/>
    <w:basedOn w:val="Normal"/>
    <w:link w:val="AkzoNormalChar"/>
    <w:rsid w:val="00443366"/>
    <w:pPr>
      <w:spacing w:before="0" w:after="0" w:line="240" w:lineRule="auto"/>
    </w:pPr>
    <w:rPr>
      <w:color w:val="666666"/>
      <w:szCs w:val="24"/>
      <w:shd w:val="clear" w:color="auto" w:fill="FFFFFF"/>
      <w:lang w:bidi="ar-SA"/>
    </w:rPr>
  </w:style>
  <w:style w:type="character" w:customStyle="1" w:styleId="AkzoNormalChar">
    <w:name w:val="Akzo Normal Char"/>
    <w:basedOn w:val="DefaultParagraphFont"/>
    <w:link w:val="AkzoNormal"/>
    <w:rsid w:val="00443366"/>
    <w:rPr>
      <w:rFonts w:asciiTheme="minorHAnsi" w:hAnsiTheme="minorHAnsi"/>
      <w:color w:val="666666"/>
      <w:szCs w:val="24"/>
    </w:rPr>
  </w:style>
  <w:style w:type="paragraph" w:styleId="Revision">
    <w:name w:val="Revision"/>
    <w:hidden/>
    <w:uiPriority w:val="99"/>
    <w:semiHidden/>
    <w:rsid w:val="00443366"/>
    <w:rPr>
      <w:rFonts w:asciiTheme="minorHAnsi" w:hAnsiTheme="minorHAnsi"/>
      <w:sz w:val="22"/>
      <w:szCs w:val="22"/>
      <w:lang w:bidi="en-US"/>
    </w:rPr>
  </w:style>
  <w:style w:type="paragraph" w:customStyle="1" w:styleId="Cog-body">
    <w:name w:val="Cog-body"/>
    <w:aliases w:val="cb,cb Char Char Char Char Char,Cog-boby,Cog-boby + Line spacing:  single,Cog-boby Char Char Char Char,Cog-boby Char Char Char,Cog-boby Char Char Char Char Char Char Char Char Char Char Char Char Char Char Char,Cog-body Char1 Char"/>
    <w:basedOn w:val="Normal"/>
    <w:link w:val="Cog-bodyChar2"/>
    <w:rsid w:val="00443366"/>
    <w:pPr>
      <w:spacing w:before="60" w:line="276" w:lineRule="auto"/>
    </w:pPr>
    <w:rPr>
      <w:color w:val="000000"/>
      <w:szCs w:val="24"/>
      <w:lang w:bidi="ar-SA"/>
    </w:rPr>
  </w:style>
  <w:style w:type="paragraph" w:customStyle="1" w:styleId="StyleHeading211ptLinespacingMultiple115li">
    <w:name w:val="Style Heading 2 + 11 pt Line spacing:  Multiple 1.15 li"/>
    <w:basedOn w:val="Heading2"/>
    <w:rsid w:val="00443366"/>
    <w:pPr>
      <w:spacing w:after="60" w:line="276" w:lineRule="auto"/>
    </w:pPr>
    <w:rPr>
      <w:rFonts w:eastAsia="Times New Roman" w:cs="Times New Roman"/>
      <w:b w:val="0"/>
      <w:bCs/>
      <w:caps w:val="0"/>
      <w:color w:val="auto"/>
      <w:spacing w:val="0"/>
      <w:sz w:val="28"/>
      <w:lang w:bidi="ar-SA"/>
    </w:rPr>
  </w:style>
  <w:style w:type="table" w:customStyle="1" w:styleId="GridTable4-Accent52">
    <w:name w:val="Grid Table 4 - Accent 52"/>
    <w:basedOn w:val="TableNormal"/>
    <w:uiPriority w:val="49"/>
    <w:rsid w:val="0093018B"/>
    <w:rPr>
      <w:rFonts w:asciiTheme="minorHAnsi" w:eastAsiaTheme="minorHAnsi" w:hAnsiTheme="minorHAnsi" w:cstheme="minorBid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a16">
    <w:name w:val="Pa16"/>
    <w:basedOn w:val="Default"/>
    <w:next w:val="Default"/>
    <w:uiPriority w:val="99"/>
    <w:rsid w:val="0093018B"/>
    <w:pPr>
      <w:spacing w:line="241" w:lineRule="atLeast"/>
    </w:pPr>
    <w:rPr>
      <w:rFonts w:ascii="Open Sans Light" w:eastAsiaTheme="minorHAnsi" w:hAnsi="Open Sans Light" w:cstheme="minorBidi"/>
      <w:color w:val="auto"/>
    </w:rPr>
  </w:style>
  <w:style w:type="character" w:customStyle="1" w:styleId="A14">
    <w:name w:val="A14"/>
    <w:uiPriority w:val="99"/>
    <w:rsid w:val="0093018B"/>
    <w:rPr>
      <w:rFonts w:cs="Open Sans Light"/>
      <w:color w:val="000000"/>
      <w:sz w:val="22"/>
      <w:szCs w:val="22"/>
    </w:rPr>
  </w:style>
  <w:style w:type="paragraph" w:customStyle="1" w:styleId="CharCharChar">
    <w:name w:val="Char Char Char"/>
    <w:basedOn w:val="Normal"/>
    <w:rsid w:val="0093018B"/>
    <w:pPr>
      <w:spacing w:before="0" w:after="160" w:line="240" w:lineRule="exact"/>
      <w:jc w:val="left"/>
    </w:pPr>
    <w:rPr>
      <w:rFonts w:ascii="Tahoma" w:hAnsi="Tahoma"/>
      <w:szCs w:val="20"/>
      <w:lang w:bidi="ar-SA"/>
    </w:rPr>
  </w:style>
  <w:style w:type="character" w:customStyle="1" w:styleId="FormTextChar">
    <w:name w:val="Form Text Char"/>
    <w:basedOn w:val="DefaultParagraphFont"/>
    <w:link w:val="FormText"/>
    <w:locked/>
    <w:rsid w:val="00921A08"/>
    <w:rPr>
      <w:rFonts w:ascii="Arial" w:hAnsi="Arial" w:cs="Arial"/>
    </w:rPr>
  </w:style>
  <w:style w:type="paragraph" w:customStyle="1" w:styleId="FormText">
    <w:name w:val="Form Text"/>
    <w:basedOn w:val="Normal"/>
    <w:link w:val="FormTextChar"/>
    <w:rsid w:val="00921A08"/>
    <w:pPr>
      <w:spacing w:after="80" w:line="240" w:lineRule="auto"/>
      <w:jc w:val="left"/>
    </w:pPr>
    <w:rPr>
      <w:rFonts w:cs="Arial"/>
      <w:szCs w:val="20"/>
      <w:lang w:bidi="ar-SA"/>
    </w:rPr>
  </w:style>
  <w:style w:type="character" w:customStyle="1" w:styleId="Style13Char">
    <w:name w:val="Style13 Char"/>
    <w:basedOn w:val="DefaultParagraphFont"/>
    <w:link w:val="Style13"/>
    <w:uiPriority w:val="99"/>
    <w:locked/>
    <w:rsid w:val="00921A08"/>
    <w:rPr>
      <w:rFonts w:ascii="Calibri" w:eastAsiaTheme="minorHAnsi" w:hAnsi="Calibri" w:cs="Calibri"/>
      <w:b/>
      <w:bCs/>
      <w:szCs w:val="22"/>
      <w:lang w:val="en-GB"/>
    </w:rPr>
  </w:style>
  <w:style w:type="paragraph" w:customStyle="1" w:styleId="Level1Numbered">
    <w:name w:val="Level 1 Numbered"/>
    <w:basedOn w:val="Normal"/>
    <w:rsid w:val="00921A08"/>
    <w:pPr>
      <w:numPr>
        <w:numId w:val="26"/>
      </w:numPr>
      <w:spacing w:line="240" w:lineRule="auto"/>
      <w:jc w:val="left"/>
    </w:pPr>
    <w:rPr>
      <w:rFonts w:ascii="Times New Roman" w:eastAsia="MS Mincho" w:hAnsi="Times New Roman"/>
      <w:bCs/>
      <w:szCs w:val="24"/>
      <w:lang w:bidi="ar-SA"/>
    </w:rPr>
  </w:style>
  <w:style w:type="paragraph" w:customStyle="1" w:styleId="ListParagraph2">
    <w:name w:val="List Paragraph 2"/>
    <w:basedOn w:val="ListParagraph"/>
    <w:link w:val="ListParagraph2Char"/>
    <w:rsid w:val="00921A08"/>
    <w:pPr>
      <w:tabs>
        <w:tab w:val="num" w:pos="360"/>
      </w:tabs>
      <w:spacing w:before="0" w:after="240" w:line="240" w:lineRule="auto"/>
      <w:ind w:left="0"/>
      <w:contextualSpacing w:val="0"/>
      <w:jc w:val="left"/>
    </w:pPr>
    <w:rPr>
      <w:rFonts w:eastAsia="PMingLiU" w:cs="Arial"/>
      <w:sz w:val="24"/>
      <w:szCs w:val="24"/>
      <w:lang w:bidi="ar-SA"/>
    </w:rPr>
  </w:style>
  <w:style w:type="character" w:customStyle="1" w:styleId="ListParagraph2Char">
    <w:name w:val="List Paragraph 2 Char"/>
    <w:basedOn w:val="DefaultParagraphFont"/>
    <w:link w:val="ListParagraph2"/>
    <w:rsid w:val="00921A08"/>
    <w:rPr>
      <w:rFonts w:ascii="Arial" w:eastAsia="PMingLiU" w:hAnsi="Arial" w:cs="Arial"/>
      <w:sz w:val="24"/>
      <w:szCs w:val="24"/>
      <w:lang w:val="en-GB"/>
    </w:rPr>
  </w:style>
  <w:style w:type="numbering" w:customStyle="1" w:styleId="BMSchedules">
    <w:name w:val="B&amp;M Schedules"/>
    <w:uiPriority w:val="99"/>
    <w:rsid w:val="00921A08"/>
    <w:pPr>
      <w:numPr>
        <w:numId w:val="27"/>
      </w:numPr>
    </w:pPr>
  </w:style>
  <w:style w:type="paragraph" w:customStyle="1" w:styleId="SchH1">
    <w:name w:val="SchH1"/>
    <w:basedOn w:val="Normal"/>
    <w:next w:val="BodyText"/>
    <w:uiPriority w:val="6"/>
    <w:rsid w:val="00921A08"/>
    <w:pPr>
      <w:keepNext/>
      <w:pageBreakBefore/>
      <w:numPr>
        <w:numId w:val="28"/>
      </w:numPr>
      <w:spacing w:before="0" w:after="240" w:line="240" w:lineRule="auto"/>
    </w:pPr>
    <w:rPr>
      <w:rFonts w:ascii="Arial Narrow" w:eastAsiaTheme="majorEastAsia" w:hAnsi="Arial Narrow" w:cstheme="majorHAnsi"/>
      <w:b/>
      <w:bCs/>
      <w:szCs w:val="20"/>
      <w:lang w:bidi="ar-SA"/>
    </w:rPr>
  </w:style>
  <w:style w:type="paragraph" w:customStyle="1" w:styleId="SchH2">
    <w:name w:val="SchH2"/>
    <w:basedOn w:val="Normal"/>
    <w:next w:val="BodyText"/>
    <w:uiPriority w:val="6"/>
    <w:rsid w:val="00921A08"/>
    <w:pPr>
      <w:keepLines/>
      <w:numPr>
        <w:ilvl w:val="1"/>
        <w:numId w:val="28"/>
      </w:numPr>
      <w:spacing w:before="0" w:after="240" w:line="240" w:lineRule="auto"/>
    </w:pPr>
    <w:rPr>
      <w:rFonts w:ascii="Arial Narrow" w:eastAsiaTheme="majorEastAsia" w:hAnsi="Arial Narrow" w:cstheme="majorHAnsi"/>
      <w:bCs/>
      <w:szCs w:val="20"/>
      <w:lang w:bidi="ar-SA"/>
    </w:rPr>
  </w:style>
  <w:style w:type="paragraph" w:customStyle="1" w:styleId="SchH3">
    <w:name w:val="SchH3"/>
    <w:basedOn w:val="Normal"/>
    <w:uiPriority w:val="6"/>
    <w:rsid w:val="00921A08"/>
    <w:pPr>
      <w:numPr>
        <w:ilvl w:val="2"/>
        <w:numId w:val="28"/>
      </w:numPr>
      <w:spacing w:before="0" w:after="240" w:line="240" w:lineRule="auto"/>
    </w:pPr>
    <w:rPr>
      <w:rFonts w:ascii="Arial Narrow" w:hAnsi="Arial Narrow"/>
      <w:szCs w:val="20"/>
      <w:lang w:bidi="ar-SA"/>
    </w:rPr>
  </w:style>
  <w:style w:type="paragraph" w:customStyle="1" w:styleId="SchH4">
    <w:name w:val="SchH4"/>
    <w:basedOn w:val="Normal"/>
    <w:uiPriority w:val="6"/>
    <w:rsid w:val="00921A08"/>
    <w:pPr>
      <w:numPr>
        <w:ilvl w:val="3"/>
        <w:numId w:val="28"/>
      </w:numPr>
      <w:spacing w:before="0" w:after="240" w:line="240" w:lineRule="auto"/>
    </w:pPr>
    <w:rPr>
      <w:rFonts w:ascii="Arial Narrow" w:hAnsi="Arial Narrow"/>
      <w:szCs w:val="20"/>
      <w:lang w:bidi="ar-SA"/>
    </w:rPr>
  </w:style>
  <w:style w:type="paragraph" w:customStyle="1" w:styleId="SchH5">
    <w:name w:val="SchH5"/>
    <w:basedOn w:val="Normal"/>
    <w:uiPriority w:val="6"/>
    <w:rsid w:val="00921A08"/>
    <w:pPr>
      <w:numPr>
        <w:ilvl w:val="4"/>
        <w:numId w:val="28"/>
      </w:numPr>
      <w:spacing w:before="0" w:after="240" w:line="240" w:lineRule="auto"/>
    </w:pPr>
    <w:rPr>
      <w:rFonts w:ascii="Arial Narrow" w:hAnsi="Arial Narrow"/>
      <w:szCs w:val="20"/>
      <w:lang w:bidi="ar-SA"/>
    </w:rPr>
  </w:style>
  <w:style w:type="paragraph" w:customStyle="1" w:styleId="SchH6">
    <w:name w:val="SchH6"/>
    <w:basedOn w:val="Normal"/>
    <w:uiPriority w:val="6"/>
    <w:rsid w:val="00921A08"/>
    <w:pPr>
      <w:numPr>
        <w:ilvl w:val="5"/>
        <w:numId w:val="28"/>
      </w:numPr>
      <w:spacing w:before="0" w:after="180" w:line="260" w:lineRule="atLeast"/>
    </w:pPr>
    <w:rPr>
      <w:rFonts w:ascii="Times New Roman" w:hAnsi="Times New Roman"/>
      <w:sz w:val="24"/>
      <w:szCs w:val="20"/>
      <w:lang w:bidi="ar-SA"/>
    </w:rPr>
  </w:style>
  <w:style w:type="character" w:customStyle="1" w:styleId="KeyHeadChar">
    <w:name w:val="Key Head Char"/>
    <w:link w:val="KeyHead"/>
    <w:locked/>
    <w:rsid w:val="00921A08"/>
    <w:rPr>
      <w:rFonts w:ascii="Verdana" w:hAnsi="Verdana" w:cs="Arial"/>
      <w:b/>
      <w:color w:val="4F81BD"/>
      <w:lang w:val="en-GB"/>
    </w:rPr>
  </w:style>
  <w:style w:type="paragraph" w:customStyle="1" w:styleId="KeyHead">
    <w:name w:val="Key Head"/>
    <w:basedOn w:val="Normal"/>
    <w:link w:val="KeyHeadChar"/>
    <w:rsid w:val="00921A08"/>
    <w:pPr>
      <w:spacing w:before="0" w:after="0" w:line="240" w:lineRule="auto"/>
      <w:jc w:val="left"/>
    </w:pPr>
    <w:rPr>
      <w:rFonts w:ascii="Verdana" w:hAnsi="Verdana" w:cs="Arial"/>
      <w:b/>
      <w:color w:val="4F81BD"/>
      <w:szCs w:val="20"/>
      <w:lang w:bidi="ar-SA"/>
    </w:rPr>
  </w:style>
  <w:style w:type="table" w:customStyle="1" w:styleId="TableGridLight1">
    <w:name w:val="Table Grid Light1"/>
    <w:basedOn w:val="TableNormal"/>
    <w:uiPriority w:val="40"/>
    <w:rsid w:val="00921A08"/>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gh3body0">
    <w:name w:val="cogh3body"/>
    <w:basedOn w:val="Normal"/>
    <w:rsid w:val="00921A08"/>
    <w:pPr>
      <w:spacing w:before="0" w:after="0" w:line="240" w:lineRule="auto"/>
      <w:ind w:left="720"/>
    </w:pPr>
    <w:rPr>
      <w:rFonts w:eastAsiaTheme="minorHAnsi" w:cs="Arial"/>
      <w:szCs w:val="20"/>
      <w:lang w:bidi="ar-SA"/>
    </w:rPr>
  </w:style>
  <w:style w:type="paragraph" w:styleId="BodyTextIndent">
    <w:name w:val="Body Text Indent"/>
    <w:basedOn w:val="Normal"/>
    <w:link w:val="BodyTextIndentChar"/>
    <w:uiPriority w:val="99"/>
    <w:semiHidden/>
    <w:unhideWhenUsed/>
    <w:rsid w:val="00921A08"/>
    <w:pPr>
      <w:ind w:left="360"/>
    </w:pPr>
  </w:style>
  <w:style w:type="character" w:customStyle="1" w:styleId="BodyTextIndentChar">
    <w:name w:val="Body Text Indent Char"/>
    <w:basedOn w:val="DefaultParagraphFont"/>
    <w:link w:val="BodyTextIndent"/>
    <w:uiPriority w:val="99"/>
    <w:semiHidden/>
    <w:rsid w:val="00921A08"/>
    <w:rPr>
      <w:rFonts w:asciiTheme="minorHAnsi" w:hAnsiTheme="minorHAnsi"/>
      <w:sz w:val="22"/>
      <w:szCs w:val="22"/>
      <w:lang w:bidi="en-US"/>
    </w:rPr>
  </w:style>
  <w:style w:type="character" w:customStyle="1" w:styleId="Mb3Char">
    <w:name w:val="Mb3 Char"/>
    <w:link w:val="Mb3"/>
    <w:rsid w:val="00921A08"/>
    <w:rPr>
      <w:rFonts w:ascii="Arial Narrow" w:hAnsi="Arial Narrow" w:cs="Arial"/>
      <w:b/>
      <w:szCs w:val="24"/>
      <w:lang w:val="en-GB"/>
    </w:rPr>
  </w:style>
  <w:style w:type="paragraph" w:customStyle="1" w:styleId="bullets">
    <w:name w:val="bullets"/>
    <w:basedOn w:val="Normal"/>
    <w:link w:val="bulletsChar0"/>
    <w:rsid w:val="00921A08"/>
    <w:pPr>
      <w:numPr>
        <w:numId w:val="29"/>
      </w:numPr>
      <w:spacing w:before="40" w:after="40" w:line="240" w:lineRule="auto"/>
    </w:pPr>
    <w:rPr>
      <w:color w:val="000000"/>
      <w:szCs w:val="24"/>
      <w:lang w:bidi="ar-SA"/>
    </w:rPr>
  </w:style>
  <w:style w:type="character" w:customStyle="1" w:styleId="bulletsChar0">
    <w:name w:val="bullets Char"/>
    <w:basedOn w:val="DefaultParagraphFont"/>
    <w:link w:val="bullets"/>
    <w:rsid w:val="00921A08"/>
    <w:rPr>
      <w:rFonts w:ascii="Arial" w:hAnsi="Arial"/>
      <w:color w:val="000000"/>
      <w:szCs w:val="24"/>
      <w:lang w:val="en-GB"/>
    </w:rPr>
  </w:style>
  <w:style w:type="table" w:customStyle="1" w:styleId="default0">
    <w:name w:val="default"/>
    <w:basedOn w:val="TableNormal"/>
    <w:next w:val="TableGrid"/>
    <w:rsid w:val="00921A08"/>
    <w:pPr>
      <w:widowControl w:val="0"/>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inorHAnsi" w:hAnsiTheme="minorHAnsi"/>
        <w:b/>
        <w:sz w:val="22"/>
      </w:rPr>
      <w:tblPr/>
      <w:tcPr>
        <w:tcBorders>
          <w:insideH w:val="single" w:sz="4" w:space="0" w:color="FFFFFF" w:themeColor="background1"/>
          <w:insideV w:val="single" w:sz="4" w:space="0" w:color="FFFFFF" w:themeColor="background1"/>
        </w:tcBorders>
        <w:shd w:val="clear" w:color="auto" w:fill="000080"/>
      </w:tcPr>
    </w:tblStylePr>
  </w:style>
  <w:style w:type="paragraph" w:customStyle="1" w:styleId="HospiraBodyText">
    <w:name w:val="Hospira Body Text"/>
    <w:basedOn w:val="Normal"/>
    <w:link w:val="HospiraBodyTextChar"/>
    <w:rsid w:val="00921A08"/>
    <w:pPr>
      <w:autoSpaceDE w:val="0"/>
      <w:autoSpaceDN w:val="0"/>
      <w:adjustRightInd w:val="0"/>
      <w:spacing w:before="0" w:after="0" w:line="240" w:lineRule="auto"/>
      <w:ind w:right="-360"/>
    </w:pPr>
    <w:rPr>
      <w:rFonts w:eastAsiaTheme="minorHAnsi" w:cstheme="minorHAnsi"/>
      <w:lang w:bidi="ar-SA"/>
    </w:rPr>
  </w:style>
  <w:style w:type="character" w:customStyle="1" w:styleId="HospiraBodyTextChar">
    <w:name w:val="Hospira Body Text Char"/>
    <w:basedOn w:val="DefaultParagraphFont"/>
    <w:link w:val="HospiraBodyText"/>
    <w:rsid w:val="00921A08"/>
    <w:rPr>
      <w:rFonts w:asciiTheme="minorHAnsi" w:eastAsiaTheme="minorHAnsi" w:hAnsiTheme="minorHAnsi" w:cstheme="minorHAnsi"/>
      <w:sz w:val="22"/>
      <w:szCs w:val="22"/>
    </w:rPr>
  </w:style>
  <w:style w:type="paragraph" w:customStyle="1" w:styleId="HCLTTextBold">
    <w:name w:val="HCL_TTextBold"/>
    <w:basedOn w:val="Normal"/>
    <w:link w:val="HCLTTextBoldChar"/>
    <w:rsid w:val="00921A08"/>
    <w:pPr>
      <w:spacing w:before="40" w:after="40" w:line="260" w:lineRule="exact"/>
    </w:pPr>
    <w:rPr>
      <w:b/>
      <w:szCs w:val="24"/>
      <w:lang w:bidi="ar-SA"/>
    </w:rPr>
  </w:style>
  <w:style w:type="character" w:customStyle="1" w:styleId="HCLTTextBoldChar">
    <w:name w:val="HCL_TTextBold Char"/>
    <w:link w:val="HCLTTextBold"/>
    <w:locked/>
    <w:rsid w:val="00921A08"/>
    <w:rPr>
      <w:rFonts w:ascii="Arial" w:hAnsi="Arial"/>
      <w:b/>
      <w:szCs w:val="24"/>
    </w:rPr>
  </w:style>
  <w:style w:type="paragraph" w:customStyle="1" w:styleId="Cog-bullet2">
    <w:name w:val="Cog-bullet 2"/>
    <w:basedOn w:val="Cog-bullet"/>
    <w:rsid w:val="00DB6EFB"/>
    <w:pPr>
      <w:numPr>
        <w:numId w:val="0"/>
      </w:numPr>
      <w:tabs>
        <w:tab w:val="num" w:pos="1440"/>
      </w:tabs>
      <w:spacing w:after="60" w:line="276" w:lineRule="auto"/>
      <w:ind w:left="1440" w:hanging="360"/>
    </w:pPr>
    <w:rPr>
      <w:rFonts w:cstheme="minorHAnsi"/>
      <w:sz w:val="22"/>
      <w:szCs w:val="22"/>
    </w:rPr>
  </w:style>
  <w:style w:type="paragraph" w:customStyle="1" w:styleId="cogh1">
    <w:name w:val="cog_h1"/>
    <w:basedOn w:val="Heading2"/>
    <w:link w:val="cogh1Char"/>
    <w:autoRedefine/>
    <w:uiPriority w:val="11"/>
    <w:rsid w:val="005B166D"/>
    <w:pPr>
      <w:tabs>
        <w:tab w:val="left" w:pos="850"/>
        <w:tab w:val="left" w:pos="1701"/>
        <w:tab w:val="left" w:pos="2835"/>
        <w:tab w:val="left" w:pos="5102"/>
        <w:tab w:val="right" w:pos="6520"/>
        <w:tab w:val="left" w:pos="7143"/>
        <w:tab w:val="right" w:pos="8606"/>
        <w:tab w:val="left" w:pos="8640"/>
      </w:tabs>
      <w:spacing w:after="120" w:line="276" w:lineRule="auto"/>
      <w:ind w:left="0" w:right="43"/>
    </w:pPr>
    <w:rPr>
      <w:rFonts w:eastAsia="Times New Roman"/>
      <w:b w:val="0"/>
      <w:caps w:val="0"/>
      <w:noProof/>
      <w:color w:val="C0504D" w:themeColor="accent2"/>
      <w:spacing w:val="0"/>
      <w:sz w:val="24"/>
      <w:szCs w:val="22"/>
      <w:lang w:bidi="ar-SA"/>
    </w:rPr>
  </w:style>
  <w:style w:type="character" w:customStyle="1" w:styleId="cogh1Char">
    <w:name w:val="cog_h1 Char"/>
    <w:basedOn w:val="DefaultParagraphFont"/>
    <w:link w:val="cogh1"/>
    <w:uiPriority w:val="11"/>
    <w:rsid w:val="005B166D"/>
    <w:rPr>
      <w:rFonts w:ascii="Arial" w:hAnsi="Arial" w:cs="Arial"/>
      <w:b/>
      <w:noProof/>
      <w:color w:val="C0504D" w:themeColor="accent2"/>
      <w:sz w:val="24"/>
      <w:szCs w:val="22"/>
      <w:shd w:val="clear" w:color="auto" w:fill="D9D9D9" w:themeFill="background1" w:themeFillShade="D9"/>
      <w:lang w:val="en-GB"/>
    </w:rPr>
  </w:style>
  <w:style w:type="paragraph" w:customStyle="1" w:styleId="HCLBullet2">
    <w:name w:val="HCL Bullet 2"/>
    <w:basedOn w:val="Normal"/>
    <w:rsid w:val="0076443A"/>
    <w:pPr>
      <w:numPr>
        <w:numId w:val="30"/>
      </w:numPr>
      <w:spacing w:before="0" w:after="0" w:line="240" w:lineRule="auto"/>
    </w:pPr>
    <w:rPr>
      <w:rFonts w:cs="Arial"/>
      <w:color w:val="000000"/>
      <w:szCs w:val="17"/>
      <w:lang w:bidi="ar-SA"/>
    </w:rPr>
  </w:style>
  <w:style w:type="character" w:customStyle="1" w:styleId="HCL-NormalTextChar">
    <w:name w:val="HCL-NormalText Char"/>
    <w:basedOn w:val="DefaultParagraphFont"/>
    <w:link w:val="HCL-NormalText"/>
    <w:locked/>
    <w:rsid w:val="00D60AB7"/>
    <w:rPr>
      <w:rFonts w:ascii="Arial" w:hAnsi="Arial" w:cs="Arial"/>
      <w:lang w:val="en-GB"/>
    </w:rPr>
  </w:style>
  <w:style w:type="paragraph" w:customStyle="1" w:styleId="HCL-NormalText">
    <w:name w:val="HCL-NormalText"/>
    <w:basedOn w:val="Normal"/>
    <w:link w:val="HCL-NormalTextChar"/>
    <w:rsid w:val="00D60AB7"/>
    <w:pPr>
      <w:spacing w:before="0" w:after="0" w:line="240" w:lineRule="auto"/>
    </w:pPr>
    <w:rPr>
      <w:rFonts w:cs="Arial"/>
      <w:szCs w:val="20"/>
      <w:lang w:bidi="ar-SA"/>
    </w:rPr>
  </w:style>
  <w:style w:type="paragraph" w:customStyle="1" w:styleId="BodyText1">
    <w:name w:val="*Body Text"/>
    <w:link w:val="BodyTextZchn"/>
    <w:rsid w:val="00AB1453"/>
    <w:pPr>
      <w:spacing w:after="120"/>
    </w:pPr>
    <w:rPr>
      <w:rFonts w:ascii="Arial" w:hAnsi="Arial"/>
      <w:color w:val="000000"/>
      <w:sz w:val="22"/>
    </w:rPr>
  </w:style>
  <w:style w:type="character" w:customStyle="1" w:styleId="BodyTextZchn">
    <w:name w:val="*Body Text Zchn"/>
    <w:link w:val="BodyText1"/>
    <w:rsid w:val="00AB1453"/>
    <w:rPr>
      <w:rFonts w:ascii="Arial" w:hAnsi="Arial"/>
      <w:color w:val="000000"/>
      <w:sz w:val="22"/>
    </w:rPr>
  </w:style>
  <w:style w:type="paragraph" w:customStyle="1" w:styleId="Body1">
    <w:name w:val="Body 1"/>
    <w:uiPriority w:val="99"/>
    <w:rsid w:val="00A544AD"/>
    <w:pPr>
      <w:spacing w:after="200" w:line="276" w:lineRule="auto"/>
      <w:outlineLvl w:val="0"/>
    </w:pPr>
    <w:rPr>
      <w:rFonts w:ascii="Helvetica" w:eastAsia="Arial Unicode MS" w:hAnsi="Helvetica"/>
      <w:color w:val="000000"/>
      <w:sz w:val="22"/>
      <w:u w:color="000000"/>
    </w:rPr>
  </w:style>
  <w:style w:type="table" w:customStyle="1" w:styleId="TableGridLight2">
    <w:name w:val="Table Grid Light2"/>
    <w:basedOn w:val="TableNormal"/>
    <w:uiPriority w:val="40"/>
    <w:rsid w:val="007E63E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BClause3">
    <w:name w:val="B&amp;B Clause 3"/>
    <w:basedOn w:val="Normal"/>
    <w:uiPriority w:val="99"/>
    <w:rsid w:val="00531EC1"/>
    <w:pPr>
      <w:tabs>
        <w:tab w:val="num" w:pos="1800"/>
      </w:tabs>
      <w:spacing w:before="0" w:after="240" w:line="240" w:lineRule="auto"/>
      <w:ind w:left="1800" w:hanging="360"/>
      <w:outlineLvl w:val="2"/>
    </w:pPr>
    <w:rPr>
      <w:rFonts w:ascii="Times New Roman" w:hAnsi="Times New Roman"/>
      <w:sz w:val="24"/>
      <w:szCs w:val="24"/>
      <w:lang w:eastAsia="en-GB" w:bidi="ar-SA"/>
    </w:rPr>
  </w:style>
  <w:style w:type="paragraph" w:customStyle="1" w:styleId="BBHeading1">
    <w:name w:val="B&amp;B Heading 1"/>
    <w:basedOn w:val="Normal"/>
    <w:uiPriority w:val="99"/>
    <w:rsid w:val="00531EC1"/>
    <w:pPr>
      <w:keepNext/>
      <w:numPr>
        <w:numId w:val="31"/>
      </w:numPr>
      <w:spacing w:after="240" w:line="240" w:lineRule="auto"/>
      <w:outlineLvl w:val="0"/>
    </w:pPr>
    <w:rPr>
      <w:rFonts w:ascii="Times New Roman" w:hAnsi="Times New Roman"/>
      <w:b/>
      <w:caps/>
      <w:sz w:val="24"/>
      <w:szCs w:val="24"/>
      <w:lang w:eastAsia="en-GB" w:bidi="ar-SA"/>
    </w:rPr>
  </w:style>
  <w:style w:type="paragraph" w:customStyle="1" w:styleId="BBHeading2">
    <w:name w:val="B&amp;B Heading 2"/>
    <w:basedOn w:val="BBHeading1"/>
    <w:next w:val="Normal"/>
    <w:uiPriority w:val="99"/>
    <w:rsid w:val="00531EC1"/>
    <w:pPr>
      <w:numPr>
        <w:ilvl w:val="1"/>
      </w:numPr>
      <w:spacing w:before="0"/>
      <w:outlineLvl w:val="1"/>
    </w:pPr>
    <w:rPr>
      <w:caps w:val="0"/>
    </w:rPr>
  </w:style>
  <w:style w:type="paragraph" w:customStyle="1" w:styleId="BBHeading3">
    <w:name w:val="B&amp;B Heading 3"/>
    <w:basedOn w:val="BBHeading2"/>
    <w:next w:val="Normal"/>
    <w:uiPriority w:val="99"/>
    <w:rsid w:val="00531EC1"/>
    <w:pPr>
      <w:numPr>
        <w:ilvl w:val="2"/>
      </w:numPr>
      <w:outlineLvl w:val="2"/>
    </w:pPr>
  </w:style>
  <w:style w:type="paragraph" w:customStyle="1" w:styleId="BBHeading4">
    <w:name w:val="B&amp;B Heading 4"/>
    <w:basedOn w:val="BBHeading3"/>
    <w:next w:val="Normal"/>
    <w:uiPriority w:val="99"/>
    <w:rsid w:val="00531EC1"/>
    <w:pPr>
      <w:numPr>
        <w:ilvl w:val="3"/>
      </w:numPr>
      <w:outlineLvl w:val="3"/>
    </w:pPr>
  </w:style>
  <w:style w:type="paragraph" w:customStyle="1" w:styleId="BBHeading5">
    <w:name w:val="B&amp;B Heading 5"/>
    <w:basedOn w:val="BBHeading4"/>
    <w:next w:val="Normal"/>
    <w:uiPriority w:val="99"/>
    <w:rsid w:val="00531EC1"/>
    <w:pPr>
      <w:numPr>
        <w:ilvl w:val="4"/>
      </w:numPr>
      <w:ind w:left="3600" w:hanging="360"/>
      <w:outlineLvl w:val="4"/>
    </w:pPr>
  </w:style>
  <w:style w:type="paragraph" w:customStyle="1" w:styleId="BBHeading6">
    <w:name w:val="B&amp;B Heading 6"/>
    <w:basedOn w:val="BBHeading5"/>
    <w:next w:val="Normal"/>
    <w:uiPriority w:val="99"/>
    <w:rsid w:val="00531EC1"/>
    <w:pPr>
      <w:numPr>
        <w:ilvl w:val="5"/>
      </w:numPr>
      <w:tabs>
        <w:tab w:val="left" w:pos="3238"/>
      </w:tabs>
      <w:outlineLvl w:val="5"/>
    </w:pPr>
  </w:style>
  <w:style w:type="paragraph" w:customStyle="1" w:styleId="BBHeading7">
    <w:name w:val="B&amp;B Heading 7"/>
    <w:basedOn w:val="BBHeading6"/>
    <w:next w:val="Normal"/>
    <w:uiPriority w:val="99"/>
    <w:rsid w:val="00531EC1"/>
    <w:pPr>
      <w:numPr>
        <w:ilvl w:val="6"/>
      </w:numPr>
      <w:tabs>
        <w:tab w:val="left" w:pos="5398"/>
      </w:tabs>
      <w:outlineLvl w:val="6"/>
    </w:pPr>
  </w:style>
  <w:style w:type="paragraph" w:customStyle="1" w:styleId="BBHeading8">
    <w:name w:val="B&amp;B Heading 8"/>
    <w:basedOn w:val="BBHeading7"/>
    <w:next w:val="Normal"/>
    <w:uiPriority w:val="99"/>
    <w:rsid w:val="00531EC1"/>
    <w:pPr>
      <w:numPr>
        <w:ilvl w:val="7"/>
      </w:numPr>
      <w:tabs>
        <w:tab w:val="clear" w:pos="3238"/>
        <w:tab w:val="clear" w:pos="5398"/>
        <w:tab w:val="left" w:pos="3907"/>
      </w:tabs>
      <w:outlineLvl w:val="7"/>
    </w:pPr>
  </w:style>
  <w:style w:type="paragraph" w:customStyle="1" w:styleId="BBHeading9">
    <w:name w:val="B&amp;B Heading 9"/>
    <w:basedOn w:val="BBHeading8"/>
    <w:next w:val="Normal"/>
    <w:uiPriority w:val="99"/>
    <w:rsid w:val="00531EC1"/>
    <w:pPr>
      <w:numPr>
        <w:ilvl w:val="8"/>
      </w:numPr>
      <w:tabs>
        <w:tab w:val="left" w:pos="6838"/>
      </w:tabs>
      <w:outlineLvl w:val="8"/>
    </w:pPr>
  </w:style>
  <w:style w:type="table" w:customStyle="1" w:styleId="ListTable3-Accent12">
    <w:name w:val="List Table 3 - Accent 12"/>
    <w:basedOn w:val="TableNormal"/>
    <w:uiPriority w:val="48"/>
    <w:rsid w:val="0030492B"/>
    <w:rPr>
      <w:rFonts w:asciiTheme="minorHAnsi" w:eastAsiaTheme="minorHAnsi"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Level1">
    <w:name w:val="Level 1"/>
    <w:basedOn w:val="Normal"/>
    <w:rsid w:val="009840A4"/>
    <w:pPr>
      <w:numPr>
        <w:numId w:val="32"/>
      </w:numPr>
      <w:spacing w:before="0" w:after="240" w:line="240" w:lineRule="auto"/>
    </w:pPr>
    <w:rPr>
      <w:rFonts w:eastAsiaTheme="minorHAnsi" w:cs="Arial"/>
      <w:szCs w:val="20"/>
      <w:lang w:eastAsia="en-GB" w:bidi="ar-SA"/>
    </w:rPr>
  </w:style>
  <w:style w:type="paragraph" w:customStyle="1" w:styleId="Level2">
    <w:name w:val="Level 2"/>
    <w:basedOn w:val="Normal"/>
    <w:rsid w:val="009840A4"/>
    <w:pPr>
      <w:numPr>
        <w:ilvl w:val="1"/>
        <w:numId w:val="32"/>
      </w:numPr>
      <w:spacing w:before="0" w:after="240" w:line="240" w:lineRule="auto"/>
    </w:pPr>
    <w:rPr>
      <w:rFonts w:eastAsiaTheme="minorHAnsi" w:cs="Arial"/>
      <w:szCs w:val="20"/>
      <w:lang w:eastAsia="en-GB" w:bidi="ar-SA"/>
    </w:rPr>
  </w:style>
  <w:style w:type="paragraph" w:customStyle="1" w:styleId="Level3">
    <w:name w:val="Level 3"/>
    <w:basedOn w:val="Normal"/>
    <w:rsid w:val="009840A4"/>
    <w:pPr>
      <w:numPr>
        <w:ilvl w:val="2"/>
        <w:numId w:val="32"/>
      </w:numPr>
      <w:spacing w:before="0" w:after="240" w:line="240" w:lineRule="auto"/>
    </w:pPr>
    <w:rPr>
      <w:rFonts w:eastAsiaTheme="minorHAnsi" w:cs="Arial"/>
      <w:szCs w:val="20"/>
      <w:lang w:eastAsia="en-GB" w:bidi="ar-SA"/>
    </w:rPr>
  </w:style>
  <w:style w:type="paragraph" w:customStyle="1" w:styleId="Level4">
    <w:name w:val="Level 4"/>
    <w:basedOn w:val="Normal"/>
    <w:rsid w:val="009840A4"/>
    <w:pPr>
      <w:numPr>
        <w:ilvl w:val="3"/>
        <w:numId w:val="32"/>
      </w:numPr>
      <w:spacing w:before="0" w:after="240" w:line="240" w:lineRule="auto"/>
    </w:pPr>
    <w:rPr>
      <w:rFonts w:eastAsiaTheme="minorHAnsi" w:cs="Arial"/>
      <w:szCs w:val="20"/>
      <w:lang w:eastAsia="en-GB" w:bidi="ar-SA"/>
    </w:rPr>
  </w:style>
  <w:style w:type="paragraph" w:styleId="PlainText">
    <w:name w:val="Plain Text"/>
    <w:basedOn w:val="Normal"/>
    <w:link w:val="PlainTextChar"/>
    <w:uiPriority w:val="99"/>
    <w:unhideWhenUsed/>
    <w:rsid w:val="00D2013E"/>
    <w:pPr>
      <w:spacing w:before="0" w:after="0" w:line="240" w:lineRule="auto"/>
      <w:jc w:val="left"/>
    </w:pPr>
    <w:rPr>
      <w:rFonts w:ascii="Calibri" w:eastAsiaTheme="minorHAnsi" w:hAnsi="Calibri" w:cstheme="minorBidi"/>
      <w:szCs w:val="21"/>
      <w:lang w:bidi="ar-SA"/>
    </w:rPr>
  </w:style>
  <w:style w:type="character" w:customStyle="1" w:styleId="PlainTextChar">
    <w:name w:val="Plain Text Char"/>
    <w:basedOn w:val="DefaultParagraphFont"/>
    <w:link w:val="PlainText"/>
    <w:uiPriority w:val="99"/>
    <w:rsid w:val="00D2013E"/>
    <w:rPr>
      <w:rFonts w:ascii="Calibri" w:eastAsiaTheme="minorHAnsi" w:hAnsi="Calibri" w:cstheme="minorBidi"/>
      <w:sz w:val="22"/>
      <w:szCs w:val="21"/>
    </w:rPr>
  </w:style>
  <w:style w:type="paragraph" w:customStyle="1" w:styleId="Bodycopy0">
    <w:name w:val="Body copy"/>
    <w:link w:val="BodycopyChar0"/>
    <w:rsid w:val="00C4732F"/>
    <w:pPr>
      <w:spacing w:after="120"/>
    </w:pPr>
    <w:rPr>
      <w:rFonts w:ascii="Arial" w:eastAsia="Times" w:hAnsi="Arial"/>
      <w:color w:val="000000"/>
    </w:rPr>
  </w:style>
  <w:style w:type="character" w:customStyle="1" w:styleId="BodycopyChar0">
    <w:name w:val="Body copy Char"/>
    <w:link w:val="Bodycopy0"/>
    <w:rsid w:val="00C4732F"/>
    <w:rPr>
      <w:rFonts w:ascii="Arial" w:eastAsia="Times" w:hAnsi="Arial"/>
      <w:color w:val="000000"/>
    </w:rPr>
  </w:style>
  <w:style w:type="table" w:customStyle="1" w:styleId="GridTable6Colorful-Accent11">
    <w:name w:val="Grid Table 6 Colorful - Accent 11"/>
    <w:basedOn w:val="TableNormal"/>
    <w:uiPriority w:val="51"/>
    <w:rsid w:val="004F3796"/>
    <w:rPr>
      <w:rFonts w:asciiTheme="minorHAnsi" w:eastAsiaTheme="minorHAnsi" w:hAnsiTheme="minorHAnsi" w:cstheme="minorBidi"/>
      <w:color w:val="365F91" w:themeColor="accent1" w:themeShade="BF"/>
      <w:sz w:val="22"/>
      <w:szCs w:val="22"/>
      <w:lang w:val="en-GB"/>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ullet1">
    <w:name w:val="Bullet1"/>
    <w:basedOn w:val="Normal"/>
    <w:rsid w:val="005E44E4"/>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spacing w:before="0" w:after="0" w:line="240" w:lineRule="auto"/>
      <w:ind w:left="1008" w:right="274" w:hanging="288"/>
      <w:jc w:val="left"/>
    </w:pPr>
    <w:rPr>
      <w:rFonts w:ascii="Times New Roman" w:hAnsi="Times New Roman"/>
      <w:sz w:val="24"/>
      <w:szCs w:val="20"/>
      <w:lang w:eastAsia="en-GB" w:bidi="ar-SA"/>
    </w:rPr>
  </w:style>
  <w:style w:type="paragraph" w:customStyle="1" w:styleId="MyNormal">
    <w:name w:val="MyNormal"/>
    <w:basedOn w:val="Normal"/>
    <w:rsid w:val="00390589"/>
    <w:pPr>
      <w:spacing w:before="0" w:after="0" w:line="240" w:lineRule="auto"/>
    </w:pPr>
    <w:rPr>
      <w:rFonts w:ascii="Tahoma" w:hAnsi="Tahoma" w:cs="Tahoma"/>
      <w:szCs w:val="20"/>
      <w:lang w:bidi="ar-SA"/>
    </w:rPr>
  </w:style>
  <w:style w:type="paragraph" w:customStyle="1" w:styleId="BULL2">
    <w:name w:val="BULL 2"/>
    <w:basedOn w:val="Normal"/>
    <w:autoRedefine/>
    <w:rsid w:val="00390589"/>
    <w:pPr>
      <w:numPr>
        <w:numId w:val="33"/>
      </w:numPr>
      <w:tabs>
        <w:tab w:val="clear" w:pos="1440"/>
      </w:tabs>
      <w:spacing w:line="280" w:lineRule="atLeast"/>
      <w:ind w:left="0" w:firstLine="0"/>
      <w:jc w:val="left"/>
    </w:pPr>
    <w:rPr>
      <w:szCs w:val="20"/>
      <w:lang w:bidi="ar-SA"/>
    </w:rPr>
  </w:style>
  <w:style w:type="paragraph" w:customStyle="1" w:styleId="StandardL1">
    <w:name w:val="Standard_L1"/>
    <w:basedOn w:val="Normal"/>
    <w:next w:val="BodyText"/>
    <w:rsid w:val="00390589"/>
    <w:pPr>
      <w:numPr>
        <w:numId w:val="34"/>
      </w:numPr>
      <w:spacing w:before="0" w:after="240" w:line="240" w:lineRule="auto"/>
      <w:jc w:val="left"/>
      <w:outlineLvl w:val="0"/>
    </w:pPr>
    <w:rPr>
      <w:rFonts w:ascii="Times New Roman" w:hAnsi="Times New Roman"/>
      <w:sz w:val="24"/>
      <w:szCs w:val="20"/>
      <w:lang w:bidi="ar-SA"/>
    </w:rPr>
  </w:style>
  <w:style w:type="paragraph" w:customStyle="1" w:styleId="StandardL2">
    <w:name w:val="Standard_L2"/>
    <w:basedOn w:val="StandardL1"/>
    <w:next w:val="BodyText"/>
    <w:rsid w:val="00390589"/>
    <w:pPr>
      <w:numPr>
        <w:ilvl w:val="1"/>
      </w:numPr>
      <w:outlineLvl w:val="1"/>
    </w:pPr>
  </w:style>
  <w:style w:type="paragraph" w:customStyle="1" w:styleId="StandardL3">
    <w:name w:val="Standard_L3"/>
    <w:basedOn w:val="StandardL2"/>
    <w:next w:val="BodyText"/>
    <w:rsid w:val="00390589"/>
    <w:pPr>
      <w:numPr>
        <w:ilvl w:val="2"/>
      </w:numPr>
      <w:outlineLvl w:val="2"/>
    </w:pPr>
  </w:style>
  <w:style w:type="paragraph" w:customStyle="1" w:styleId="StandardL4">
    <w:name w:val="Standard_L4"/>
    <w:basedOn w:val="StandardL3"/>
    <w:next w:val="BodyText"/>
    <w:rsid w:val="00390589"/>
    <w:pPr>
      <w:numPr>
        <w:ilvl w:val="3"/>
      </w:numPr>
      <w:outlineLvl w:val="3"/>
    </w:pPr>
  </w:style>
  <w:style w:type="paragraph" w:customStyle="1" w:styleId="StandardL5">
    <w:name w:val="Standard_L5"/>
    <w:basedOn w:val="StandardL4"/>
    <w:next w:val="BodyText"/>
    <w:rsid w:val="00390589"/>
    <w:pPr>
      <w:numPr>
        <w:ilvl w:val="4"/>
      </w:numPr>
      <w:outlineLvl w:val="4"/>
    </w:pPr>
  </w:style>
  <w:style w:type="paragraph" w:customStyle="1" w:styleId="StandardL6">
    <w:name w:val="Standard_L6"/>
    <w:basedOn w:val="StandardL5"/>
    <w:next w:val="BodyText"/>
    <w:rsid w:val="00390589"/>
    <w:pPr>
      <w:numPr>
        <w:ilvl w:val="5"/>
      </w:numPr>
      <w:outlineLvl w:val="5"/>
    </w:pPr>
    <w:rPr>
      <w:sz w:val="20"/>
    </w:rPr>
  </w:style>
  <w:style w:type="paragraph" w:customStyle="1" w:styleId="StandardL7">
    <w:name w:val="Standard_L7"/>
    <w:basedOn w:val="StandardL6"/>
    <w:next w:val="BodyText"/>
    <w:rsid w:val="00390589"/>
    <w:pPr>
      <w:numPr>
        <w:ilvl w:val="6"/>
      </w:numPr>
      <w:outlineLvl w:val="6"/>
    </w:pPr>
  </w:style>
  <w:style w:type="paragraph" w:customStyle="1" w:styleId="StandardL8">
    <w:name w:val="Standard_L8"/>
    <w:basedOn w:val="StandardL7"/>
    <w:next w:val="BodyText"/>
    <w:rsid w:val="00390589"/>
    <w:pPr>
      <w:numPr>
        <w:ilvl w:val="7"/>
      </w:numPr>
      <w:outlineLvl w:val="7"/>
    </w:pPr>
  </w:style>
  <w:style w:type="paragraph" w:customStyle="1" w:styleId="StandardL9">
    <w:name w:val="Standard_L9"/>
    <w:basedOn w:val="StandardL8"/>
    <w:next w:val="BodyText"/>
    <w:rsid w:val="00390589"/>
    <w:pPr>
      <w:numPr>
        <w:ilvl w:val="8"/>
      </w:numPr>
      <w:outlineLvl w:val="8"/>
    </w:pPr>
  </w:style>
  <w:style w:type="paragraph" w:customStyle="1" w:styleId="01Heading">
    <w:name w:val="01 Heading"/>
    <w:basedOn w:val="Normal"/>
    <w:next w:val="Normal"/>
    <w:rsid w:val="00390589"/>
    <w:pPr>
      <w:keepNext/>
      <w:numPr>
        <w:numId w:val="35"/>
      </w:numPr>
      <w:spacing w:before="240" w:line="240" w:lineRule="auto"/>
      <w:jc w:val="left"/>
    </w:pPr>
    <w:rPr>
      <w:rFonts w:ascii="Times New Roman" w:hAnsi="Times New Roman"/>
      <w:b/>
      <w:bCs/>
      <w:caps/>
      <w:sz w:val="24"/>
      <w:szCs w:val="24"/>
      <w:lang w:bidi="ar-SA"/>
    </w:rPr>
  </w:style>
  <w:style w:type="paragraph" w:customStyle="1" w:styleId="02Heading">
    <w:name w:val="02 Heading"/>
    <w:basedOn w:val="01Heading"/>
    <w:next w:val="Normal"/>
    <w:rsid w:val="00390589"/>
    <w:pPr>
      <w:numPr>
        <w:ilvl w:val="1"/>
      </w:numPr>
      <w:spacing w:before="120"/>
      <w:outlineLvl w:val="1"/>
    </w:pPr>
    <w:rPr>
      <w:caps w:val="0"/>
    </w:rPr>
  </w:style>
  <w:style w:type="paragraph" w:customStyle="1" w:styleId="03Heading">
    <w:name w:val="03 Heading"/>
    <w:basedOn w:val="Normal"/>
    <w:next w:val="Normal"/>
    <w:rsid w:val="00390589"/>
    <w:pPr>
      <w:numPr>
        <w:ilvl w:val="2"/>
        <w:numId w:val="35"/>
      </w:numPr>
      <w:tabs>
        <w:tab w:val="left" w:pos="1758"/>
        <w:tab w:val="left" w:pos="1985"/>
      </w:tabs>
      <w:spacing w:line="240" w:lineRule="auto"/>
    </w:pPr>
    <w:rPr>
      <w:rFonts w:ascii="Times New Roman" w:hAnsi="Times New Roman"/>
      <w:b/>
      <w:sz w:val="24"/>
      <w:szCs w:val="24"/>
      <w:lang w:bidi="ar-SA"/>
    </w:rPr>
  </w:style>
  <w:style w:type="paragraph" w:customStyle="1" w:styleId="04Heading">
    <w:name w:val="04 Heading"/>
    <w:basedOn w:val="03Heading"/>
    <w:next w:val="Normal"/>
    <w:rsid w:val="00390589"/>
    <w:pPr>
      <w:numPr>
        <w:ilvl w:val="3"/>
      </w:numPr>
    </w:pPr>
  </w:style>
  <w:style w:type="paragraph" w:customStyle="1" w:styleId="CognizantResponse-BodyText">
    <w:name w:val="Cognizant Response - Body Text"/>
    <w:basedOn w:val="Normal"/>
    <w:rsid w:val="00DF7801"/>
    <w:pPr>
      <w:spacing w:before="0" w:line="240" w:lineRule="auto"/>
      <w:ind w:left="540"/>
    </w:pPr>
    <w:rPr>
      <w:rFonts w:ascii="Calibri" w:hAnsi="Calibri"/>
      <w:color w:val="336699"/>
      <w:szCs w:val="20"/>
      <w:lang w:bidi="ar-SA"/>
    </w:rPr>
  </w:style>
  <w:style w:type="table" w:customStyle="1" w:styleId="GridTable5Dark-Accent52">
    <w:name w:val="Grid Table 5 Dark - Accent 52"/>
    <w:basedOn w:val="TableNormal"/>
    <w:uiPriority w:val="50"/>
    <w:rsid w:val="00942289"/>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BodyCopy1">
    <w:name w:val="Body Copy"/>
    <w:basedOn w:val="Normal"/>
    <w:rsid w:val="00501BD0"/>
    <w:pPr>
      <w:spacing w:after="240" w:line="240" w:lineRule="auto"/>
      <w:jc w:val="left"/>
    </w:pPr>
    <w:rPr>
      <w:rFonts w:ascii="Verdana" w:eastAsiaTheme="minorHAnsi" w:hAnsi="Verdana"/>
      <w:szCs w:val="20"/>
      <w:lang w:bidi="ar-SA"/>
    </w:rPr>
  </w:style>
  <w:style w:type="character" w:customStyle="1" w:styleId="bulletChar">
    <w:name w:val="bullet Char"/>
    <w:basedOn w:val="DefaultParagraphFont"/>
    <w:link w:val="bullet0"/>
    <w:locked/>
    <w:rsid w:val="00612993"/>
    <w:rPr>
      <w:rFonts w:ascii="Arial" w:hAnsi="Arial" w:cs="Arial"/>
      <w:color w:val="000000" w:themeColor="text1"/>
      <w:lang w:val="en-GB" w:eastAsia="en-GB"/>
    </w:rPr>
  </w:style>
  <w:style w:type="paragraph" w:customStyle="1" w:styleId="bullet0">
    <w:name w:val="bullet"/>
    <w:basedOn w:val="ListParagraph"/>
    <w:link w:val="bulletChar"/>
    <w:rsid w:val="00612993"/>
    <w:pPr>
      <w:numPr>
        <w:numId w:val="36"/>
      </w:numPr>
      <w:spacing w:line="360" w:lineRule="auto"/>
      <w:jc w:val="left"/>
    </w:pPr>
    <w:rPr>
      <w:rFonts w:cs="Arial"/>
      <w:color w:val="000000" w:themeColor="text1"/>
      <w:szCs w:val="20"/>
      <w:lang w:eastAsia="en-GB" w:bidi="ar-SA"/>
    </w:rPr>
  </w:style>
  <w:style w:type="character" w:customStyle="1" w:styleId="tableheaderChar">
    <w:name w:val="table header Char"/>
    <w:basedOn w:val="DefaultParagraphFont"/>
    <w:link w:val="tableheader"/>
    <w:locked/>
    <w:rsid w:val="00612993"/>
    <w:rPr>
      <w:rFonts w:ascii="Arial" w:hAnsi="Arial" w:cs="Arial"/>
      <w:b/>
      <w:color w:val="FFFFFF" w:themeColor="background1"/>
      <w:lang w:eastAsia="en-GB"/>
    </w:rPr>
  </w:style>
  <w:style w:type="paragraph" w:customStyle="1" w:styleId="tableheader">
    <w:name w:val="table header"/>
    <w:basedOn w:val="Normal"/>
    <w:link w:val="tableheaderChar"/>
    <w:rsid w:val="00612993"/>
    <w:pPr>
      <w:spacing w:line="276" w:lineRule="auto"/>
    </w:pPr>
    <w:rPr>
      <w:rFonts w:cs="Arial"/>
      <w:b/>
      <w:color w:val="FFFFFF" w:themeColor="background1"/>
      <w:szCs w:val="20"/>
      <w:lang w:eastAsia="en-GB" w:bidi="ar-SA"/>
    </w:rPr>
  </w:style>
  <w:style w:type="paragraph" w:customStyle="1" w:styleId="question">
    <w:name w:val="question"/>
    <w:basedOn w:val="Normal"/>
    <w:rsid w:val="002054F4"/>
    <w:pPr>
      <w:tabs>
        <w:tab w:val="left" w:pos="700"/>
      </w:tabs>
      <w:spacing w:before="0" w:after="0" w:line="240" w:lineRule="auto"/>
      <w:jc w:val="left"/>
    </w:pPr>
    <w:rPr>
      <w:rFonts w:cs="Arial"/>
      <w:szCs w:val="20"/>
      <w:lang w:bidi="ar-SA"/>
    </w:rPr>
  </w:style>
  <w:style w:type="numbering" w:customStyle="1" w:styleId="EstiloConvietas">
    <w:name w:val="Estilo Con viñetas"/>
    <w:basedOn w:val="NoList"/>
    <w:rsid w:val="00261FF5"/>
  </w:style>
  <w:style w:type="paragraph" w:styleId="MacroText">
    <w:name w:val="macro"/>
    <w:link w:val="MacroTextChar"/>
    <w:semiHidden/>
    <w:rsid w:val="00261FF5"/>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eastAsia="es-ES"/>
    </w:rPr>
  </w:style>
  <w:style w:type="character" w:customStyle="1" w:styleId="MacroTextChar">
    <w:name w:val="Macro Text Char"/>
    <w:basedOn w:val="DefaultParagraphFont"/>
    <w:link w:val="MacroText"/>
    <w:semiHidden/>
    <w:rsid w:val="00261FF5"/>
    <w:rPr>
      <w:rFonts w:ascii="Courier New" w:hAnsi="Courier New"/>
      <w:lang w:eastAsia="es-ES"/>
    </w:rPr>
  </w:style>
  <w:style w:type="paragraph" w:styleId="Index1">
    <w:name w:val="index 1"/>
    <w:basedOn w:val="Normal"/>
    <w:next w:val="Normal"/>
    <w:autoRedefine/>
    <w:semiHidden/>
    <w:rsid w:val="00261FF5"/>
    <w:pPr>
      <w:spacing w:before="0" w:after="0" w:line="240" w:lineRule="auto"/>
      <w:ind w:left="200" w:hanging="200"/>
      <w:jc w:val="left"/>
    </w:pPr>
    <w:rPr>
      <w:rFonts w:ascii="Calibri" w:hAnsi="Calibri" w:cs="Calibri"/>
      <w:sz w:val="18"/>
      <w:szCs w:val="18"/>
      <w:lang w:val="es-CL" w:eastAsia="es-ES" w:bidi="ar-SA"/>
    </w:rPr>
  </w:style>
  <w:style w:type="paragraph" w:styleId="DocumentMap">
    <w:name w:val="Document Map"/>
    <w:basedOn w:val="Normal"/>
    <w:link w:val="DocumentMapChar"/>
    <w:semiHidden/>
    <w:rsid w:val="00261FF5"/>
    <w:pPr>
      <w:shd w:val="clear" w:color="auto" w:fill="000080"/>
      <w:spacing w:before="0" w:after="0" w:line="240" w:lineRule="auto"/>
    </w:pPr>
    <w:rPr>
      <w:rFonts w:ascii="Tahoma" w:hAnsi="Tahoma" w:cs="Tahoma"/>
      <w:szCs w:val="20"/>
      <w:lang w:val="es-CL" w:eastAsia="es-ES" w:bidi="ar-SA"/>
    </w:rPr>
  </w:style>
  <w:style w:type="character" w:customStyle="1" w:styleId="DocumentMapChar">
    <w:name w:val="Document Map Char"/>
    <w:basedOn w:val="DefaultParagraphFont"/>
    <w:link w:val="DocumentMap"/>
    <w:semiHidden/>
    <w:rsid w:val="00261FF5"/>
    <w:rPr>
      <w:rFonts w:ascii="Tahoma" w:hAnsi="Tahoma" w:cs="Tahoma"/>
      <w:shd w:val="clear" w:color="auto" w:fill="000080"/>
      <w:lang w:val="es-CL" w:eastAsia="es-ES"/>
    </w:rPr>
  </w:style>
  <w:style w:type="character" w:styleId="PageNumber">
    <w:name w:val="page number"/>
    <w:basedOn w:val="DefaultParagraphFont"/>
    <w:semiHidden/>
    <w:rsid w:val="00261FF5"/>
  </w:style>
  <w:style w:type="paragraph" w:customStyle="1" w:styleId="Parrafo">
    <w:name w:val="Parrafo"/>
    <w:basedOn w:val="Normal"/>
    <w:rsid w:val="00261FF5"/>
    <w:pPr>
      <w:spacing w:before="0" w:after="0" w:line="240" w:lineRule="auto"/>
    </w:pPr>
    <w:rPr>
      <w:rFonts w:ascii="Tahoma" w:hAnsi="Tahoma"/>
      <w:sz w:val="24"/>
      <w:szCs w:val="20"/>
      <w:lang w:val="es-ES" w:eastAsia="es-ES" w:bidi="ar-SA"/>
    </w:rPr>
  </w:style>
  <w:style w:type="paragraph" w:customStyle="1" w:styleId="15Indented">
    <w:name w:val="1.5 Indented"/>
    <w:basedOn w:val="BodyText"/>
    <w:rsid w:val="00261FF5"/>
    <w:pPr>
      <w:keepLines/>
      <w:spacing w:before="0" w:after="0" w:line="240" w:lineRule="auto"/>
    </w:pPr>
    <w:rPr>
      <w:rFonts w:ascii="Times New Roman" w:hAnsi="Times New Roman"/>
      <w:snapToGrid w:val="0"/>
      <w:szCs w:val="20"/>
      <w:lang w:val="en-US" w:eastAsia="es-ES" w:bidi="ar-SA"/>
    </w:rPr>
  </w:style>
  <w:style w:type="paragraph" w:customStyle="1" w:styleId="spip">
    <w:name w:val="spip"/>
    <w:basedOn w:val="Normal"/>
    <w:rsid w:val="00261FF5"/>
    <w:pPr>
      <w:spacing w:before="100" w:beforeAutospacing="1" w:after="100" w:afterAutospacing="1" w:line="240" w:lineRule="auto"/>
      <w:jc w:val="left"/>
    </w:pPr>
    <w:rPr>
      <w:rFonts w:ascii="Times New Roman" w:hAnsi="Times New Roman"/>
      <w:sz w:val="24"/>
      <w:szCs w:val="24"/>
      <w:lang w:val="es-ES" w:eastAsia="es-ES" w:bidi="ar-SA"/>
    </w:rPr>
  </w:style>
  <w:style w:type="paragraph" w:customStyle="1" w:styleId="Movistar">
    <w:name w:val="Movistar"/>
    <w:basedOn w:val="Header"/>
    <w:autoRedefine/>
    <w:rsid w:val="00261FF5"/>
    <w:pPr>
      <w:tabs>
        <w:tab w:val="clear" w:pos="4680"/>
        <w:tab w:val="clear" w:pos="9360"/>
      </w:tabs>
      <w:spacing w:before="0"/>
      <w:jc w:val="center"/>
    </w:pPr>
    <w:rPr>
      <w:rFonts w:ascii="Verdana" w:hAnsi="Verdana"/>
      <w:sz w:val="10"/>
      <w:szCs w:val="16"/>
      <w:lang w:val="es-ES" w:eastAsia="es-CL" w:bidi="ar-SA"/>
    </w:rPr>
  </w:style>
  <w:style w:type="character" w:customStyle="1" w:styleId="verbl8">
    <w:name w:val="verbl8"/>
    <w:basedOn w:val="DefaultParagraphFont"/>
    <w:rsid w:val="00261FF5"/>
  </w:style>
  <w:style w:type="character" w:customStyle="1" w:styleId="verdana2">
    <w:name w:val="verdana2"/>
    <w:basedOn w:val="DefaultParagraphFont"/>
    <w:rsid w:val="00261FF5"/>
  </w:style>
  <w:style w:type="paragraph" w:styleId="Index2">
    <w:name w:val="index 2"/>
    <w:basedOn w:val="Normal"/>
    <w:next w:val="Normal"/>
    <w:autoRedefine/>
    <w:uiPriority w:val="99"/>
    <w:semiHidden/>
    <w:unhideWhenUsed/>
    <w:rsid w:val="00261FF5"/>
    <w:pPr>
      <w:spacing w:before="0" w:after="0" w:line="240" w:lineRule="auto"/>
      <w:ind w:left="400" w:hanging="200"/>
      <w:jc w:val="left"/>
    </w:pPr>
    <w:rPr>
      <w:rFonts w:ascii="Calibri" w:hAnsi="Calibri" w:cs="Calibri"/>
      <w:sz w:val="18"/>
      <w:szCs w:val="18"/>
      <w:lang w:val="es-CL" w:eastAsia="es-ES" w:bidi="ar-SA"/>
    </w:rPr>
  </w:style>
  <w:style w:type="paragraph" w:styleId="Index3">
    <w:name w:val="index 3"/>
    <w:basedOn w:val="Normal"/>
    <w:next w:val="Normal"/>
    <w:autoRedefine/>
    <w:uiPriority w:val="99"/>
    <w:semiHidden/>
    <w:unhideWhenUsed/>
    <w:rsid w:val="00261FF5"/>
    <w:pPr>
      <w:spacing w:before="0" w:after="0" w:line="240" w:lineRule="auto"/>
      <w:ind w:left="600" w:hanging="200"/>
      <w:jc w:val="left"/>
    </w:pPr>
    <w:rPr>
      <w:rFonts w:ascii="Calibri" w:hAnsi="Calibri" w:cs="Calibri"/>
      <w:sz w:val="18"/>
      <w:szCs w:val="18"/>
      <w:lang w:val="es-CL" w:eastAsia="es-ES" w:bidi="ar-SA"/>
    </w:rPr>
  </w:style>
  <w:style w:type="paragraph" w:styleId="Index4">
    <w:name w:val="index 4"/>
    <w:basedOn w:val="Normal"/>
    <w:next w:val="Normal"/>
    <w:autoRedefine/>
    <w:uiPriority w:val="99"/>
    <w:semiHidden/>
    <w:unhideWhenUsed/>
    <w:rsid w:val="00261FF5"/>
    <w:pPr>
      <w:spacing w:before="0" w:after="0" w:line="240" w:lineRule="auto"/>
      <w:ind w:left="800" w:hanging="200"/>
      <w:jc w:val="left"/>
    </w:pPr>
    <w:rPr>
      <w:rFonts w:ascii="Calibri" w:hAnsi="Calibri" w:cs="Calibri"/>
      <w:sz w:val="18"/>
      <w:szCs w:val="18"/>
      <w:lang w:val="es-CL" w:eastAsia="es-ES" w:bidi="ar-SA"/>
    </w:rPr>
  </w:style>
  <w:style w:type="paragraph" w:styleId="Index5">
    <w:name w:val="index 5"/>
    <w:basedOn w:val="Normal"/>
    <w:next w:val="Normal"/>
    <w:autoRedefine/>
    <w:uiPriority w:val="99"/>
    <w:semiHidden/>
    <w:unhideWhenUsed/>
    <w:rsid w:val="00261FF5"/>
    <w:pPr>
      <w:spacing w:before="0" w:after="0" w:line="240" w:lineRule="auto"/>
      <w:ind w:left="1000" w:hanging="200"/>
      <w:jc w:val="left"/>
    </w:pPr>
    <w:rPr>
      <w:rFonts w:ascii="Calibri" w:hAnsi="Calibri" w:cs="Calibri"/>
      <w:sz w:val="18"/>
      <w:szCs w:val="18"/>
      <w:lang w:val="es-CL" w:eastAsia="es-ES" w:bidi="ar-SA"/>
    </w:rPr>
  </w:style>
  <w:style w:type="paragraph" w:styleId="Index6">
    <w:name w:val="index 6"/>
    <w:basedOn w:val="Normal"/>
    <w:next w:val="Normal"/>
    <w:autoRedefine/>
    <w:uiPriority w:val="99"/>
    <w:semiHidden/>
    <w:unhideWhenUsed/>
    <w:rsid w:val="00261FF5"/>
    <w:pPr>
      <w:spacing w:before="0" w:after="0" w:line="240" w:lineRule="auto"/>
      <w:ind w:left="1200" w:hanging="200"/>
      <w:jc w:val="left"/>
    </w:pPr>
    <w:rPr>
      <w:rFonts w:ascii="Calibri" w:hAnsi="Calibri" w:cs="Calibri"/>
      <w:sz w:val="18"/>
      <w:szCs w:val="18"/>
      <w:lang w:val="es-CL" w:eastAsia="es-ES" w:bidi="ar-SA"/>
    </w:rPr>
  </w:style>
  <w:style w:type="paragraph" w:styleId="Index7">
    <w:name w:val="index 7"/>
    <w:basedOn w:val="Normal"/>
    <w:next w:val="Normal"/>
    <w:autoRedefine/>
    <w:uiPriority w:val="99"/>
    <w:semiHidden/>
    <w:unhideWhenUsed/>
    <w:rsid w:val="00261FF5"/>
    <w:pPr>
      <w:spacing w:before="0" w:after="0" w:line="240" w:lineRule="auto"/>
      <w:ind w:left="1400" w:hanging="200"/>
      <w:jc w:val="left"/>
    </w:pPr>
    <w:rPr>
      <w:rFonts w:ascii="Calibri" w:hAnsi="Calibri" w:cs="Calibri"/>
      <w:sz w:val="18"/>
      <w:szCs w:val="18"/>
      <w:lang w:val="es-CL" w:eastAsia="es-ES" w:bidi="ar-SA"/>
    </w:rPr>
  </w:style>
  <w:style w:type="paragraph" w:styleId="Index8">
    <w:name w:val="index 8"/>
    <w:basedOn w:val="Normal"/>
    <w:next w:val="Normal"/>
    <w:autoRedefine/>
    <w:uiPriority w:val="99"/>
    <w:semiHidden/>
    <w:unhideWhenUsed/>
    <w:rsid w:val="00261FF5"/>
    <w:pPr>
      <w:spacing w:before="0" w:after="0" w:line="240" w:lineRule="auto"/>
      <w:ind w:left="1600" w:hanging="200"/>
      <w:jc w:val="left"/>
    </w:pPr>
    <w:rPr>
      <w:rFonts w:ascii="Calibri" w:hAnsi="Calibri" w:cs="Calibri"/>
      <w:sz w:val="18"/>
      <w:szCs w:val="18"/>
      <w:lang w:val="es-CL" w:eastAsia="es-ES" w:bidi="ar-SA"/>
    </w:rPr>
  </w:style>
  <w:style w:type="paragraph" w:styleId="Index9">
    <w:name w:val="index 9"/>
    <w:basedOn w:val="Normal"/>
    <w:next w:val="Normal"/>
    <w:autoRedefine/>
    <w:uiPriority w:val="99"/>
    <w:semiHidden/>
    <w:unhideWhenUsed/>
    <w:rsid w:val="00261FF5"/>
    <w:pPr>
      <w:spacing w:before="0" w:after="0" w:line="240" w:lineRule="auto"/>
      <w:ind w:left="1800" w:hanging="200"/>
      <w:jc w:val="left"/>
    </w:pPr>
    <w:rPr>
      <w:rFonts w:ascii="Calibri" w:hAnsi="Calibri" w:cs="Calibri"/>
      <w:sz w:val="18"/>
      <w:szCs w:val="18"/>
      <w:lang w:val="es-CL" w:eastAsia="es-ES" w:bidi="ar-SA"/>
    </w:rPr>
  </w:style>
  <w:style w:type="paragraph" w:styleId="IndexHeading">
    <w:name w:val="index heading"/>
    <w:basedOn w:val="Normal"/>
    <w:next w:val="Index1"/>
    <w:uiPriority w:val="99"/>
    <w:semiHidden/>
    <w:unhideWhenUsed/>
    <w:rsid w:val="00261FF5"/>
    <w:pPr>
      <w:spacing w:before="240" w:line="240" w:lineRule="auto"/>
      <w:jc w:val="center"/>
    </w:pPr>
    <w:rPr>
      <w:rFonts w:ascii="Calibri" w:hAnsi="Calibri" w:cs="Calibri"/>
      <w:b/>
      <w:bCs/>
      <w:sz w:val="26"/>
      <w:szCs w:val="26"/>
      <w:lang w:val="es-CL" w:eastAsia="es-ES" w:bidi="ar-SA"/>
    </w:rPr>
  </w:style>
  <w:style w:type="paragraph" w:customStyle="1" w:styleId="Table">
    <w:name w:val="Table"/>
    <w:basedOn w:val="Normal"/>
    <w:uiPriority w:val="99"/>
    <w:rsid w:val="00261FF5"/>
    <w:pPr>
      <w:keepLines/>
      <w:widowControl w:val="0"/>
      <w:autoSpaceDE w:val="0"/>
      <w:autoSpaceDN w:val="0"/>
      <w:spacing w:before="40" w:after="40" w:line="240" w:lineRule="auto"/>
      <w:ind w:left="57" w:right="57"/>
      <w:jc w:val="left"/>
    </w:pPr>
    <w:rPr>
      <w:rFonts w:cs="Arial"/>
      <w:sz w:val="22"/>
      <w:lang w:val="en-AU" w:bidi="ar-SA"/>
    </w:rPr>
  </w:style>
  <w:style w:type="table" w:customStyle="1" w:styleId="Listaclara-nfasis11">
    <w:name w:val="Lista clara - Énfasis 11"/>
    <w:basedOn w:val="TableNormal"/>
    <w:uiPriority w:val="61"/>
    <w:rsid w:val="00261FF5"/>
    <w:rPr>
      <w:rFonts w:ascii="Times New Roman" w:hAnsi="Times New Roman"/>
      <w:lang w:val="de-DE" w:eastAsia="de-DE"/>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color w:val="FFFFFF"/>
      </w:rPr>
    </w:tblStylePr>
    <w:tblStylePr w:type="lastRow">
      <w:tblPr/>
      <w:tcPr>
        <w:tcBorders>
          <w:left w:val="single" w:sz="8" w:space="0" w:color="4F81BD"/>
          <w:bottom w:val="single" w:sz="8" w:space="0" w:color="4F81BD"/>
          <w:right w:val="single" w:sz="8" w:space="0" w:color="4F81BD"/>
        </w:tcBorders>
      </w:tcPr>
    </w:tblStylePr>
    <w:tblStylePr w:type="band1Vert">
      <w:tblPr/>
      <w:tcPr>
        <w:tcBorders>
          <w:left w:val="single" w:sz="8" w:space="0" w:color="4F81BD"/>
          <w:bottom w:val="single" w:sz="8" w:space="0" w:color="4F81BD"/>
          <w:right w:val="single" w:sz="8" w:space="0" w:color="4F81BD"/>
        </w:tcBorders>
      </w:tcPr>
    </w:tblStylePr>
    <w:tblStylePr w:type="band1Horz">
      <w:tblPr/>
      <w:tcPr>
        <w:tcBorders>
          <w:left w:val="single" w:sz="8" w:space="0" w:color="4F81BD"/>
          <w:bottom w:val="single" w:sz="8" w:space="0" w:color="4F81BD"/>
          <w:right w:val="single" w:sz="8" w:space="0" w:color="4F81BD"/>
        </w:tcBorders>
      </w:tcPr>
    </w:tblStylePr>
  </w:style>
  <w:style w:type="table" w:customStyle="1" w:styleId="Sombreadoclaro1">
    <w:name w:val="Sombreado claro1"/>
    <w:basedOn w:val="TableNormal"/>
    <w:uiPriority w:val="60"/>
    <w:rsid w:val="00261FF5"/>
    <w:rPr>
      <w:rFonts w:ascii="Times New Roman" w:hAnsi="Times New Roman"/>
      <w:color w:val="000000"/>
      <w:lang w:val="de-DE" w:eastAsia="de-DE"/>
    </w:rPr>
    <w:tblPr>
      <w:tblStyleRowBandSize w:val="1"/>
      <w:tblStyleColBandSize w:val="1"/>
      <w:tblBorders>
        <w:top w:val="single" w:sz="8" w:space="0" w:color="000000"/>
        <w:bottom w:val="single" w:sz="8" w:space="0" w:color="000000"/>
      </w:tblBorders>
    </w:tblPr>
    <w:tblStylePr w:type="firstRow">
      <w:tblPr/>
      <w:tcPr>
        <w:tcBorders>
          <w:left w:val="nil"/>
          <w:bottom w:val="single" w:sz="8" w:space="0" w:color="000000"/>
          <w:right w:val="nil"/>
          <w:insideH w:val="nil"/>
          <w:insideV w:val="nil"/>
        </w:tcBorders>
      </w:tcPr>
    </w:tblStylePr>
    <w:tblStylePr w:type="lastRow">
      <w:tblPr/>
      <w:tcPr>
        <w:tcBorders>
          <w:left w:val="nil"/>
          <w:bottom w:val="single" w:sz="8" w:space="0" w:color="000000"/>
          <w:right w:val="nil"/>
          <w:insideH w:val="nil"/>
          <w:insideV w:val="nil"/>
        </w:tcBorders>
      </w:tcPr>
    </w:tblStylePr>
  </w:style>
  <w:style w:type="table" w:customStyle="1" w:styleId="Sombreadoclaro-nfasis11">
    <w:name w:val="Sombreado claro - Énfasis 11"/>
    <w:basedOn w:val="TableNormal"/>
    <w:uiPriority w:val="60"/>
    <w:rsid w:val="00261FF5"/>
    <w:rPr>
      <w:rFonts w:ascii="Times New Roman" w:hAnsi="Times New Roman"/>
      <w:color w:val="365F91"/>
      <w:lang w:val="de-DE" w:eastAsia="de-DE"/>
    </w:rPr>
    <w:tblPr>
      <w:tblStyleRowBandSize w:val="1"/>
      <w:tblStyleColBandSize w:val="1"/>
      <w:tblBorders>
        <w:top w:val="single" w:sz="8" w:space="0" w:color="4F81BD"/>
        <w:bottom w:val="single" w:sz="8" w:space="0" w:color="4F81BD"/>
      </w:tblBorders>
    </w:tblPr>
    <w:tblStylePr w:type="firstRow">
      <w:tblPr/>
      <w:tcPr>
        <w:tcBorders>
          <w:left w:val="nil"/>
          <w:bottom w:val="single" w:sz="8" w:space="0" w:color="4F81BD"/>
          <w:right w:val="nil"/>
          <w:insideH w:val="nil"/>
          <w:insideV w:val="nil"/>
        </w:tcBorders>
      </w:tcPr>
    </w:tblStylePr>
    <w:tblStylePr w:type="lastRow">
      <w:tblPr/>
      <w:tcPr>
        <w:tcBorders>
          <w:left w:val="nil"/>
          <w:bottom w:val="single" w:sz="8" w:space="0" w:color="4F81BD"/>
          <w:right w:val="nil"/>
          <w:insideH w:val="nil"/>
          <w:insideV w:val="nil"/>
        </w:tcBorders>
      </w:tcPr>
    </w:tblStylePr>
  </w:style>
  <w:style w:type="table" w:customStyle="1" w:styleId="Sombreadomedio1-nfasis11">
    <w:name w:val="Sombreado medio 1 - Énfasis 11"/>
    <w:basedOn w:val="TableNormal"/>
    <w:uiPriority w:val="63"/>
    <w:rsid w:val="00261FF5"/>
    <w:rPr>
      <w:rFonts w:ascii="Times New Roman" w:hAnsi="Times New Roman"/>
      <w:lang w:val="de-DE" w:eastAsia="de-DE"/>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rPr>
        <w:color w:val="FFFFFF"/>
      </w:rPr>
      <w:tblPr/>
      <w:tcPr>
        <w:tcBorders>
          <w:left w:val="single" w:sz="8" w:space="0" w:color="7BA0CD"/>
          <w:bottom w:val="single" w:sz="8" w:space="0" w:color="7BA0CD"/>
          <w:right w:val="single" w:sz="8" w:space="0" w:color="7BA0CD"/>
          <w:insideH w:val="nil"/>
          <w:insideV w:val="nil"/>
        </w:tcBorders>
        <w:shd w:val="clear" w:color="auto" w:fill="4F81BD"/>
      </w:tcPr>
    </w:tblStylePr>
    <w:tblStylePr w:type="lastRow">
      <w:tblPr/>
      <w:tcPr>
        <w:tcBorders>
          <w:left w:val="single" w:sz="8" w:space="0" w:color="7BA0CD"/>
          <w:bottom w:val="single" w:sz="8" w:space="0" w:color="7BA0CD"/>
          <w:right w:val="single" w:sz="8" w:space="0" w:color="7BA0CD"/>
          <w:insideH w:val="nil"/>
          <w:insideV w:val="nil"/>
        </w:tcBorders>
      </w:tcPr>
    </w:tblStylePr>
  </w:style>
  <w:style w:type="paragraph" w:customStyle="1" w:styleId="RFQTelefCU">
    <w:name w:val="RFQ Telef+CU"/>
    <w:basedOn w:val="Normal"/>
    <w:autoRedefine/>
    <w:rsid w:val="00261FF5"/>
    <w:pPr>
      <w:widowControl w:val="0"/>
      <w:adjustRightInd w:val="0"/>
      <w:spacing w:before="0" w:after="0" w:line="360" w:lineRule="auto"/>
      <w:textAlignment w:val="baseline"/>
    </w:pPr>
    <w:rPr>
      <w:rFonts w:eastAsia="SimSun" w:cs="Arial"/>
      <w:spacing w:val="2"/>
      <w:sz w:val="22"/>
      <w:szCs w:val="24"/>
      <w:lang w:eastAsia="en-GB" w:bidi="ar-SA"/>
    </w:rPr>
  </w:style>
  <w:style w:type="paragraph" w:customStyle="1" w:styleId="LISTANUM1">
    <w:name w:val="LISTA_NUM_1"/>
    <w:basedOn w:val="Normal"/>
    <w:rsid w:val="00261FF5"/>
    <w:pPr>
      <w:numPr>
        <w:numId w:val="37"/>
      </w:numPr>
      <w:spacing w:after="0" w:line="240" w:lineRule="auto"/>
      <w:jc w:val="left"/>
    </w:pPr>
    <w:rPr>
      <w:rFonts w:ascii="Garamond" w:hAnsi="Garamond"/>
      <w:sz w:val="24"/>
      <w:szCs w:val="20"/>
      <w:lang w:val="es-ES" w:eastAsia="es-ES" w:bidi="ar-SA"/>
    </w:rPr>
  </w:style>
  <w:style w:type="paragraph" w:customStyle="1" w:styleId="LISTANUM2">
    <w:name w:val="LISTA_NUM_2"/>
    <w:basedOn w:val="LISTANUM1"/>
    <w:rsid w:val="00261FF5"/>
    <w:pPr>
      <w:numPr>
        <w:ilvl w:val="1"/>
      </w:numPr>
    </w:pPr>
  </w:style>
  <w:style w:type="paragraph" w:customStyle="1" w:styleId="LISTANUM3">
    <w:name w:val="LISTA_NUM_3"/>
    <w:basedOn w:val="LISTANUM2"/>
    <w:rsid w:val="00261FF5"/>
    <w:pPr>
      <w:numPr>
        <w:ilvl w:val="2"/>
      </w:numPr>
    </w:pPr>
  </w:style>
  <w:style w:type="paragraph" w:customStyle="1" w:styleId="LISTANUM4">
    <w:name w:val="LISTA_NUM_4"/>
    <w:basedOn w:val="LISTANUM3"/>
    <w:rsid w:val="00261FF5"/>
    <w:pPr>
      <w:numPr>
        <w:ilvl w:val="3"/>
      </w:numPr>
    </w:pPr>
  </w:style>
  <w:style w:type="table" w:customStyle="1" w:styleId="TableGrid0">
    <w:name w:val="TableGrid"/>
    <w:rsid w:val="00261FF5"/>
    <w:rPr>
      <w:rFonts w:asciiTheme="minorHAnsi" w:eastAsiaTheme="minorEastAsia" w:hAnsiTheme="minorHAnsi" w:cstheme="minorBidi"/>
      <w:sz w:val="22"/>
      <w:szCs w:val="22"/>
      <w:lang w:val="de-DE" w:eastAsia="de-DE"/>
    </w:rPr>
    <w:tblPr>
      <w:tblCellMar>
        <w:top w:w="0" w:type="dxa"/>
        <w:left w:w="0" w:type="dxa"/>
        <w:bottom w:w="0" w:type="dxa"/>
        <w:right w:w="0" w:type="dxa"/>
      </w:tblCellMar>
    </w:tblPr>
  </w:style>
  <w:style w:type="paragraph" w:customStyle="1" w:styleId="Liste2">
    <w:name w:val="Liste2"/>
    <w:basedOn w:val="Normal"/>
    <w:link w:val="Liste2Zchn"/>
    <w:rsid w:val="00261FF5"/>
    <w:pPr>
      <w:numPr>
        <w:numId w:val="38"/>
      </w:numPr>
      <w:spacing w:before="0" w:after="0" w:line="240" w:lineRule="auto"/>
      <w:ind w:left="924" w:hanging="357"/>
      <w:jc w:val="left"/>
    </w:pPr>
    <w:rPr>
      <w:sz w:val="22"/>
      <w:szCs w:val="20"/>
      <w:lang w:eastAsia="de-DE" w:bidi="ar-SA"/>
    </w:rPr>
  </w:style>
  <w:style w:type="character" w:customStyle="1" w:styleId="Liste2Zchn">
    <w:name w:val="Liste2 Zchn"/>
    <w:basedOn w:val="DefaultParagraphFont"/>
    <w:link w:val="Liste2"/>
    <w:rsid w:val="00261FF5"/>
    <w:rPr>
      <w:rFonts w:ascii="Arial" w:hAnsi="Arial"/>
      <w:sz w:val="22"/>
      <w:lang w:val="en-GB" w:eastAsia="de-DE"/>
    </w:rPr>
  </w:style>
  <w:style w:type="paragraph" w:customStyle="1" w:styleId="Auflistung">
    <w:name w:val="Auflistung"/>
    <w:basedOn w:val="ListParagraph"/>
    <w:link w:val="AuflistungZchn"/>
    <w:rsid w:val="00261FF5"/>
    <w:pPr>
      <w:spacing w:before="60" w:line="240" w:lineRule="auto"/>
      <w:ind w:left="568" w:hanging="284"/>
      <w:contextualSpacing w:val="0"/>
      <w:jc w:val="left"/>
    </w:pPr>
    <w:rPr>
      <w:sz w:val="22"/>
      <w:szCs w:val="20"/>
      <w:lang w:eastAsia="de-DE" w:bidi="ar-SA"/>
    </w:rPr>
  </w:style>
  <w:style w:type="character" w:customStyle="1" w:styleId="AuflistungZchn">
    <w:name w:val="Auflistung Zchn"/>
    <w:basedOn w:val="DefaultParagraphFont"/>
    <w:link w:val="Auflistung"/>
    <w:rsid w:val="00261FF5"/>
    <w:rPr>
      <w:rFonts w:ascii="Arial" w:hAnsi="Arial"/>
      <w:sz w:val="22"/>
      <w:lang w:val="en-GB" w:eastAsia="de-DE"/>
    </w:rPr>
  </w:style>
  <w:style w:type="table" w:styleId="MediumGrid1-Accent3">
    <w:name w:val="Medium Grid 1 Accent 3"/>
    <w:basedOn w:val="TableNormal"/>
    <w:uiPriority w:val="67"/>
    <w:rsid w:val="00AC79AF"/>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2-Accent4">
    <w:name w:val="Medium Shading 2 Accent 4"/>
    <w:basedOn w:val="TableNormal"/>
    <w:uiPriority w:val="64"/>
    <w:rsid w:val="00AC79AF"/>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C79AF"/>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
    <w:name w:val="Medium List 2"/>
    <w:basedOn w:val="TableNormal"/>
    <w:uiPriority w:val="66"/>
    <w:rsid w:val="00AC79AF"/>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AC79AF"/>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AC79AF"/>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Cog-bodyChar2">
    <w:name w:val="Cog-body Char2"/>
    <w:aliases w:val="cb Char1,cb Char Char Char Char Char Char1,Cog-body Char,cb Char,Cog-boby Char,Cog-body Char1,Cog-boby Char1,Cog-boby + Line spacing:  single Char,Cog-body Char3,Cog-boby Char Char Char Char Char"/>
    <w:basedOn w:val="DefaultParagraphFont"/>
    <w:link w:val="Cog-body"/>
    <w:rsid w:val="00AC79AF"/>
    <w:rPr>
      <w:rFonts w:ascii="Arial" w:hAnsi="Arial"/>
      <w:color w:val="000000"/>
      <w:szCs w:val="24"/>
      <w:lang w:val="en-GB"/>
    </w:rPr>
  </w:style>
  <w:style w:type="table" w:customStyle="1" w:styleId="LightGrid-Accent51">
    <w:name w:val="Light Grid - Accent 51"/>
    <w:basedOn w:val="TableNormal"/>
    <w:next w:val="LightGrid-Accent5"/>
    <w:uiPriority w:val="62"/>
    <w:rsid w:val="00AC79AF"/>
    <w:rPr>
      <w:rFonts w:asciiTheme="minorHAnsi" w:eastAsiaTheme="minorHAnsi" w:hAnsiTheme="minorHAnsi" w:cstheme="minorBidi"/>
      <w:sz w:val="22"/>
      <w:szCs w:val="22"/>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LightGrid-Accent52">
    <w:name w:val="Light Grid - Accent 52"/>
    <w:basedOn w:val="TableNormal"/>
    <w:next w:val="LightGrid-Accent5"/>
    <w:uiPriority w:val="62"/>
    <w:rsid w:val="00AC79AF"/>
    <w:rPr>
      <w:rFonts w:asciiTheme="minorHAnsi" w:eastAsiaTheme="minorHAnsi" w:hAnsiTheme="minorHAnsi" w:cstheme="minorBidi"/>
      <w:sz w:val="22"/>
      <w:szCs w:val="22"/>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paragraph" w:customStyle="1" w:styleId="PSITableText">
    <w:name w:val="PS&amp;I_Table Text"/>
    <w:basedOn w:val="Normal"/>
    <w:link w:val="PSITableTextChar"/>
    <w:rsid w:val="00AC79AF"/>
    <w:pPr>
      <w:tabs>
        <w:tab w:val="left" w:pos="567"/>
        <w:tab w:val="left" w:pos="1134"/>
        <w:tab w:val="left" w:pos="1928"/>
      </w:tabs>
      <w:spacing w:before="60" w:after="60" w:line="260" w:lineRule="exact"/>
      <w:ind w:left="113" w:right="113"/>
    </w:pPr>
    <w:rPr>
      <w:color w:val="808080"/>
      <w:szCs w:val="24"/>
      <w:lang w:val="en-US" w:bidi="ar-SA"/>
    </w:rPr>
  </w:style>
  <w:style w:type="character" w:customStyle="1" w:styleId="PSITableTextChar">
    <w:name w:val="PS&amp;I_Table Text Char"/>
    <w:link w:val="PSITableText"/>
    <w:rsid w:val="00AC79AF"/>
    <w:rPr>
      <w:rFonts w:ascii="Arial" w:hAnsi="Arial"/>
      <w:color w:val="808080"/>
      <w:szCs w:val="24"/>
    </w:rPr>
  </w:style>
  <w:style w:type="character" w:customStyle="1" w:styleId="cog-bodyChar">
    <w:name w:val="cog-body Char"/>
    <w:link w:val="cog-body0"/>
    <w:locked/>
    <w:rsid w:val="00AC79AF"/>
  </w:style>
  <w:style w:type="paragraph" w:customStyle="1" w:styleId="cog-body0">
    <w:name w:val="cog-body"/>
    <w:basedOn w:val="Normal"/>
    <w:link w:val="cog-bodyChar"/>
    <w:qFormat/>
    <w:rsid w:val="00AC79AF"/>
    <w:rPr>
      <w:rFonts w:ascii="Cambria" w:hAnsi="Cambria"/>
      <w:szCs w:val="20"/>
      <w:lang w:val="en-US" w:bidi="ar-SA"/>
    </w:rPr>
  </w:style>
  <w:style w:type="table" w:styleId="GridTable4-Accent4">
    <w:name w:val="Grid Table 4 Accent 4"/>
    <w:basedOn w:val="TableNormal"/>
    <w:uiPriority w:val="49"/>
    <w:rsid w:val="00AC79AF"/>
    <w:rPr>
      <w:rFonts w:asciiTheme="minorHAnsi" w:eastAsiaTheme="minorHAnsi" w:hAnsiTheme="minorHAnsi" w:cstheme="minorBidi"/>
      <w:sz w:val="22"/>
      <w:szCs w:val="22"/>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5Dark-Accent5">
    <w:name w:val="Grid Table 5 Dark Accent 5"/>
    <w:basedOn w:val="TableNormal"/>
    <w:uiPriority w:val="50"/>
    <w:rsid w:val="00AC79AF"/>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AC79A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cambria11Char">
    <w:name w:val="cambria11 Char"/>
    <w:basedOn w:val="DefaultParagraphFont"/>
    <w:link w:val="cambria11"/>
    <w:locked/>
    <w:rsid w:val="00AC79AF"/>
  </w:style>
  <w:style w:type="paragraph" w:customStyle="1" w:styleId="cambria11">
    <w:name w:val="cambria11"/>
    <w:basedOn w:val="Normal"/>
    <w:link w:val="cambria11Char"/>
    <w:rsid w:val="00AC79AF"/>
    <w:pPr>
      <w:spacing w:before="0" w:line="252" w:lineRule="auto"/>
    </w:pPr>
    <w:rPr>
      <w:rFonts w:ascii="Cambria" w:hAnsi="Cambria"/>
      <w:szCs w:val="20"/>
      <w:lang w:val="en-US" w:bidi="ar-SA"/>
    </w:rPr>
  </w:style>
  <w:style w:type="paragraph" w:customStyle="1" w:styleId="Bullet2">
    <w:name w:val="Bullet 2"/>
    <w:basedOn w:val="cambria11"/>
    <w:link w:val="Bullet2Char"/>
    <w:qFormat/>
    <w:rsid w:val="00AC79AF"/>
    <w:pPr>
      <w:numPr>
        <w:numId w:val="40"/>
      </w:numPr>
      <w:spacing w:after="0" w:line="240" w:lineRule="auto"/>
    </w:pPr>
    <w:rPr>
      <w:rFonts w:asciiTheme="minorHAnsi" w:hAnsiTheme="minorHAnsi"/>
      <w:bCs/>
      <w:color w:val="000000" w:themeColor="text1"/>
    </w:rPr>
  </w:style>
  <w:style w:type="paragraph" w:customStyle="1" w:styleId="Box1">
    <w:name w:val="Box 1"/>
    <w:basedOn w:val="Normal"/>
    <w:link w:val="Box1Char"/>
    <w:qFormat/>
    <w:rsid w:val="00AC79AF"/>
    <w:pPr>
      <w:autoSpaceDE w:val="0"/>
      <w:autoSpaceDN w:val="0"/>
      <w:adjustRightInd w:val="0"/>
      <w:spacing w:before="0" w:after="0" w:line="240" w:lineRule="auto"/>
    </w:pPr>
    <w:rPr>
      <w:rFonts w:asciiTheme="minorHAnsi" w:eastAsiaTheme="minorHAnsi" w:hAnsiTheme="minorHAnsi" w:cs="Arial"/>
      <w:b/>
      <w:bCs/>
      <w:iCs/>
      <w:color w:val="000000" w:themeColor="text1"/>
      <w:sz w:val="22"/>
      <w:szCs w:val="20"/>
      <w:lang w:val="en-US" w:bidi="ar-SA"/>
    </w:rPr>
  </w:style>
  <w:style w:type="character" w:customStyle="1" w:styleId="Bullet2Char">
    <w:name w:val="Bullet 2 Char"/>
    <w:basedOn w:val="cambria11Char"/>
    <w:link w:val="Bullet2"/>
    <w:rsid w:val="00AC79AF"/>
    <w:rPr>
      <w:rFonts w:asciiTheme="minorHAnsi" w:hAnsiTheme="minorHAnsi"/>
      <w:bCs/>
      <w:color w:val="000000" w:themeColor="text1"/>
    </w:rPr>
  </w:style>
  <w:style w:type="paragraph" w:customStyle="1" w:styleId="Table1">
    <w:name w:val="Table 1"/>
    <w:basedOn w:val="ListParagraph"/>
    <w:link w:val="Table1Char"/>
    <w:qFormat/>
    <w:rsid w:val="00AC79AF"/>
    <w:pPr>
      <w:numPr>
        <w:numId w:val="41"/>
      </w:numPr>
      <w:spacing w:before="0" w:after="0" w:line="240" w:lineRule="auto"/>
    </w:pPr>
    <w:rPr>
      <w:rFonts w:asciiTheme="minorHAnsi" w:eastAsiaTheme="minorHAnsi" w:hAnsiTheme="minorHAnsi" w:cstheme="minorBidi"/>
      <w:bCs/>
      <w:sz w:val="22"/>
      <w:lang w:val="en-US" w:bidi="ar-SA"/>
    </w:rPr>
  </w:style>
  <w:style w:type="character" w:customStyle="1" w:styleId="Box1Char">
    <w:name w:val="Box 1 Char"/>
    <w:basedOn w:val="DefaultParagraphFont"/>
    <w:link w:val="Box1"/>
    <w:rsid w:val="00AC79AF"/>
    <w:rPr>
      <w:rFonts w:asciiTheme="minorHAnsi" w:eastAsiaTheme="minorHAnsi" w:hAnsiTheme="minorHAnsi" w:cs="Arial"/>
      <w:b/>
      <w:bCs/>
      <w:iCs/>
      <w:color w:val="000000" w:themeColor="text1"/>
      <w:sz w:val="22"/>
    </w:rPr>
  </w:style>
  <w:style w:type="character" w:customStyle="1" w:styleId="Table1Char">
    <w:name w:val="Table 1 Char"/>
    <w:basedOn w:val="DefaultParagraphFont"/>
    <w:link w:val="Table1"/>
    <w:rsid w:val="00AC79AF"/>
    <w:rPr>
      <w:rFonts w:asciiTheme="minorHAnsi" w:eastAsiaTheme="minorHAnsi" w:hAnsiTheme="minorHAnsi" w:cstheme="minorBidi"/>
      <w:bCs/>
      <w:sz w:val="22"/>
      <w:szCs w:val="22"/>
    </w:rPr>
  </w:style>
  <w:style w:type="paragraph" w:customStyle="1" w:styleId="BodyText5Continued">
    <w:name w:val="Body Text .5 Continued"/>
    <w:basedOn w:val="Normal"/>
    <w:rsid w:val="00AC79AF"/>
    <w:pPr>
      <w:spacing w:before="0" w:after="240" w:line="240" w:lineRule="auto"/>
      <w:ind w:left="720"/>
    </w:pPr>
    <w:rPr>
      <w:rFonts w:ascii="Times New Roman" w:eastAsiaTheme="minorHAnsi" w:hAnsi="Times New Roman"/>
      <w:sz w:val="24"/>
      <w:szCs w:val="24"/>
      <w:lang w:val="en-US" w:bidi="ar-SA"/>
    </w:rPr>
  </w:style>
  <w:style w:type="table" w:styleId="GridTable1Light">
    <w:name w:val="Grid Table 1 Light"/>
    <w:basedOn w:val="TableNormal"/>
    <w:uiPriority w:val="46"/>
    <w:rsid w:val="00AC79AF"/>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SBDocumentBodyLevel3Char">
    <w:name w:val="ESB Document Body Level 3 Char"/>
    <w:basedOn w:val="DefaultParagraphFont"/>
    <w:link w:val="ESBDocumentBodyLevel3"/>
    <w:locked/>
    <w:rsid w:val="00AC79AF"/>
    <w:rPr>
      <w:rFonts w:ascii="Arial" w:hAnsi="Arial" w:cs="Arial"/>
    </w:rPr>
  </w:style>
  <w:style w:type="paragraph" w:customStyle="1" w:styleId="ESBDocumentBodyLevel3">
    <w:name w:val="ESB Document Body Level 3"/>
    <w:basedOn w:val="Normal"/>
    <w:link w:val="ESBDocumentBodyLevel3Char"/>
    <w:rsid w:val="00AC79AF"/>
    <w:pPr>
      <w:spacing w:before="0" w:after="80" w:line="240" w:lineRule="auto"/>
      <w:ind w:left="1722"/>
      <w:jc w:val="left"/>
    </w:pPr>
    <w:rPr>
      <w:rFonts w:cs="Arial"/>
      <w:szCs w:val="20"/>
      <w:lang w:val="en-US" w:bidi="ar-SA"/>
    </w:rPr>
  </w:style>
  <w:style w:type="table" w:styleId="GridTable4-Accent1">
    <w:name w:val="Grid Table 4 Accent 1"/>
    <w:basedOn w:val="TableNormal"/>
    <w:uiPriority w:val="49"/>
    <w:rsid w:val="00AC79AF"/>
    <w:rPr>
      <w:rFonts w:asciiTheme="minorHAnsi" w:eastAsiaTheme="minorHAnsi" w:hAnsiTheme="minorHAnsi" w:cstheme="minorBid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mw-collapsed">
    <w:name w:val="mw-collapsed"/>
    <w:basedOn w:val="Normal"/>
    <w:rsid w:val="006464CA"/>
    <w:pPr>
      <w:spacing w:before="100" w:beforeAutospacing="1" w:after="100" w:afterAutospacing="1" w:line="240" w:lineRule="auto"/>
      <w:jc w:val="left"/>
    </w:pPr>
    <w:rPr>
      <w:rFonts w:ascii="Times New Roman" w:hAnsi="Times New Roman"/>
      <w:sz w:val="24"/>
      <w:szCs w:val="24"/>
      <w:lang w:val="en-US" w:bidi="ar-SA"/>
    </w:rPr>
  </w:style>
  <w:style w:type="paragraph" w:customStyle="1" w:styleId="BodyBull1">
    <w:name w:val="BodyBull1"/>
    <w:basedOn w:val="Normal"/>
    <w:rsid w:val="00690BB9"/>
    <w:pPr>
      <w:spacing w:before="60" w:after="60" w:line="240" w:lineRule="atLeast"/>
      <w:ind w:right="115"/>
    </w:pPr>
    <w:rPr>
      <w:iCs/>
      <w:szCs w:val="20"/>
      <w:lang w:val="en-US" w:bidi="ar-SA"/>
    </w:rPr>
  </w:style>
  <w:style w:type="table" w:customStyle="1" w:styleId="TabelleLC">
    <w:name w:val="Tabelle_LC"/>
    <w:basedOn w:val="TableNormal"/>
    <w:rsid w:val="00201747"/>
    <w:pPr>
      <w:tabs>
        <w:tab w:val="left" w:pos="851"/>
        <w:tab w:val="left" w:pos="964"/>
      </w:tabs>
      <w:spacing w:line="240" w:lineRule="atLeast"/>
      <w:ind w:left="851"/>
    </w:pPr>
    <w:rPr>
      <w:rFonts w:ascii="Arial" w:hAnsi="Arial"/>
      <w:sz w:val="18"/>
      <w:lang w:val="de-CH" w:eastAsia="de-CH"/>
    </w:rPr>
    <w:tblPr>
      <w:tblInd w:w="113" w:type="dxa"/>
      <w:tblBorders>
        <w:top w:val="dotted" w:sz="4" w:space="0" w:color="333333"/>
        <w:left w:val="dotted" w:sz="4" w:space="0" w:color="333333"/>
        <w:bottom w:val="dotted" w:sz="4" w:space="0" w:color="333333"/>
        <w:right w:val="dotted" w:sz="4" w:space="0" w:color="333333"/>
        <w:insideH w:val="dotted" w:sz="4" w:space="0" w:color="333333"/>
        <w:insideV w:val="dotted" w:sz="4" w:space="0" w:color="333333"/>
      </w:tblBorders>
    </w:tblPr>
    <w:tcPr>
      <w:shd w:val="clear" w:color="auto" w:fill="auto"/>
      <w:vAlign w:val="center"/>
    </w:tcPr>
    <w:tblStylePr w:type="firstRow">
      <w:pPr>
        <w:wordWrap/>
        <w:spacing w:beforeLines="0" w:afterLines="0" w:line="240" w:lineRule="atLeast"/>
      </w:pPr>
      <w:rPr>
        <w:rFonts w:ascii="Arial" w:hAnsi="Arial"/>
        <w:b/>
        <w:i w:val="0"/>
        <w:caps w:val="0"/>
        <w:smallCaps w:val="0"/>
        <w:strike w:val="0"/>
        <w:dstrike w:val="0"/>
        <w:vanish w:val="0"/>
        <w:color w:val="auto"/>
        <w:sz w:val="1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top w:val="dotted" w:sz="4" w:space="0" w:color="auto"/>
          <w:left w:val="dotted" w:sz="4" w:space="0" w:color="auto"/>
          <w:bottom w:val="dotted" w:sz="4" w:space="0" w:color="auto"/>
          <w:right w:val="dotted" w:sz="4" w:space="0" w:color="auto"/>
          <w:insideH w:val="dotted" w:sz="4" w:space="0" w:color="auto"/>
          <w:insideV w:val="dotted" w:sz="4" w:space="0" w:color="auto"/>
        </w:tcBorders>
        <w:shd w:val="clear" w:color="auto" w:fill="0099CC"/>
      </w:tcPr>
    </w:tblStylePr>
  </w:style>
  <w:style w:type="table" w:customStyle="1" w:styleId="LCTabelle">
    <w:name w:val="LC_Tabelle"/>
    <w:basedOn w:val="TableNormal"/>
    <w:rsid w:val="00201747"/>
    <w:pPr>
      <w:tabs>
        <w:tab w:val="left" w:pos="964"/>
      </w:tabs>
      <w:ind w:left="851"/>
    </w:pPr>
    <w:rPr>
      <w:rFonts w:ascii="Arial" w:hAnsi="Arial"/>
      <w:sz w:val="18"/>
      <w:lang w:val="de-CH" w:eastAsia="de-CH"/>
    </w:rPr>
    <w:tblPr>
      <w:tblInd w:w="964"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cPr>
      <w:shd w:val="clear" w:color="auto" w:fill="auto"/>
      <w:vAlign w:val="center"/>
    </w:tcPr>
    <w:tblStylePr w:type="firstRow">
      <w:pPr>
        <w:wordWrap/>
        <w:spacing w:beforeLines="0" w:afterLines="0" w:line="240" w:lineRule="atLeast"/>
      </w:pPr>
      <w:rPr>
        <w:rFonts w:ascii="Arial" w:hAnsi="Arial"/>
        <w:b/>
        <w:i w:val="0"/>
        <w:color w:val="FFFFFF"/>
        <w:sz w:val="18"/>
      </w:rPr>
      <w:tblPr/>
      <w:tcPr>
        <w:tcBorders>
          <w:top w:val="dotted" w:sz="4" w:space="0" w:color="auto"/>
          <w:left w:val="dotted" w:sz="4" w:space="0" w:color="auto"/>
          <w:bottom w:val="dotted" w:sz="4" w:space="0" w:color="auto"/>
          <w:right w:val="dotted" w:sz="4" w:space="0" w:color="auto"/>
          <w:insideH w:val="dotted" w:sz="4" w:space="0" w:color="auto"/>
          <w:insideV w:val="dotted" w:sz="4" w:space="0" w:color="auto"/>
        </w:tcBorders>
        <w:shd w:val="clear" w:color="auto" w:fill="8AACD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81940">
      <w:bodyDiv w:val="1"/>
      <w:marLeft w:val="0"/>
      <w:marRight w:val="0"/>
      <w:marTop w:val="0"/>
      <w:marBottom w:val="0"/>
      <w:divBdr>
        <w:top w:val="none" w:sz="0" w:space="0" w:color="auto"/>
        <w:left w:val="none" w:sz="0" w:space="0" w:color="auto"/>
        <w:bottom w:val="none" w:sz="0" w:space="0" w:color="auto"/>
        <w:right w:val="none" w:sz="0" w:space="0" w:color="auto"/>
      </w:divBdr>
    </w:div>
    <w:div w:id="38863064">
      <w:bodyDiv w:val="1"/>
      <w:marLeft w:val="0"/>
      <w:marRight w:val="0"/>
      <w:marTop w:val="0"/>
      <w:marBottom w:val="0"/>
      <w:divBdr>
        <w:top w:val="none" w:sz="0" w:space="0" w:color="auto"/>
        <w:left w:val="none" w:sz="0" w:space="0" w:color="auto"/>
        <w:bottom w:val="none" w:sz="0" w:space="0" w:color="auto"/>
        <w:right w:val="none" w:sz="0" w:space="0" w:color="auto"/>
      </w:divBdr>
    </w:div>
    <w:div w:id="61947985">
      <w:bodyDiv w:val="1"/>
      <w:marLeft w:val="0"/>
      <w:marRight w:val="0"/>
      <w:marTop w:val="0"/>
      <w:marBottom w:val="0"/>
      <w:divBdr>
        <w:top w:val="none" w:sz="0" w:space="0" w:color="auto"/>
        <w:left w:val="none" w:sz="0" w:space="0" w:color="auto"/>
        <w:bottom w:val="none" w:sz="0" w:space="0" w:color="auto"/>
        <w:right w:val="none" w:sz="0" w:space="0" w:color="auto"/>
      </w:divBdr>
    </w:div>
    <w:div w:id="69159651">
      <w:bodyDiv w:val="1"/>
      <w:marLeft w:val="0"/>
      <w:marRight w:val="0"/>
      <w:marTop w:val="0"/>
      <w:marBottom w:val="0"/>
      <w:divBdr>
        <w:top w:val="none" w:sz="0" w:space="0" w:color="auto"/>
        <w:left w:val="none" w:sz="0" w:space="0" w:color="auto"/>
        <w:bottom w:val="none" w:sz="0" w:space="0" w:color="auto"/>
        <w:right w:val="none" w:sz="0" w:space="0" w:color="auto"/>
      </w:divBdr>
    </w:div>
    <w:div w:id="88936434">
      <w:bodyDiv w:val="1"/>
      <w:marLeft w:val="0"/>
      <w:marRight w:val="0"/>
      <w:marTop w:val="0"/>
      <w:marBottom w:val="0"/>
      <w:divBdr>
        <w:top w:val="none" w:sz="0" w:space="0" w:color="auto"/>
        <w:left w:val="none" w:sz="0" w:space="0" w:color="auto"/>
        <w:bottom w:val="none" w:sz="0" w:space="0" w:color="auto"/>
        <w:right w:val="none" w:sz="0" w:space="0" w:color="auto"/>
      </w:divBdr>
    </w:div>
    <w:div w:id="123164163">
      <w:bodyDiv w:val="1"/>
      <w:marLeft w:val="0"/>
      <w:marRight w:val="0"/>
      <w:marTop w:val="0"/>
      <w:marBottom w:val="0"/>
      <w:divBdr>
        <w:top w:val="none" w:sz="0" w:space="0" w:color="auto"/>
        <w:left w:val="none" w:sz="0" w:space="0" w:color="auto"/>
        <w:bottom w:val="none" w:sz="0" w:space="0" w:color="auto"/>
        <w:right w:val="none" w:sz="0" w:space="0" w:color="auto"/>
      </w:divBdr>
    </w:div>
    <w:div w:id="132873245">
      <w:bodyDiv w:val="1"/>
      <w:marLeft w:val="0"/>
      <w:marRight w:val="0"/>
      <w:marTop w:val="0"/>
      <w:marBottom w:val="0"/>
      <w:divBdr>
        <w:top w:val="none" w:sz="0" w:space="0" w:color="auto"/>
        <w:left w:val="none" w:sz="0" w:space="0" w:color="auto"/>
        <w:bottom w:val="none" w:sz="0" w:space="0" w:color="auto"/>
        <w:right w:val="none" w:sz="0" w:space="0" w:color="auto"/>
      </w:divBdr>
    </w:div>
    <w:div w:id="184754468">
      <w:bodyDiv w:val="1"/>
      <w:marLeft w:val="0"/>
      <w:marRight w:val="0"/>
      <w:marTop w:val="0"/>
      <w:marBottom w:val="0"/>
      <w:divBdr>
        <w:top w:val="none" w:sz="0" w:space="0" w:color="auto"/>
        <w:left w:val="none" w:sz="0" w:space="0" w:color="auto"/>
        <w:bottom w:val="none" w:sz="0" w:space="0" w:color="auto"/>
        <w:right w:val="none" w:sz="0" w:space="0" w:color="auto"/>
      </w:divBdr>
    </w:div>
    <w:div w:id="185675805">
      <w:bodyDiv w:val="1"/>
      <w:marLeft w:val="0"/>
      <w:marRight w:val="0"/>
      <w:marTop w:val="0"/>
      <w:marBottom w:val="0"/>
      <w:divBdr>
        <w:top w:val="none" w:sz="0" w:space="0" w:color="auto"/>
        <w:left w:val="none" w:sz="0" w:space="0" w:color="auto"/>
        <w:bottom w:val="none" w:sz="0" w:space="0" w:color="auto"/>
        <w:right w:val="none" w:sz="0" w:space="0" w:color="auto"/>
      </w:divBdr>
      <w:divsChild>
        <w:div w:id="597105920">
          <w:marLeft w:val="274"/>
          <w:marRight w:val="0"/>
          <w:marTop w:val="0"/>
          <w:marBottom w:val="0"/>
          <w:divBdr>
            <w:top w:val="none" w:sz="0" w:space="0" w:color="auto"/>
            <w:left w:val="none" w:sz="0" w:space="0" w:color="auto"/>
            <w:bottom w:val="none" w:sz="0" w:space="0" w:color="auto"/>
            <w:right w:val="none" w:sz="0" w:space="0" w:color="auto"/>
          </w:divBdr>
        </w:div>
        <w:div w:id="1533494502">
          <w:marLeft w:val="274"/>
          <w:marRight w:val="0"/>
          <w:marTop w:val="0"/>
          <w:marBottom w:val="0"/>
          <w:divBdr>
            <w:top w:val="none" w:sz="0" w:space="0" w:color="auto"/>
            <w:left w:val="none" w:sz="0" w:space="0" w:color="auto"/>
            <w:bottom w:val="none" w:sz="0" w:space="0" w:color="auto"/>
            <w:right w:val="none" w:sz="0" w:space="0" w:color="auto"/>
          </w:divBdr>
        </w:div>
        <w:div w:id="1796170324">
          <w:marLeft w:val="274"/>
          <w:marRight w:val="0"/>
          <w:marTop w:val="0"/>
          <w:marBottom w:val="0"/>
          <w:divBdr>
            <w:top w:val="none" w:sz="0" w:space="0" w:color="auto"/>
            <w:left w:val="none" w:sz="0" w:space="0" w:color="auto"/>
            <w:bottom w:val="none" w:sz="0" w:space="0" w:color="auto"/>
            <w:right w:val="none" w:sz="0" w:space="0" w:color="auto"/>
          </w:divBdr>
        </w:div>
        <w:div w:id="1892420821">
          <w:marLeft w:val="274"/>
          <w:marRight w:val="0"/>
          <w:marTop w:val="0"/>
          <w:marBottom w:val="0"/>
          <w:divBdr>
            <w:top w:val="none" w:sz="0" w:space="0" w:color="auto"/>
            <w:left w:val="none" w:sz="0" w:space="0" w:color="auto"/>
            <w:bottom w:val="none" w:sz="0" w:space="0" w:color="auto"/>
            <w:right w:val="none" w:sz="0" w:space="0" w:color="auto"/>
          </w:divBdr>
        </w:div>
        <w:div w:id="2058312404">
          <w:marLeft w:val="274"/>
          <w:marRight w:val="0"/>
          <w:marTop w:val="0"/>
          <w:marBottom w:val="0"/>
          <w:divBdr>
            <w:top w:val="none" w:sz="0" w:space="0" w:color="auto"/>
            <w:left w:val="none" w:sz="0" w:space="0" w:color="auto"/>
            <w:bottom w:val="none" w:sz="0" w:space="0" w:color="auto"/>
            <w:right w:val="none" w:sz="0" w:space="0" w:color="auto"/>
          </w:divBdr>
        </w:div>
        <w:div w:id="656962638">
          <w:marLeft w:val="274"/>
          <w:marRight w:val="0"/>
          <w:marTop w:val="0"/>
          <w:marBottom w:val="0"/>
          <w:divBdr>
            <w:top w:val="none" w:sz="0" w:space="0" w:color="auto"/>
            <w:left w:val="none" w:sz="0" w:space="0" w:color="auto"/>
            <w:bottom w:val="none" w:sz="0" w:space="0" w:color="auto"/>
            <w:right w:val="none" w:sz="0" w:space="0" w:color="auto"/>
          </w:divBdr>
        </w:div>
      </w:divsChild>
    </w:div>
    <w:div w:id="202788907">
      <w:bodyDiv w:val="1"/>
      <w:marLeft w:val="0"/>
      <w:marRight w:val="0"/>
      <w:marTop w:val="0"/>
      <w:marBottom w:val="0"/>
      <w:divBdr>
        <w:top w:val="none" w:sz="0" w:space="0" w:color="auto"/>
        <w:left w:val="none" w:sz="0" w:space="0" w:color="auto"/>
        <w:bottom w:val="none" w:sz="0" w:space="0" w:color="auto"/>
        <w:right w:val="none" w:sz="0" w:space="0" w:color="auto"/>
      </w:divBdr>
    </w:div>
    <w:div w:id="204028091">
      <w:bodyDiv w:val="1"/>
      <w:marLeft w:val="0"/>
      <w:marRight w:val="0"/>
      <w:marTop w:val="0"/>
      <w:marBottom w:val="0"/>
      <w:divBdr>
        <w:top w:val="none" w:sz="0" w:space="0" w:color="auto"/>
        <w:left w:val="none" w:sz="0" w:space="0" w:color="auto"/>
        <w:bottom w:val="none" w:sz="0" w:space="0" w:color="auto"/>
        <w:right w:val="none" w:sz="0" w:space="0" w:color="auto"/>
      </w:divBdr>
    </w:div>
    <w:div w:id="222569531">
      <w:bodyDiv w:val="1"/>
      <w:marLeft w:val="0"/>
      <w:marRight w:val="0"/>
      <w:marTop w:val="0"/>
      <w:marBottom w:val="0"/>
      <w:divBdr>
        <w:top w:val="none" w:sz="0" w:space="0" w:color="auto"/>
        <w:left w:val="none" w:sz="0" w:space="0" w:color="auto"/>
        <w:bottom w:val="none" w:sz="0" w:space="0" w:color="auto"/>
        <w:right w:val="none" w:sz="0" w:space="0" w:color="auto"/>
      </w:divBdr>
    </w:div>
    <w:div w:id="244414962">
      <w:bodyDiv w:val="1"/>
      <w:marLeft w:val="0"/>
      <w:marRight w:val="0"/>
      <w:marTop w:val="0"/>
      <w:marBottom w:val="0"/>
      <w:divBdr>
        <w:top w:val="none" w:sz="0" w:space="0" w:color="auto"/>
        <w:left w:val="none" w:sz="0" w:space="0" w:color="auto"/>
        <w:bottom w:val="none" w:sz="0" w:space="0" w:color="auto"/>
        <w:right w:val="none" w:sz="0" w:space="0" w:color="auto"/>
      </w:divBdr>
    </w:div>
    <w:div w:id="323511143">
      <w:bodyDiv w:val="1"/>
      <w:marLeft w:val="0"/>
      <w:marRight w:val="0"/>
      <w:marTop w:val="0"/>
      <w:marBottom w:val="0"/>
      <w:divBdr>
        <w:top w:val="none" w:sz="0" w:space="0" w:color="auto"/>
        <w:left w:val="none" w:sz="0" w:space="0" w:color="auto"/>
        <w:bottom w:val="none" w:sz="0" w:space="0" w:color="auto"/>
        <w:right w:val="none" w:sz="0" w:space="0" w:color="auto"/>
      </w:divBdr>
    </w:div>
    <w:div w:id="343483827">
      <w:bodyDiv w:val="1"/>
      <w:marLeft w:val="0"/>
      <w:marRight w:val="0"/>
      <w:marTop w:val="0"/>
      <w:marBottom w:val="0"/>
      <w:divBdr>
        <w:top w:val="none" w:sz="0" w:space="0" w:color="auto"/>
        <w:left w:val="none" w:sz="0" w:space="0" w:color="auto"/>
        <w:bottom w:val="none" w:sz="0" w:space="0" w:color="auto"/>
        <w:right w:val="none" w:sz="0" w:space="0" w:color="auto"/>
      </w:divBdr>
    </w:div>
    <w:div w:id="359861587">
      <w:bodyDiv w:val="1"/>
      <w:marLeft w:val="0"/>
      <w:marRight w:val="0"/>
      <w:marTop w:val="0"/>
      <w:marBottom w:val="0"/>
      <w:divBdr>
        <w:top w:val="none" w:sz="0" w:space="0" w:color="auto"/>
        <w:left w:val="none" w:sz="0" w:space="0" w:color="auto"/>
        <w:bottom w:val="none" w:sz="0" w:space="0" w:color="auto"/>
        <w:right w:val="none" w:sz="0" w:space="0" w:color="auto"/>
      </w:divBdr>
    </w:div>
    <w:div w:id="402024027">
      <w:bodyDiv w:val="1"/>
      <w:marLeft w:val="0"/>
      <w:marRight w:val="0"/>
      <w:marTop w:val="0"/>
      <w:marBottom w:val="0"/>
      <w:divBdr>
        <w:top w:val="none" w:sz="0" w:space="0" w:color="auto"/>
        <w:left w:val="none" w:sz="0" w:space="0" w:color="auto"/>
        <w:bottom w:val="none" w:sz="0" w:space="0" w:color="auto"/>
        <w:right w:val="none" w:sz="0" w:space="0" w:color="auto"/>
      </w:divBdr>
      <w:divsChild>
        <w:div w:id="1342126992">
          <w:marLeft w:val="403"/>
          <w:marRight w:val="0"/>
          <w:marTop w:val="0"/>
          <w:marBottom w:val="0"/>
          <w:divBdr>
            <w:top w:val="none" w:sz="0" w:space="0" w:color="auto"/>
            <w:left w:val="none" w:sz="0" w:space="0" w:color="auto"/>
            <w:bottom w:val="none" w:sz="0" w:space="0" w:color="auto"/>
            <w:right w:val="none" w:sz="0" w:space="0" w:color="auto"/>
          </w:divBdr>
        </w:div>
      </w:divsChild>
    </w:div>
    <w:div w:id="460343397">
      <w:bodyDiv w:val="1"/>
      <w:marLeft w:val="0"/>
      <w:marRight w:val="0"/>
      <w:marTop w:val="0"/>
      <w:marBottom w:val="0"/>
      <w:divBdr>
        <w:top w:val="none" w:sz="0" w:space="0" w:color="auto"/>
        <w:left w:val="none" w:sz="0" w:space="0" w:color="auto"/>
        <w:bottom w:val="none" w:sz="0" w:space="0" w:color="auto"/>
        <w:right w:val="none" w:sz="0" w:space="0" w:color="auto"/>
      </w:divBdr>
      <w:divsChild>
        <w:div w:id="1559976657">
          <w:marLeft w:val="274"/>
          <w:marRight w:val="0"/>
          <w:marTop w:val="0"/>
          <w:marBottom w:val="0"/>
          <w:divBdr>
            <w:top w:val="none" w:sz="0" w:space="0" w:color="auto"/>
            <w:left w:val="none" w:sz="0" w:space="0" w:color="auto"/>
            <w:bottom w:val="none" w:sz="0" w:space="0" w:color="auto"/>
            <w:right w:val="none" w:sz="0" w:space="0" w:color="auto"/>
          </w:divBdr>
        </w:div>
      </w:divsChild>
    </w:div>
    <w:div w:id="460463439">
      <w:bodyDiv w:val="1"/>
      <w:marLeft w:val="0"/>
      <w:marRight w:val="0"/>
      <w:marTop w:val="0"/>
      <w:marBottom w:val="0"/>
      <w:divBdr>
        <w:top w:val="none" w:sz="0" w:space="0" w:color="auto"/>
        <w:left w:val="none" w:sz="0" w:space="0" w:color="auto"/>
        <w:bottom w:val="none" w:sz="0" w:space="0" w:color="auto"/>
        <w:right w:val="none" w:sz="0" w:space="0" w:color="auto"/>
      </w:divBdr>
    </w:div>
    <w:div w:id="468060347">
      <w:bodyDiv w:val="1"/>
      <w:marLeft w:val="0"/>
      <w:marRight w:val="0"/>
      <w:marTop w:val="0"/>
      <w:marBottom w:val="0"/>
      <w:divBdr>
        <w:top w:val="none" w:sz="0" w:space="0" w:color="auto"/>
        <w:left w:val="none" w:sz="0" w:space="0" w:color="auto"/>
        <w:bottom w:val="none" w:sz="0" w:space="0" w:color="auto"/>
        <w:right w:val="none" w:sz="0" w:space="0" w:color="auto"/>
      </w:divBdr>
    </w:div>
    <w:div w:id="493421075">
      <w:bodyDiv w:val="1"/>
      <w:marLeft w:val="0"/>
      <w:marRight w:val="0"/>
      <w:marTop w:val="0"/>
      <w:marBottom w:val="0"/>
      <w:divBdr>
        <w:top w:val="none" w:sz="0" w:space="0" w:color="auto"/>
        <w:left w:val="none" w:sz="0" w:space="0" w:color="auto"/>
        <w:bottom w:val="none" w:sz="0" w:space="0" w:color="auto"/>
        <w:right w:val="none" w:sz="0" w:space="0" w:color="auto"/>
      </w:divBdr>
    </w:div>
    <w:div w:id="500239059">
      <w:bodyDiv w:val="1"/>
      <w:marLeft w:val="0"/>
      <w:marRight w:val="0"/>
      <w:marTop w:val="0"/>
      <w:marBottom w:val="0"/>
      <w:divBdr>
        <w:top w:val="none" w:sz="0" w:space="0" w:color="auto"/>
        <w:left w:val="none" w:sz="0" w:space="0" w:color="auto"/>
        <w:bottom w:val="none" w:sz="0" w:space="0" w:color="auto"/>
        <w:right w:val="none" w:sz="0" w:space="0" w:color="auto"/>
      </w:divBdr>
    </w:div>
    <w:div w:id="505749941">
      <w:bodyDiv w:val="1"/>
      <w:marLeft w:val="0"/>
      <w:marRight w:val="0"/>
      <w:marTop w:val="0"/>
      <w:marBottom w:val="0"/>
      <w:divBdr>
        <w:top w:val="none" w:sz="0" w:space="0" w:color="auto"/>
        <w:left w:val="none" w:sz="0" w:space="0" w:color="auto"/>
        <w:bottom w:val="none" w:sz="0" w:space="0" w:color="auto"/>
        <w:right w:val="none" w:sz="0" w:space="0" w:color="auto"/>
      </w:divBdr>
    </w:div>
    <w:div w:id="522020124">
      <w:bodyDiv w:val="1"/>
      <w:marLeft w:val="0"/>
      <w:marRight w:val="0"/>
      <w:marTop w:val="0"/>
      <w:marBottom w:val="0"/>
      <w:divBdr>
        <w:top w:val="none" w:sz="0" w:space="0" w:color="auto"/>
        <w:left w:val="none" w:sz="0" w:space="0" w:color="auto"/>
        <w:bottom w:val="none" w:sz="0" w:space="0" w:color="auto"/>
        <w:right w:val="none" w:sz="0" w:space="0" w:color="auto"/>
      </w:divBdr>
    </w:div>
    <w:div w:id="567768843">
      <w:bodyDiv w:val="1"/>
      <w:marLeft w:val="0"/>
      <w:marRight w:val="0"/>
      <w:marTop w:val="0"/>
      <w:marBottom w:val="0"/>
      <w:divBdr>
        <w:top w:val="none" w:sz="0" w:space="0" w:color="auto"/>
        <w:left w:val="none" w:sz="0" w:space="0" w:color="auto"/>
        <w:bottom w:val="none" w:sz="0" w:space="0" w:color="auto"/>
        <w:right w:val="none" w:sz="0" w:space="0" w:color="auto"/>
      </w:divBdr>
      <w:divsChild>
        <w:div w:id="535896407">
          <w:marLeft w:val="274"/>
          <w:marRight w:val="0"/>
          <w:marTop w:val="0"/>
          <w:marBottom w:val="0"/>
          <w:divBdr>
            <w:top w:val="none" w:sz="0" w:space="0" w:color="auto"/>
            <w:left w:val="none" w:sz="0" w:space="0" w:color="auto"/>
            <w:bottom w:val="none" w:sz="0" w:space="0" w:color="auto"/>
            <w:right w:val="none" w:sz="0" w:space="0" w:color="auto"/>
          </w:divBdr>
        </w:div>
      </w:divsChild>
    </w:div>
    <w:div w:id="609556075">
      <w:bodyDiv w:val="1"/>
      <w:marLeft w:val="0"/>
      <w:marRight w:val="0"/>
      <w:marTop w:val="0"/>
      <w:marBottom w:val="0"/>
      <w:divBdr>
        <w:top w:val="none" w:sz="0" w:space="0" w:color="auto"/>
        <w:left w:val="none" w:sz="0" w:space="0" w:color="auto"/>
        <w:bottom w:val="none" w:sz="0" w:space="0" w:color="auto"/>
        <w:right w:val="none" w:sz="0" w:space="0" w:color="auto"/>
      </w:divBdr>
      <w:divsChild>
        <w:div w:id="92022457">
          <w:marLeft w:val="1267"/>
          <w:marRight w:val="0"/>
          <w:marTop w:val="120"/>
          <w:marBottom w:val="0"/>
          <w:divBdr>
            <w:top w:val="none" w:sz="0" w:space="0" w:color="auto"/>
            <w:left w:val="none" w:sz="0" w:space="0" w:color="auto"/>
            <w:bottom w:val="none" w:sz="0" w:space="0" w:color="auto"/>
            <w:right w:val="none" w:sz="0" w:space="0" w:color="auto"/>
          </w:divBdr>
        </w:div>
        <w:div w:id="147550985">
          <w:marLeft w:val="1267"/>
          <w:marRight w:val="0"/>
          <w:marTop w:val="120"/>
          <w:marBottom w:val="0"/>
          <w:divBdr>
            <w:top w:val="none" w:sz="0" w:space="0" w:color="auto"/>
            <w:left w:val="none" w:sz="0" w:space="0" w:color="auto"/>
            <w:bottom w:val="none" w:sz="0" w:space="0" w:color="auto"/>
            <w:right w:val="none" w:sz="0" w:space="0" w:color="auto"/>
          </w:divBdr>
        </w:div>
        <w:div w:id="1098326548">
          <w:marLeft w:val="1987"/>
          <w:marRight w:val="0"/>
          <w:marTop w:val="120"/>
          <w:marBottom w:val="0"/>
          <w:divBdr>
            <w:top w:val="none" w:sz="0" w:space="0" w:color="auto"/>
            <w:left w:val="none" w:sz="0" w:space="0" w:color="auto"/>
            <w:bottom w:val="none" w:sz="0" w:space="0" w:color="auto"/>
            <w:right w:val="none" w:sz="0" w:space="0" w:color="auto"/>
          </w:divBdr>
        </w:div>
        <w:div w:id="1152134396">
          <w:marLeft w:val="1987"/>
          <w:marRight w:val="0"/>
          <w:marTop w:val="120"/>
          <w:marBottom w:val="0"/>
          <w:divBdr>
            <w:top w:val="none" w:sz="0" w:space="0" w:color="auto"/>
            <w:left w:val="none" w:sz="0" w:space="0" w:color="auto"/>
            <w:bottom w:val="none" w:sz="0" w:space="0" w:color="auto"/>
            <w:right w:val="none" w:sz="0" w:space="0" w:color="auto"/>
          </w:divBdr>
        </w:div>
        <w:div w:id="2064021236">
          <w:marLeft w:val="547"/>
          <w:marRight w:val="0"/>
          <w:marTop w:val="120"/>
          <w:marBottom w:val="0"/>
          <w:divBdr>
            <w:top w:val="none" w:sz="0" w:space="0" w:color="auto"/>
            <w:left w:val="none" w:sz="0" w:space="0" w:color="auto"/>
            <w:bottom w:val="none" w:sz="0" w:space="0" w:color="auto"/>
            <w:right w:val="none" w:sz="0" w:space="0" w:color="auto"/>
          </w:divBdr>
        </w:div>
      </w:divsChild>
    </w:div>
    <w:div w:id="638802370">
      <w:bodyDiv w:val="1"/>
      <w:marLeft w:val="0"/>
      <w:marRight w:val="0"/>
      <w:marTop w:val="0"/>
      <w:marBottom w:val="0"/>
      <w:divBdr>
        <w:top w:val="none" w:sz="0" w:space="0" w:color="auto"/>
        <w:left w:val="none" w:sz="0" w:space="0" w:color="auto"/>
        <w:bottom w:val="none" w:sz="0" w:space="0" w:color="auto"/>
        <w:right w:val="none" w:sz="0" w:space="0" w:color="auto"/>
      </w:divBdr>
    </w:div>
    <w:div w:id="666590826">
      <w:bodyDiv w:val="1"/>
      <w:marLeft w:val="0"/>
      <w:marRight w:val="0"/>
      <w:marTop w:val="0"/>
      <w:marBottom w:val="0"/>
      <w:divBdr>
        <w:top w:val="none" w:sz="0" w:space="0" w:color="auto"/>
        <w:left w:val="none" w:sz="0" w:space="0" w:color="auto"/>
        <w:bottom w:val="none" w:sz="0" w:space="0" w:color="auto"/>
        <w:right w:val="none" w:sz="0" w:space="0" w:color="auto"/>
      </w:divBdr>
    </w:div>
    <w:div w:id="706300258">
      <w:bodyDiv w:val="1"/>
      <w:marLeft w:val="0"/>
      <w:marRight w:val="0"/>
      <w:marTop w:val="0"/>
      <w:marBottom w:val="0"/>
      <w:divBdr>
        <w:top w:val="none" w:sz="0" w:space="0" w:color="auto"/>
        <w:left w:val="none" w:sz="0" w:space="0" w:color="auto"/>
        <w:bottom w:val="none" w:sz="0" w:space="0" w:color="auto"/>
        <w:right w:val="none" w:sz="0" w:space="0" w:color="auto"/>
      </w:divBdr>
    </w:div>
    <w:div w:id="722556558">
      <w:bodyDiv w:val="1"/>
      <w:marLeft w:val="0"/>
      <w:marRight w:val="0"/>
      <w:marTop w:val="0"/>
      <w:marBottom w:val="0"/>
      <w:divBdr>
        <w:top w:val="none" w:sz="0" w:space="0" w:color="auto"/>
        <w:left w:val="none" w:sz="0" w:space="0" w:color="auto"/>
        <w:bottom w:val="none" w:sz="0" w:space="0" w:color="auto"/>
        <w:right w:val="none" w:sz="0" w:space="0" w:color="auto"/>
      </w:divBdr>
    </w:div>
    <w:div w:id="757410452">
      <w:bodyDiv w:val="1"/>
      <w:marLeft w:val="0"/>
      <w:marRight w:val="0"/>
      <w:marTop w:val="0"/>
      <w:marBottom w:val="0"/>
      <w:divBdr>
        <w:top w:val="none" w:sz="0" w:space="0" w:color="auto"/>
        <w:left w:val="none" w:sz="0" w:space="0" w:color="auto"/>
        <w:bottom w:val="none" w:sz="0" w:space="0" w:color="auto"/>
        <w:right w:val="none" w:sz="0" w:space="0" w:color="auto"/>
      </w:divBdr>
    </w:div>
    <w:div w:id="767500611">
      <w:bodyDiv w:val="1"/>
      <w:marLeft w:val="0"/>
      <w:marRight w:val="0"/>
      <w:marTop w:val="0"/>
      <w:marBottom w:val="0"/>
      <w:divBdr>
        <w:top w:val="none" w:sz="0" w:space="0" w:color="auto"/>
        <w:left w:val="none" w:sz="0" w:space="0" w:color="auto"/>
        <w:bottom w:val="none" w:sz="0" w:space="0" w:color="auto"/>
        <w:right w:val="none" w:sz="0" w:space="0" w:color="auto"/>
      </w:divBdr>
    </w:div>
    <w:div w:id="794904393">
      <w:bodyDiv w:val="1"/>
      <w:marLeft w:val="0"/>
      <w:marRight w:val="0"/>
      <w:marTop w:val="0"/>
      <w:marBottom w:val="0"/>
      <w:divBdr>
        <w:top w:val="none" w:sz="0" w:space="0" w:color="auto"/>
        <w:left w:val="none" w:sz="0" w:space="0" w:color="auto"/>
        <w:bottom w:val="none" w:sz="0" w:space="0" w:color="auto"/>
        <w:right w:val="none" w:sz="0" w:space="0" w:color="auto"/>
      </w:divBdr>
    </w:div>
    <w:div w:id="836075247">
      <w:bodyDiv w:val="1"/>
      <w:marLeft w:val="0"/>
      <w:marRight w:val="0"/>
      <w:marTop w:val="0"/>
      <w:marBottom w:val="0"/>
      <w:divBdr>
        <w:top w:val="none" w:sz="0" w:space="0" w:color="auto"/>
        <w:left w:val="none" w:sz="0" w:space="0" w:color="auto"/>
        <w:bottom w:val="none" w:sz="0" w:space="0" w:color="auto"/>
        <w:right w:val="none" w:sz="0" w:space="0" w:color="auto"/>
      </w:divBdr>
    </w:div>
    <w:div w:id="858471430">
      <w:bodyDiv w:val="1"/>
      <w:marLeft w:val="0"/>
      <w:marRight w:val="0"/>
      <w:marTop w:val="0"/>
      <w:marBottom w:val="0"/>
      <w:divBdr>
        <w:top w:val="none" w:sz="0" w:space="0" w:color="auto"/>
        <w:left w:val="none" w:sz="0" w:space="0" w:color="auto"/>
        <w:bottom w:val="none" w:sz="0" w:space="0" w:color="auto"/>
        <w:right w:val="none" w:sz="0" w:space="0" w:color="auto"/>
      </w:divBdr>
    </w:div>
    <w:div w:id="881018860">
      <w:bodyDiv w:val="1"/>
      <w:marLeft w:val="0"/>
      <w:marRight w:val="0"/>
      <w:marTop w:val="0"/>
      <w:marBottom w:val="0"/>
      <w:divBdr>
        <w:top w:val="none" w:sz="0" w:space="0" w:color="auto"/>
        <w:left w:val="none" w:sz="0" w:space="0" w:color="auto"/>
        <w:bottom w:val="none" w:sz="0" w:space="0" w:color="auto"/>
        <w:right w:val="none" w:sz="0" w:space="0" w:color="auto"/>
      </w:divBdr>
    </w:div>
    <w:div w:id="900477870">
      <w:bodyDiv w:val="1"/>
      <w:marLeft w:val="0"/>
      <w:marRight w:val="0"/>
      <w:marTop w:val="0"/>
      <w:marBottom w:val="0"/>
      <w:divBdr>
        <w:top w:val="none" w:sz="0" w:space="0" w:color="auto"/>
        <w:left w:val="none" w:sz="0" w:space="0" w:color="auto"/>
        <w:bottom w:val="none" w:sz="0" w:space="0" w:color="auto"/>
        <w:right w:val="none" w:sz="0" w:space="0" w:color="auto"/>
      </w:divBdr>
    </w:div>
    <w:div w:id="909316332">
      <w:bodyDiv w:val="1"/>
      <w:marLeft w:val="0"/>
      <w:marRight w:val="0"/>
      <w:marTop w:val="0"/>
      <w:marBottom w:val="0"/>
      <w:divBdr>
        <w:top w:val="none" w:sz="0" w:space="0" w:color="auto"/>
        <w:left w:val="none" w:sz="0" w:space="0" w:color="auto"/>
        <w:bottom w:val="none" w:sz="0" w:space="0" w:color="auto"/>
        <w:right w:val="none" w:sz="0" w:space="0" w:color="auto"/>
      </w:divBdr>
      <w:divsChild>
        <w:div w:id="235751729">
          <w:marLeft w:val="403"/>
          <w:marRight w:val="0"/>
          <w:marTop w:val="0"/>
          <w:marBottom w:val="0"/>
          <w:divBdr>
            <w:top w:val="none" w:sz="0" w:space="0" w:color="auto"/>
            <w:left w:val="none" w:sz="0" w:space="0" w:color="auto"/>
            <w:bottom w:val="none" w:sz="0" w:space="0" w:color="auto"/>
            <w:right w:val="none" w:sz="0" w:space="0" w:color="auto"/>
          </w:divBdr>
        </w:div>
        <w:div w:id="401562900">
          <w:marLeft w:val="403"/>
          <w:marRight w:val="0"/>
          <w:marTop w:val="0"/>
          <w:marBottom w:val="0"/>
          <w:divBdr>
            <w:top w:val="none" w:sz="0" w:space="0" w:color="auto"/>
            <w:left w:val="none" w:sz="0" w:space="0" w:color="auto"/>
            <w:bottom w:val="none" w:sz="0" w:space="0" w:color="auto"/>
            <w:right w:val="none" w:sz="0" w:space="0" w:color="auto"/>
          </w:divBdr>
        </w:div>
        <w:div w:id="487943860">
          <w:marLeft w:val="403"/>
          <w:marRight w:val="0"/>
          <w:marTop w:val="0"/>
          <w:marBottom w:val="0"/>
          <w:divBdr>
            <w:top w:val="none" w:sz="0" w:space="0" w:color="auto"/>
            <w:left w:val="none" w:sz="0" w:space="0" w:color="auto"/>
            <w:bottom w:val="none" w:sz="0" w:space="0" w:color="auto"/>
            <w:right w:val="none" w:sz="0" w:space="0" w:color="auto"/>
          </w:divBdr>
        </w:div>
        <w:div w:id="700933551">
          <w:marLeft w:val="403"/>
          <w:marRight w:val="0"/>
          <w:marTop w:val="0"/>
          <w:marBottom w:val="0"/>
          <w:divBdr>
            <w:top w:val="none" w:sz="0" w:space="0" w:color="auto"/>
            <w:left w:val="none" w:sz="0" w:space="0" w:color="auto"/>
            <w:bottom w:val="none" w:sz="0" w:space="0" w:color="auto"/>
            <w:right w:val="none" w:sz="0" w:space="0" w:color="auto"/>
          </w:divBdr>
        </w:div>
        <w:div w:id="727415028">
          <w:marLeft w:val="403"/>
          <w:marRight w:val="0"/>
          <w:marTop w:val="0"/>
          <w:marBottom w:val="0"/>
          <w:divBdr>
            <w:top w:val="none" w:sz="0" w:space="0" w:color="auto"/>
            <w:left w:val="none" w:sz="0" w:space="0" w:color="auto"/>
            <w:bottom w:val="none" w:sz="0" w:space="0" w:color="auto"/>
            <w:right w:val="none" w:sz="0" w:space="0" w:color="auto"/>
          </w:divBdr>
        </w:div>
        <w:div w:id="1084255496">
          <w:marLeft w:val="403"/>
          <w:marRight w:val="0"/>
          <w:marTop w:val="0"/>
          <w:marBottom w:val="0"/>
          <w:divBdr>
            <w:top w:val="none" w:sz="0" w:space="0" w:color="auto"/>
            <w:left w:val="none" w:sz="0" w:space="0" w:color="auto"/>
            <w:bottom w:val="none" w:sz="0" w:space="0" w:color="auto"/>
            <w:right w:val="none" w:sz="0" w:space="0" w:color="auto"/>
          </w:divBdr>
        </w:div>
        <w:div w:id="1117988455">
          <w:marLeft w:val="403"/>
          <w:marRight w:val="0"/>
          <w:marTop w:val="0"/>
          <w:marBottom w:val="0"/>
          <w:divBdr>
            <w:top w:val="none" w:sz="0" w:space="0" w:color="auto"/>
            <w:left w:val="none" w:sz="0" w:space="0" w:color="auto"/>
            <w:bottom w:val="none" w:sz="0" w:space="0" w:color="auto"/>
            <w:right w:val="none" w:sz="0" w:space="0" w:color="auto"/>
          </w:divBdr>
        </w:div>
        <w:div w:id="1245339595">
          <w:marLeft w:val="403"/>
          <w:marRight w:val="0"/>
          <w:marTop w:val="0"/>
          <w:marBottom w:val="0"/>
          <w:divBdr>
            <w:top w:val="none" w:sz="0" w:space="0" w:color="auto"/>
            <w:left w:val="none" w:sz="0" w:space="0" w:color="auto"/>
            <w:bottom w:val="none" w:sz="0" w:space="0" w:color="auto"/>
            <w:right w:val="none" w:sz="0" w:space="0" w:color="auto"/>
          </w:divBdr>
        </w:div>
        <w:div w:id="1495409830">
          <w:marLeft w:val="403"/>
          <w:marRight w:val="0"/>
          <w:marTop w:val="0"/>
          <w:marBottom w:val="0"/>
          <w:divBdr>
            <w:top w:val="none" w:sz="0" w:space="0" w:color="auto"/>
            <w:left w:val="none" w:sz="0" w:space="0" w:color="auto"/>
            <w:bottom w:val="none" w:sz="0" w:space="0" w:color="auto"/>
            <w:right w:val="none" w:sz="0" w:space="0" w:color="auto"/>
          </w:divBdr>
        </w:div>
        <w:div w:id="1604917578">
          <w:marLeft w:val="403"/>
          <w:marRight w:val="0"/>
          <w:marTop w:val="0"/>
          <w:marBottom w:val="0"/>
          <w:divBdr>
            <w:top w:val="none" w:sz="0" w:space="0" w:color="auto"/>
            <w:left w:val="none" w:sz="0" w:space="0" w:color="auto"/>
            <w:bottom w:val="none" w:sz="0" w:space="0" w:color="auto"/>
            <w:right w:val="none" w:sz="0" w:space="0" w:color="auto"/>
          </w:divBdr>
        </w:div>
        <w:div w:id="1638953136">
          <w:marLeft w:val="403"/>
          <w:marRight w:val="0"/>
          <w:marTop w:val="0"/>
          <w:marBottom w:val="0"/>
          <w:divBdr>
            <w:top w:val="none" w:sz="0" w:space="0" w:color="auto"/>
            <w:left w:val="none" w:sz="0" w:space="0" w:color="auto"/>
            <w:bottom w:val="none" w:sz="0" w:space="0" w:color="auto"/>
            <w:right w:val="none" w:sz="0" w:space="0" w:color="auto"/>
          </w:divBdr>
        </w:div>
        <w:div w:id="1661155559">
          <w:marLeft w:val="403"/>
          <w:marRight w:val="0"/>
          <w:marTop w:val="0"/>
          <w:marBottom w:val="0"/>
          <w:divBdr>
            <w:top w:val="none" w:sz="0" w:space="0" w:color="auto"/>
            <w:left w:val="none" w:sz="0" w:space="0" w:color="auto"/>
            <w:bottom w:val="none" w:sz="0" w:space="0" w:color="auto"/>
            <w:right w:val="none" w:sz="0" w:space="0" w:color="auto"/>
          </w:divBdr>
        </w:div>
        <w:div w:id="1685326242">
          <w:marLeft w:val="403"/>
          <w:marRight w:val="0"/>
          <w:marTop w:val="0"/>
          <w:marBottom w:val="0"/>
          <w:divBdr>
            <w:top w:val="none" w:sz="0" w:space="0" w:color="auto"/>
            <w:left w:val="none" w:sz="0" w:space="0" w:color="auto"/>
            <w:bottom w:val="none" w:sz="0" w:space="0" w:color="auto"/>
            <w:right w:val="none" w:sz="0" w:space="0" w:color="auto"/>
          </w:divBdr>
        </w:div>
        <w:div w:id="1727987726">
          <w:marLeft w:val="403"/>
          <w:marRight w:val="0"/>
          <w:marTop w:val="0"/>
          <w:marBottom w:val="0"/>
          <w:divBdr>
            <w:top w:val="none" w:sz="0" w:space="0" w:color="auto"/>
            <w:left w:val="none" w:sz="0" w:space="0" w:color="auto"/>
            <w:bottom w:val="none" w:sz="0" w:space="0" w:color="auto"/>
            <w:right w:val="none" w:sz="0" w:space="0" w:color="auto"/>
          </w:divBdr>
        </w:div>
        <w:div w:id="1753548290">
          <w:marLeft w:val="403"/>
          <w:marRight w:val="0"/>
          <w:marTop w:val="0"/>
          <w:marBottom w:val="0"/>
          <w:divBdr>
            <w:top w:val="none" w:sz="0" w:space="0" w:color="auto"/>
            <w:left w:val="none" w:sz="0" w:space="0" w:color="auto"/>
            <w:bottom w:val="none" w:sz="0" w:space="0" w:color="auto"/>
            <w:right w:val="none" w:sz="0" w:space="0" w:color="auto"/>
          </w:divBdr>
        </w:div>
      </w:divsChild>
    </w:div>
    <w:div w:id="910386069">
      <w:bodyDiv w:val="1"/>
      <w:marLeft w:val="0"/>
      <w:marRight w:val="0"/>
      <w:marTop w:val="0"/>
      <w:marBottom w:val="0"/>
      <w:divBdr>
        <w:top w:val="none" w:sz="0" w:space="0" w:color="auto"/>
        <w:left w:val="none" w:sz="0" w:space="0" w:color="auto"/>
        <w:bottom w:val="none" w:sz="0" w:space="0" w:color="auto"/>
        <w:right w:val="none" w:sz="0" w:space="0" w:color="auto"/>
      </w:divBdr>
    </w:div>
    <w:div w:id="926769786">
      <w:bodyDiv w:val="1"/>
      <w:marLeft w:val="0"/>
      <w:marRight w:val="0"/>
      <w:marTop w:val="0"/>
      <w:marBottom w:val="0"/>
      <w:divBdr>
        <w:top w:val="none" w:sz="0" w:space="0" w:color="auto"/>
        <w:left w:val="none" w:sz="0" w:space="0" w:color="auto"/>
        <w:bottom w:val="none" w:sz="0" w:space="0" w:color="auto"/>
        <w:right w:val="none" w:sz="0" w:space="0" w:color="auto"/>
      </w:divBdr>
    </w:div>
    <w:div w:id="937834282">
      <w:bodyDiv w:val="1"/>
      <w:marLeft w:val="0"/>
      <w:marRight w:val="0"/>
      <w:marTop w:val="0"/>
      <w:marBottom w:val="0"/>
      <w:divBdr>
        <w:top w:val="none" w:sz="0" w:space="0" w:color="auto"/>
        <w:left w:val="none" w:sz="0" w:space="0" w:color="auto"/>
        <w:bottom w:val="none" w:sz="0" w:space="0" w:color="auto"/>
        <w:right w:val="none" w:sz="0" w:space="0" w:color="auto"/>
      </w:divBdr>
    </w:div>
    <w:div w:id="943807358">
      <w:bodyDiv w:val="1"/>
      <w:marLeft w:val="0"/>
      <w:marRight w:val="0"/>
      <w:marTop w:val="0"/>
      <w:marBottom w:val="0"/>
      <w:divBdr>
        <w:top w:val="none" w:sz="0" w:space="0" w:color="auto"/>
        <w:left w:val="none" w:sz="0" w:space="0" w:color="auto"/>
        <w:bottom w:val="none" w:sz="0" w:space="0" w:color="auto"/>
        <w:right w:val="none" w:sz="0" w:space="0" w:color="auto"/>
      </w:divBdr>
    </w:div>
    <w:div w:id="954293302">
      <w:bodyDiv w:val="1"/>
      <w:marLeft w:val="0"/>
      <w:marRight w:val="0"/>
      <w:marTop w:val="0"/>
      <w:marBottom w:val="0"/>
      <w:divBdr>
        <w:top w:val="none" w:sz="0" w:space="0" w:color="auto"/>
        <w:left w:val="none" w:sz="0" w:space="0" w:color="auto"/>
        <w:bottom w:val="none" w:sz="0" w:space="0" w:color="auto"/>
        <w:right w:val="none" w:sz="0" w:space="0" w:color="auto"/>
      </w:divBdr>
    </w:div>
    <w:div w:id="961955008">
      <w:bodyDiv w:val="1"/>
      <w:marLeft w:val="0"/>
      <w:marRight w:val="0"/>
      <w:marTop w:val="0"/>
      <w:marBottom w:val="0"/>
      <w:divBdr>
        <w:top w:val="none" w:sz="0" w:space="0" w:color="auto"/>
        <w:left w:val="none" w:sz="0" w:space="0" w:color="auto"/>
        <w:bottom w:val="none" w:sz="0" w:space="0" w:color="auto"/>
        <w:right w:val="none" w:sz="0" w:space="0" w:color="auto"/>
      </w:divBdr>
      <w:divsChild>
        <w:div w:id="1226572900">
          <w:marLeft w:val="0"/>
          <w:marRight w:val="0"/>
          <w:marTop w:val="0"/>
          <w:marBottom w:val="0"/>
          <w:divBdr>
            <w:top w:val="none" w:sz="0" w:space="0" w:color="auto"/>
            <w:left w:val="none" w:sz="0" w:space="0" w:color="auto"/>
            <w:bottom w:val="none" w:sz="0" w:space="0" w:color="auto"/>
            <w:right w:val="none" w:sz="0" w:space="0" w:color="auto"/>
          </w:divBdr>
        </w:div>
        <w:div w:id="1836532442">
          <w:marLeft w:val="0"/>
          <w:marRight w:val="0"/>
          <w:marTop w:val="0"/>
          <w:marBottom w:val="0"/>
          <w:divBdr>
            <w:top w:val="none" w:sz="0" w:space="0" w:color="auto"/>
            <w:left w:val="none" w:sz="0" w:space="0" w:color="auto"/>
            <w:bottom w:val="none" w:sz="0" w:space="0" w:color="auto"/>
            <w:right w:val="none" w:sz="0" w:space="0" w:color="auto"/>
          </w:divBdr>
        </w:div>
      </w:divsChild>
    </w:div>
    <w:div w:id="973097636">
      <w:bodyDiv w:val="1"/>
      <w:marLeft w:val="0"/>
      <w:marRight w:val="0"/>
      <w:marTop w:val="0"/>
      <w:marBottom w:val="0"/>
      <w:divBdr>
        <w:top w:val="none" w:sz="0" w:space="0" w:color="auto"/>
        <w:left w:val="none" w:sz="0" w:space="0" w:color="auto"/>
        <w:bottom w:val="none" w:sz="0" w:space="0" w:color="auto"/>
        <w:right w:val="none" w:sz="0" w:space="0" w:color="auto"/>
      </w:divBdr>
    </w:div>
    <w:div w:id="988898164">
      <w:bodyDiv w:val="1"/>
      <w:marLeft w:val="0"/>
      <w:marRight w:val="0"/>
      <w:marTop w:val="0"/>
      <w:marBottom w:val="0"/>
      <w:divBdr>
        <w:top w:val="none" w:sz="0" w:space="0" w:color="auto"/>
        <w:left w:val="none" w:sz="0" w:space="0" w:color="auto"/>
        <w:bottom w:val="none" w:sz="0" w:space="0" w:color="auto"/>
        <w:right w:val="none" w:sz="0" w:space="0" w:color="auto"/>
      </w:divBdr>
    </w:div>
    <w:div w:id="995186492">
      <w:bodyDiv w:val="1"/>
      <w:marLeft w:val="0"/>
      <w:marRight w:val="0"/>
      <w:marTop w:val="0"/>
      <w:marBottom w:val="0"/>
      <w:divBdr>
        <w:top w:val="none" w:sz="0" w:space="0" w:color="auto"/>
        <w:left w:val="none" w:sz="0" w:space="0" w:color="auto"/>
        <w:bottom w:val="none" w:sz="0" w:space="0" w:color="auto"/>
        <w:right w:val="none" w:sz="0" w:space="0" w:color="auto"/>
      </w:divBdr>
    </w:div>
    <w:div w:id="1005013310">
      <w:bodyDiv w:val="1"/>
      <w:marLeft w:val="0"/>
      <w:marRight w:val="0"/>
      <w:marTop w:val="0"/>
      <w:marBottom w:val="0"/>
      <w:divBdr>
        <w:top w:val="none" w:sz="0" w:space="0" w:color="auto"/>
        <w:left w:val="none" w:sz="0" w:space="0" w:color="auto"/>
        <w:bottom w:val="none" w:sz="0" w:space="0" w:color="auto"/>
        <w:right w:val="none" w:sz="0" w:space="0" w:color="auto"/>
      </w:divBdr>
      <w:divsChild>
        <w:div w:id="313683697">
          <w:marLeft w:val="274"/>
          <w:marRight w:val="0"/>
          <w:marTop w:val="0"/>
          <w:marBottom w:val="0"/>
          <w:divBdr>
            <w:top w:val="none" w:sz="0" w:space="0" w:color="auto"/>
            <w:left w:val="none" w:sz="0" w:space="0" w:color="auto"/>
            <w:bottom w:val="none" w:sz="0" w:space="0" w:color="auto"/>
            <w:right w:val="none" w:sz="0" w:space="0" w:color="auto"/>
          </w:divBdr>
        </w:div>
      </w:divsChild>
    </w:div>
    <w:div w:id="1035424794">
      <w:bodyDiv w:val="1"/>
      <w:marLeft w:val="0"/>
      <w:marRight w:val="0"/>
      <w:marTop w:val="0"/>
      <w:marBottom w:val="0"/>
      <w:divBdr>
        <w:top w:val="none" w:sz="0" w:space="0" w:color="auto"/>
        <w:left w:val="none" w:sz="0" w:space="0" w:color="auto"/>
        <w:bottom w:val="none" w:sz="0" w:space="0" w:color="auto"/>
        <w:right w:val="none" w:sz="0" w:space="0" w:color="auto"/>
      </w:divBdr>
    </w:div>
    <w:div w:id="1080180960">
      <w:bodyDiv w:val="1"/>
      <w:marLeft w:val="0"/>
      <w:marRight w:val="0"/>
      <w:marTop w:val="0"/>
      <w:marBottom w:val="0"/>
      <w:divBdr>
        <w:top w:val="none" w:sz="0" w:space="0" w:color="auto"/>
        <w:left w:val="none" w:sz="0" w:space="0" w:color="auto"/>
        <w:bottom w:val="none" w:sz="0" w:space="0" w:color="auto"/>
        <w:right w:val="none" w:sz="0" w:space="0" w:color="auto"/>
      </w:divBdr>
      <w:divsChild>
        <w:div w:id="2131587122">
          <w:marLeft w:val="0"/>
          <w:marRight w:val="0"/>
          <w:marTop w:val="0"/>
          <w:marBottom w:val="0"/>
          <w:divBdr>
            <w:top w:val="none" w:sz="0" w:space="0" w:color="auto"/>
            <w:left w:val="none" w:sz="0" w:space="0" w:color="auto"/>
            <w:bottom w:val="none" w:sz="0" w:space="0" w:color="auto"/>
            <w:right w:val="none" w:sz="0" w:space="0" w:color="auto"/>
          </w:divBdr>
        </w:div>
        <w:div w:id="1294867517">
          <w:marLeft w:val="0"/>
          <w:marRight w:val="0"/>
          <w:marTop w:val="0"/>
          <w:marBottom w:val="0"/>
          <w:divBdr>
            <w:top w:val="none" w:sz="0" w:space="0" w:color="auto"/>
            <w:left w:val="none" w:sz="0" w:space="0" w:color="auto"/>
            <w:bottom w:val="none" w:sz="0" w:space="0" w:color="auto"/>
            <w:right w:val="none" w:sz="0" w:space="0" w:color="auto"/>
          </w:divBdr>
        </w:div>
        <w:div w:id="1400860226">
          <w:marLeft w:val="0"/>
          <w:marRight w:val="0"/>
          <w:marTop w:val="0"/>
          <w:marBottom w:val="0"/>
          <w:divBdr>
            <w:top w:val="none" w:sz="0" w:space="0" w:color="auto"/>
            <w:left w:val="none" w:sz="0" w:space="0" w:color="auto"/>
            <w:bottom w:val="none" w:sz="0" w:space="0" w:color="auto"/>
            <w:right w:val="none" w:sz="0" w:space="0" w:color="auto"/>
          </w:divBdr>
        </w:div>
        <w:div w:id="1887793649">
          <w:marLeft w:val="0"/>
          <w:marRight w:val="0"/>
          <w:marTop w:val="0"/>
          <w:marBottom w:val="0"/>
          <w:divBdr>
            <w:top w:val="none" w:sz="0" w:space="0" w:color="auto"/>
            <w:left w:val="none" w:sz="0" w:space="0" w:color="auto"/>
            <w:bottom w:val="none" w:sz="0" w:space="0" w:color="auto"/>
            <w:right w:val="none" w:sz="0" w:space="0" w:color="auto"/>
          </w:divBdr>
        </w:div>
        <w:div w:id="1162354176">
          <w:marLeft w:val="0"/>
          <w:marRight w:val="0"/>
          <w:marTop w:val="0"/>
          <w:marBottom w:val="0"/>
          <w:divBdr>
            <w:top w:val="none" w:sz="0" w:space="0" w:color="auto"/>
            <w:left w:val="none" w:sz="0" w:space="0" w:color="auto"/>
            <w:bottom w:val="none" w:sz="0" w:space="0" w:color="auto"/>
            <w:right w:val="none" w:sz="0" w:space="0" w:color="auto"/>
          </w:divBdr>
        </w:div>
        <w:div w:id="2071415651">
          <w:marLeft w:val="0"/>
          <w:marRight w:val="0"/>
          <w:marTop w:val="0"/>
          <w:marBottom w:val="0"/>
          <w:divBdr>
            <w:top w:val="none" w:sz="0" w:space="0" w:color="auto"/>
            <w:left w:val="none" w:sz="0" w:space="0" w:color="auto"/>
            <w:bottom w:val="none" w:sz="0" w:space="0" w:color="auto"/>
            <w:right w:val="none" w:sz="0" w:space="0" w:color="auto"/>
          </w:divBdr>
        </w:div>
      </w:divsChild>
    </w:div>
    <w:div w:id="1086729829">
      <w:bodyDiv w:val="1"/>
      <w:marLeft w:val="0"/>
      <w:marRight w:val="0"/>
      <w:marTop w:val="0"/>
      <w:marBottom w:val="0"/>
      <w:divBdr>
        <w:top w:val="none" w:sz="0" w:space="0" w:color="auto"/>
        <w:left w:val="none" w:sz="0" w:space="0" w:color="auto"/>
        <w:bottom w:val="none" w:sz="0" w:space="0" w:color="auto"/>
        <w:right w:val="none" w:sz="0" w:space="0" w:color="auto"/>
      </w:divBdr>
    </w:div>
    <w:div w:id="1211267024">
      <w:bodyDiv w:val="1"/>
      <w:marLeft w:val="0"/>
      <w:marRight w:val="0"/>
      <w:marTop w:val="0"/>
      <w:marBottom w:val="0"/>
      <w:divBdr>
        <w:top w:val="none" w:sz="0" w:space="0" w:color="auto"/>
        <w:left w:val="none" w:sz="0" w:space="0" w:color="auto"/>
        <w:bottom w:val="none" w:sz="0" w:space="0" w:color="auto"/>
        <w:right w:val="none" w:sz="0" w:space="0" w:color="auto"/>
      </w:divBdr>
    </w:div>
    <w:div w:id="1239293922">
      <w:bodyDiv w:val="1"/>
      <w:marLeft w:val="0"/>
      <w:marRight w:val="0"/>
      <w:marTop w:val="0"/>
      <w:marBottom w:val="0"/>
      <w:divBdr>
        <w:top w:val="none" w:sz="0" w:space="0" w:color="auto"/>
        <w:left w:val="none" w:sz="0" w:space="0" w:color="auto"/>
        <w:bottom w:val="none" w:sz="0" w:space="0" w:color="auto"/>
        <w:right w:val="none" w:sz="0" w:space="0" w:color="auto"/>
      </w:divBdr>
      <w:divsChild>
        <w:div w:id="1357999291">
          <w:marLeft w:val="0"/>
          <w:marRight w:val="0"/>
          <w:marTop w:val="0"/>
          <w:marBottom w:val="0"/>
          <w:divBdr>
            <w:top w:val="none" w:sz="0" w:space="0" w:color="auto"/>
            <w:left w:val="none" w:sz="0" w:space="0" w:color="auto"/>
            <w:bottom w:val="none" w:sz="0" w:space="0" w:color="auto"/>
            <w:right w:val="none" w:sz="0" w:space="0" w:color="auto"/>
          </w:divBdr>
        </w:div>
        <w:div w:id="2076121425">
          <w:marLeft w:val="0"/>
          <w:marRight w:val="0"/>
          <w:marTop w:val="0"/>
          <w:marBottom w:val="0"/>
          <w:divBdr>
            <w:top w:val="none" w:sz="0" w:space="0" w:color="auto"/>
            <w:left w:val="none" w:sz="0" w:space="0" w:color="auto"/>
            <w:bottom w:val="none" w:sz="0" w:space="0" w:color="auto"/>
            <w:right w:val="none" w:sz="0" w:space="0" w:color="auto"/>
          </w:divBdr>
        </w:div>
        <w:div w:id="1156340858">
          <w:marLeft w:val="0"/>
          <w:marRight w:val="0"/>
          <w:marTop w:val="0"/>
          <w:marBottom w:val="0"/>
          <w:divBdr>
            <w:top w:val="none" w:sz="0" w:space="0" w:color="auto"/>
            <w:left w:val="none" w:sz="0" w:space="0" w:color="auto"/>
            <w:bottom w:val="none" w:sz="0" w:space="0" w:color="auto"/>
            <w:right w:val="none" w:sz="0" w:space="0" w:color="auto"/>
          </w:divBdr>
        </w:div>
        <w:div w:id="1669870311">
          <w:marLeft w:val="0"/>
          <w:marRight w:val="0"/>
          <w:marTop w:val="0"/>
          <w:marBottom w:val="0"/>
          <w:divBdr>
            <w:top w:val="none" w:sz="0" w:space="0" w:color="auto"/>
            <w:left w:val="none" w:sz="0" w:space="0" w:color="auto"/>
            <w:bottom w:val="none" w:sz="0" w:space="0" w:color="auto"/>
            <w:right w:val="none" w:sz="0" w:space="0" w:color="auto"/>
          </w:divBdr>
        </w:div>
        <w:div w:id="1432968668">
          <w:marLeft w:val="0"/>
          <w:marRight w:val="0"/>
          <w:marTop w:val="0"/>
          <w:marBottom w:val="0"/>
          <w:divBdr>
            <w:top w:val="none" w:sz="0" w:space="0" w:color="auto"/>
            <w:left w:val="none" w:sz="0" w:space="0" w:color="auto"/>
            <w:bottom w:val="none" w:sz="0" w:space="0" w:color="auto"/>
            <w:right w:val="none" w:sz="0" w:space="0" w:color="auto"/>
          </w:divBdr>
        </w:div>
        <w:div w:id="1766994859">
          <w:marLeft w:val="0"/>
          <w:marRight w:val="0"/>
          <w:marTop w:val="0"/>
          <w:marBottom w:val="0"/>
          <w:divBdr>
            <w:top w:val="none" w:sz="0" w:space="0" w:color="auto"/>
            <w:left w:val="none" w:sz="0" w:space="0" w:color="auto"/>
            <w:bottom w:val="none" w:sz="0" w:space="0" w:color="auto"/>
            <w:right w:val="none" w:sz="0" w:space="0" w:color="auto"/>
          </w:divBdr>
        </w:div>
        <w:div w:id="1274244644">
          <w:marLeft w:val="0"/>
          <w:marRight w:val="0"/>
          <w:marTop w:val="0"/>
          <w:marBottom w:val="0"/>
          <w:divBdr>
            <w:top w:val="none" w:sz="0" w:space="0" w:color="auto"/>
            <w:left w:val="none" w:sz="0" w:space="0" w:color="auto"/>
            <w:bottom w:val="none" w:sz="0" w:space="0" w:color="auto"/>
            <w:right w:val="none" w:sz="0" w:space="0" w:color="auto"/>
          </w:divBdr>
        </w:div>
        <w:div w:id="198276087">
          <w:marLeft w:val="0"/>
          <w:marRight w:val="0"/>
          <w:marTop w:val="0"/>
          <w:marBottom w:val="0"/>
          <w:divBdr>
            <w:top w:val="none" w:sz="0" w:space="0" w:color="auto"/>
            <w:left w:val="none" w:sz="0" w:space="0" w:color="auto"/>
            <w:bottom w:val="none" w:sz="0" w:space="0" w:color="auto"/>
            <w:right w:val="none" w:sz="0" w:space="0" w:color="auto"/>
          </w:divBdr>
        </w:div>
        <w:div w:id="1886259486">
          <w:marLeft w:val="0"/>
          <w:marRight w:val="0"/>
          <w:marTop w:val="0"/>
          <w:marBottom w:val="0"/>
          <w:divBdr>
            <w:top w:val="none" w:sz="0" w:space="0" w:color="auto"/>
            <w:left w:val="none" w:sz="0" w:space="0" w:color="auto"/>
            <w:bottom w:val="none" w:sz="0" w:space="0" w:color="auto"/>
            <w:right w:val="none" w:sz="0" w:space="0" w:color="auto"/>
          </w:divBdr>
        </w:div>
      </w:divsChild>
    </w:div>
    <w:div w:id="1263295644">
      <w:bodyDiv w:val="1"/>
      <w:marLeft w:val="0"/>
      <w:marRight w:val="0"/>
      <w:marTop w:val="0"/>
      <w:marBottom w:val="0"/>
      <w:divBdr>
        <w:top w:val="none" w:sz="0" w:space="0" w:color="auto"/>
        <w:left w:val="none" w:sz="0" w:space="0" w:color="auto"/>
        <w:bottom w:val="none" w:sz="0" w:space="0" w:color="auto"/>
        <w:right w:val="none" w:sz="0" w:space="0" w:color="auto"/>
      </w:divBdr>
    </w:div>
    <w:div w:id="1327439596">
      <w:bodyDiv w:val="1"/>
      <w:marLeft w:val="0"/>
      <w:marRight w:val="0"/>
      <w:marTop w:val="0"/>
      <w:marBottom w:val="0"/>
      <w:divBdr>
        <w:top w:val="none" w:sz="0" w:space="0" w:color="auto"/>
        <w:left w:val="none" w:sz="0" w:space="0" w:color="auto"/>
        <w:bottom w:val="none" w:sz="0" w:space="0" w:color="auto"/>
        <w:right w:val="none" w:sz="0" w:space="0" w:color="auto"/>
      </w:divBdr>
    </w:div>
    <w:div w:id="1333607619">
      <w:bodyDiv w:val="1"/>
      <w:marLeft w:val="0"/>
      <w:marRight w:val="0"/>
      <w:marTop w:val="0"/>
      <w:marBottom w:val="0"/>
      <w:divBdr>
        <w:top w:val="none" w:sz="0" w:space="0" w:color="auto"/>
        <w:left w:val="none" w:sz="0" w:space="0" w:color="auto"/>
        <w:bottom w:val="none" w:sz="0" w:space="0" w:color="auto"/>
        <w:right w:val="none" w:sz="0" w:space="0" w:color="auto"/>
      </w:divBdr>
    </w:div>
    <w:div w:id="1341081272">
      <w:bodyDiv w:val="1"/>
      <w:marLeft w:val="0"/>
      <w:marRight w:val="0"/>
      <w:marTop w:val="0"/>
      <w:marBottom w:val="0"/>
      <w:divBdr>
        <w:top w:val="none" w:sz="0" w:space="0" w:color="auto"/>
        <w:left w:val="none" w:sz="0" w:space="0" w:color="auto"/>
        <w:bottom w:val="none" w:sz="0" w:space="0" w:color="auto"/>
        <w:right w:val="none" w:sz="0" w:space="0" w:color="auto"/>
      </w:divBdr>
    </w:div>
    <w:div w:id="1342511435">
      <w:bodyDiv w:val="1"/>
      <w:marLeft w:val="0"/>
      <w:marRight w:val="0"/>
      <w:marTop w:val="0"/>
      <w:marBottom w:val="0"/>
      <w:divBdr>
        <w:top w:val="none" w:sz="0" w:space="0" w:color="auto"/>
        <w:left w:val="none" w:sz="0" w:space="0" w:color="auto"/>
        <w:bottom w:val="none" w:sz="0" w:space="0" w:color="auto"/>
        <w:right w:val="none" w:sz="0" w:space="0" w:color="auto"/>
      </w:divBdr>
    </w:div>
    <w:div w:id="1345860350">
      <w:bodyDiv w:val="1"/>
      <w:marLeft w:val="0"/>
      <w:marRight w:val="0"/>
      <w:marTop w:val="0"/>
      <w:marBottom w:val="0"/>
      <w:divBdr>
        <w:top w:val="none" w:sz="0" w:space="0" w:color="auto"/>
        <w:left w:val="none" w:sz="0" w:space="0" w:color="auto"/>
        <w:bottom w:val="none" w:sz="0" w:space="0" w:color="auto"/>
        <w:right w:val="none" w:sz="0" w:space="0" w:color="auto"/>
      </w:divBdr>
      <w:divsChild>
        <w:div w:id="426076192">
          <w:marLeft w:val="274"/>
          <w:marRight w:val="0"/>
          <w:marTop w:val="0"/>
          <w:marBottom w:val="0"/>
          <w:divBdr>
            <w:top w:val="none" w:sz="0" w:space="0" w:color="auto"/>
            <w:left w:val="none" w:sz="0" w:space="0" w:color="auto"/>
            <w:bottom w:val="none" w:sz="0" w:space="0" w:color="auto"/>
            <w:right w:val="none" w:sz="0" w:space="0" w:color="auto"/>
          </w:divBdr>
        </w:div>
        <w:div w:id="2048866383">
          <w:marLeft w:val="274"/>
          <w:marRight w:val="0"/>
          <w:marTop w:val="0"/>
          <w:marBottom w:val="0"/>
          <w:divBdr>
            <w:top w:val="none" w:sz="0" w:space="0" w:color="auto"/>
            <w:left w:val="none" w:sz="0" w:space="0" w:color="auto"/>
            <w:bottom w:val="none" w:sz="0" w:space="0" w:color="auto"/>
            <w:right w:val="none" w:sz="0" w:space="0" w:color="auto"/>
          </w:divBdr>
        </w:div>
        <w:div w:id="1520394273">
          <w:marLeft w:val="274"/>
          <w:marRight w:val="0"/>
          <w:marTop w:val="0"/>
          <w:marBottom w:val="0"/>
          <w:divBdr>
            <w:top w:val="none" w:sz="0" w:space="0" w:color="auto"/>
            <w:left w:val="none" w:sz="0" w:space="0" w:color="auto"/>
            <w:bottom w:val="none" w:sz="0" w:space="0" w:color="auto"/>
            <w:right w:val="none" w:sz="0" w:space="0" w:color="auto"/>
          </w:divBdr>
        </w:div>
        <w:div w:id="118577418">
          <w:marLeft w:val="274"/>
          <w:marRight w:val="0"/>
          <w:marTop w:val="0"/>
          <w:marBottom w:val="0"/>
          <w:divBdr>
            <w:top w:val="none" w:sz="0" w:space="0" w:color="auto"/>
            <w:left w:val="none" w:sz="0" w:space="0" w:color="auto"/>
            <w:bottom w:val="none" w:sz="0" w:space="0" w:color="auto"/>
            <w:right w:val="none" w:sz="0" w:space="0" w:color="auto"/>
          </w:divBdr>
        </w:div>
        <w:div w:id="104154759">
          <w:marLeft w:val="274"/>
          <w:marRight w:val="0"/>
          <w:marTop w:val="0"/>
          <w:marBottom w:val="0"/>
          <w:divBdr>
            <w:top w:val="none" w:sz="0" w:space="0" w:color="auto"/>
            <w:left w:val="none" w:sz="0" w:space="0" w:color="auto"/>
            <w:bottom w:val="none" w:sz="0" w:space="0" w:color="auto"/>
            <w:right w:val="none" w:sz="0" w:space="0" w:color="auto"/>
          </w:divBdr>
        </w:div>
      </w:divsChild>
    </w:div>
    <w:div w:id="1356613155">
      <w:bodyDiv w:val="1"/>
      <w:marLeft w:val="0"/>
      <w:marRight w:val="0"/>
      <w:marTop w:val="0"/>
      <w:marBottom w:val="0"/>
      <w:divBdr>
        <w:top w:val="none" w:sz="0" w:space="0" w:color="auto"/>
        <w:left w:val="none" w:sz="0" w:space="0" w:color="auto"/>
        <w:bottom w:val="none" w:sz="0" w:space="0" w:color="auto"/>
        <w:right w:val="none" w:sz="0" w:space="0" w:color="auto"/>
      </w:divBdr>
    </w:div>
    <w:div w:id="1358432194">
      <w:bodyDiv w:val="1"/>
      <w:marLeft w:val="0"/>
      <w:marRight w:val="0"/>
      <w:marTop w:val="0"/>
      <w:marBottom w:val="0"/>
      <w:divBdr>
        <w:top w:val="none" w:sz="0" w:space="0" w:color="auto"/>
        <w:left w:val="none" w:sz="0" w:space="0" w:color="auto"/>
        <w:bottom w:val="none" w:sz="0" w:space="0" w:color="auto"/>
        <w:right w:val="none" w:sz="0" w:space="0" w:color="auto"/>
      </w:divBdr>
    </w:div>
    <w:div w:id="1361933386">
      <w:bodyDiv w:val="1"/>
      <w:marLeft w:val="0"/>
      <w:marRight w:val="0"/>
      <w:marTop w:val="0"/>
      <w:marBottom w:val="0"/>
      <w:divBdr>
        <w:top w:val="none" w:sz="0" w:space="0" w:color="auto"/>
        <w:left w:val="none" w:sz="0" w:space="0" w:color="auto"/>
        <w:bottom w:val="none" w:sz="0" w:space="0" w:color="auto"/>
        <w:right w:val="none" w:sz="0" w:space="0" w:color="auto"/>
      </w:divBdr>
    </w:div>
    <w:div w:id="1363092606">
      <w:bodyDiv w:val="1"/>
      <w:marLeft w:val="0"/>
      <w:marRight w:val="0"/>
      <w:marTop w:val="0"/>
      <w:marBottom w:val="0"/>
      <w:divBdr>
        <w:top w:val="none" w:sz="0" w:space="0" w:color="auto"/>
        <w:left w:val="none" w:sz="0" w:space="0" w:color="auto"/>
        <w:bottom w:val="none" w:sz="0" w:space="0" w:color="auto"/>
        <w:right w:val="none" w:sz="0" w:space="0" w:color="auto"/>
      </w:divBdr>
    </w:div>
    <w:div w:id="1373070095">
      <w:bodyDiv w:val="1"/>
      <w:marLeft w:val="0"/>
      <w:marRight w:val="0"/>
      <w:marTop w:val="0"/>
      <w:marBottom w:val="0"/>
      <w:divBdr>
        <w:top w:val="none" w:sz="0" w:space="0" w:color="auto"/>
        <w:left w:val="none" w:sz="0" w:space="0" w:color="auto"/>
        <w:bottom w:val="none" w:sz="0" w:space="0" w:color="auto"/>
        <w:right w:val="none" w:sz="0" w:space="0" w:color="auto"/>
      </w:divBdr>
    </w:div>
    <w:div w:id="1390881951">
      <w:bodyDiv w:val="1"/>
      <w:marLeft w:val="0"/>
      <w:marRight w:val="0"/>
      <w:marTop w:val="0"/>
      <w:marBottom w:val="0"/>
      <w:divBdr>
        <w:top w:val="none" w:sz="0" w:space="0" w:color="auto"/>
        <w:left w:val="none" w:sz="0" w:space="0" w:color="auto"/>
        <w:bottom w:val="none" w:sz="0" w:space="0" w:color="auto"/>
        <w:right w:val="none" w:sz="0" w:space="0" w:color="auto"/>
      </w:divBdr>
    </w:div>
    <w:div w:id="1431314041">
      <w:bodyDiv w:val="1"/>
      <w:marLeft w:val="0"/>
      <w:marRight w:val="0"/>
      <w:marTop w:val="0"/>
      <w:marBottom w:val="0"/>
      <w:divBdr>
        <w:top w:val="none" w:sz="0" w:space="0" w:color="auto"/>
        <w:left w:val="none" w:sz="0" w:space="0" w:color="auto"/>
        <w:bottom w:val="none" w:sz="0" w:space="0" w:color="auto"/>
        <w:right w:val="none" w:sz="0" w:space="0" w:color="auto"/>
      </w:divBdr>
      <w:divsChild>
        <w:div w:id="1706831654">
          <w:marLeft w:val="274"/>
          <w:marRight w:val="0"/>
          <w:marTop w:val="0"/>
          <w:marBottom w:val="0"/>
          <w:divBdr>
            <w:top w:val="none" w:sz="0" w:space="0" w:color="auto"/>
            <w:left w:val="none" w:sz="0" w:space="0" w:color="auto"/>
            <w:bottom w:val="none" w:sz="0" w:space="0" w:color="auto"/>
            <w:right w:val="none" w:sz="0" w:space="0" w:color="auto"/>
          </w:divBdr>
        </w:div>
      </w:divsChild>
    </w:div>
    <w:div w:id="1437407340">
      <w:bodyDiv w:val="1"/>
      <w:marLeft w:val="0"/>
      <w:marRight w:val="0"/>
      <w:marTop w:val="0"/>
      <w:marBottom w:val="0"/>
      <w:divBdr>
        <w:top w:val="none" w:sz="0" w:space="0" w:color="auto"/>
        <w:left w:val="none" w:sz="0" w:space="0" w:color="auto"/>
        <w:bottom w:val="none" w:sz="0" w:space="0" w:color="auto"/>
        <w:right w:val="none" w:sz="0" w:space="0" w:color="auto"/>
      </w:divBdr>
    </w:div>
    <w:div w:id="1440755979">
      <w:bodyDiv w:val="1"/>
      <w:marLeft w:val="0"/>
      <w:marRight w:val="0"/>
      <w:marTop w:val="0"/>
      <w:marBottom w:val="0"/>
      <w:divBdr>
        <w:top w:val="none" w:sz="0" w:space="0" w:color="auto"/>
        <w:left w:val="none" w:sz="0" w:space="0" w:color="auto"/>
        <w:bottom w:val="none" w:sz="0" w:space="0" w:color="auto"/>
        <w:right w:val="none" w:sz="0" w:space="0" w:color="auto"/>
      </w:divBdr>
    </w:div>
    <w:div w:id="1445468074">
      <w:bodyDiv w:val="1"/>
      <w:marLeft w:val="0"/>
      <w:marRight w:val="0"/>
      <w:marTop w:val="0"/>
      <w:marBottom w:val="0"/>
      <w:divBdr>
        <w:top w:val="none" w:sz="0" w:space="0" w:color="auto"/>
        <w:left w:val="none" w:sz="0" w:space="0" w:color="auto"/>
        <w:bottom w:val="none" w:sz="0" w:space="0" w:color="auto"/>
        <w:right w:val="none" w:sz="0" w:space="0" w:color="auto"/>
      </w:divBdr>
    </w:div>
    <w:div w:id="1449853285">
      <w:bodyDiv w:val="1"/>
      <w:marLeft w:val="0"/>
      <w:marRight w:val="0"/>
      <w:marTop w:val="0"/>
      <w:marBottom w:val="0"/>
      <w:divBdr>
        <w:top w:val="none" w:sz="0" w:space="0" w:color="auto"/>
        <w:left w:val="none" w:sz="0" w:space="0" w:color="auto"/>
        <w:bottom w:val="none" w:sz="0" w:space="0" w:color="auto"/>
        <w:right w:val="none" w:sz="0" w:space="0" w:color="auto"/>
      </w:divBdr>
      <w:divsChild>
        <w:div w:id="1101099160">
          <w:marLeft w:val="274"/>
          <w:marRight w:val="0"/>
          <w:marTop w:val="0"/>
          <w:marBottom w:val="0"/>
          <w:divBdr>
            <w:top w:val="none" w:sz="0" w:space="0" w:color="auto"/>
            <w:left w:val="none" w:sz="0" w:space="0" w:color="auto"/>
            <w:bottom w:val="none" w:sz="0" w:space="0" w:color="auto"/>
            <w:right w:val="none" w:sz="0" w:space="0" w:color="auto"/>
          </w:divBdr>
        </w:div>
        <w:div w:id="544677693">
          <w:marLeft w:val="274"/>
          <w:marRight w:val="0"/>
          <w:marTop w:val="0"/>
          <w:marBottom w:val="0"/>
          <w:divBdr>
            <w:top w:val="none" w:sz="0" w:space="0" w:color="auto"/>
            <w:left w:val="none" w:sz="0" w:space="0" w:color="auto"/>
            <w:bottom w:val="none" w:sz="0" w:space="0" w:color="auto"/>
            <w:right w:val="none" w:sz="0" w:space="0" w:color="auto"/>
          </w:divBdr>
        </w:div>
        <w:div w:id="725376526">
          <w:marLeft w:val="274"/>
          <w:marRight w:val="0"/>
          <w:marTop w:val="0"/>
          <w:marBottom w:val="0"/>
          <w:divBdr>
            <w:top w:val="none" w:sz="0" w:space="0" w:color="auto"/>
            <w:left w:val="none" w:sz="0" w:space="0" w:color="auto"/>
            <w:bottom w:val="none" w:sz="0" w:space="0" w:color="auto"/>
            <w:right w:val="none" w:sz="0" w:space="0" w:color="auto"/>
          </w:divBdr>
        </w:div>
        <w:div w:id="1472165490">
          <w:marLeft w:val="274"/>
          <w:marRight w:val="0"/>
          <w:marTop w:val="0"/>
          <w:marBottom w:val="0"/>
          <w:divBdr>
            <w:top w:val="none" w:sz="0" w:space="0" w:color="auto"/>
            <w:left w:val="none" w:sz="0" w:space="0" w:color="auto"/>
            <w:bottom w:val="none" w:sz="0" w:space="0" w:color="auto"/>
            <w:right w:val="none" w:sz="0" w:space="0" w:color="auto"/>
          </w:divBdr>
        </w:div>
        <w:div w:id="545334896">
          <w:marLeft w:val="274"/>
          <w:marRight w:val="0"/>
          <w:marTop w:val="0"/>
          <w:marBottom w:val="0"/>
          <w:divBdr>
            <w:top w:val="none" w:sz="0" w:space="0" w:color="auto"/>
            <w:left w:val="none" w:sz="0" w:space="0" w:color="auto"/>
            <w:bottom w:val="none" w:sz="0" w:space="0" w:color="auto"/>
            <w:right w:val="none" w:sz="0" w:space="0" w:color="auto"/>
          </w:divBdr>
        </w:div>
        <w:div w:id="252864244">
          <w:marLeft w:val="274"/>
          <w:marRight w:val="0"/>
          <w:marTop w:val="0"/>
          <w:marBottom w:val="0"/>
          <w:divBdr>
            <w:top w:val="none" w:sz="0" w:space="0" w:color="auto"/>
            <w:left w:val="none" w:sz="0" w:space="0" w:color="auto"/>
            <w:bottom w:val="none" w:sz="0" w:space="0" w:color="auto"/>
            <w:right w:val="none" w:sz="0" w:space="0" w:color="auto"/>
          </w:divBdr>
        </w:div>
      </w:divsChild>
    </w:div>
    <w:div w:id="1460682680">
      <w:bodyDiv w:val="1"/>
      <w:marLeft w:val="0"/>
      <w:marRight w:val="0"/>
      <w:marTop w:val="0"/>
      <w:marBottom w:val="0"/>
      <w:divBdr>
        <w:top w:val="none" w:sz="0" w:space="0" w:color="auto"/>
        <w:left w:val="none" w:sz="0" w:space="0" w:color="auto"/>
        <w:bottom w:val="none" w:sz="0" w:space="0" w:color="auto"/>
        <w:right w:val="none" w:sz="0" w:space="0" w:color="auto"/>
      </w:divBdr>
    </w:div>
    <w:div w:id="1463301754">
      <w:bodyDiv w:val="1"/>
      <w:marLeft w:val="0"/>
      <w:marRight w:val="0"/>
      <w:marTop w:val="0"/>
      <w:marBottom w:val="0"/>
      <w:divBdr>
        <w:top w:val="none" w:sz="0" w:space="0" w:color="auto"/>
        <w:left w:val="none" w:sz="0" w:space="0" w:color="auto"/>
        <w:bottom w:val="none" w:sz="0" w:space="0" w:color="auto"/>
        <w:right w:val="none" w:sz="0" w:space="0" w:color="auto"/>
      </w:divBdr>
    </w:div>
    <w:div w:id="1490368790">
      <w:bodyDiv w:val="1"/>
      <w:marLeft w:val="0"/>
      <w:marRight w:val="0"/>
      <w:marTop w:val="0"/>
      <w:marBottom w:val="0"/>
      <w:divBdr>
        <w:top w:val="none" w:sz="0" w:space="0" w:color="auto"/>
        <w:left w:val="none" w:sz="0" w:space="0" w:color="auto"/>
        <w:bottom w:val="none" w:sz="0" w:space="0" w:color="auto"/>
        <w:right w:val="none" w:sz="0" w:space="0" w:color="auto"/>
      </w:divBdr>
    </w:div>
    <w:div w:id="1491944793">
      <w:bodyDiv w:val="1"/>
      <w:marLeft w:val="0"/>
      <w:marRight w:val="0"/>
      <w:marTop w:val="0"/>
      <w:marBottom w:val="0"/>
      <w:divBdr>
        <w:top w:val="none" w:sz="0" w:space="0" w:color="auto"/>
        <w:left w:val="none" w:sz="0" w:space="0" w:color="auto"/>
        <w:bottom w:val="none" w:sz="0" w:space="0" w:color="auto"/>
        <w:right w:val="none" w:sz="0" w:space="0" w:color="auto"/>
      </w:divBdr>
    </w:div>
    <w:div w:id="1492714819">
      <w:bodyDiv w:val="1"/>
      <w:marLeft w:val="0"/>
      <w:marRight w:val="0"/>
      <w:marTop w:val="0"/>
      <w:marBottom w:val="0"/>
      <w:divBdr>
        <w:top w:val="none" w:sz="0" w:space="0" w:color="auto"/>
        <w:left w:val="none" w:sz="0" w:space="0" w:color="auto"/>
        <w:bottom w:val="none" w:sz="0" w:space="0" w:color="auto"/>
        <w:right w:val="none" w:sz="0" w:space="0" w:color="auto"/>
      </w:divBdr>
    </w:div>
    <w:div w:id="1534344356">
      <w:bodyDiv w:val="1"/>
      <w:marLeft w:val="0"/>
      <w:marRight w:val="0"/>
      <w:marTop w:val="0"/>
      <w:marBottom w:val="0"/>
      <w:divBdr>
        <w:top w:val="none" w:sz="0" w:space="0" w:color="auto"/>
        <w:left w:val="none" w:sz="0" w:space="0" w:color="auto"/>
        <w:bottom w:val="none" w:sz="0" w:space="0" w:color="auto"/>
        <w:right w:val="none" w:sz="0" w:space="0" w:color="auto"/>
      </w:divBdr>
    </w:div>
    <w:div w:id="1537546235">
      <w:bodyDiv w:val="1"/>
      <w:marLeft w:val="0"/>
      <w:marRight w:val="0"/>
      <w:marTop w:val="0"/>
      <w:marBottom w:val="0"/>
      <w:divBdr>
        <w:top w:val="none" w:sz="0" w:space="0" w:color="auto"/>
        <w:left w:val="none" w:sz="0" w:space="0" w:color="auto"/>
        <w:bottom w:val="none" w:sz="0" w:space="0" w:color="auto"/>
        <w:right w:val="none" w:sz="0" w:space="0" w:color="auto"/>
      </w:divBdr>
    </w:div>
    <w:div w:id="1616012175">
      <w:bodyDiv w:val="1"/>
      <w:marLeft w:val="0"/>
      <w:marRight w:val="0"/>
      <w:marTop w:val="0"/>
      <w:marBottom w:val="0"/>
      <w:divBdr>
        <w:top w:val="none" w:sz="0" w:space="0" w:color="auto"/>
        <w:left w:val="none" w:sz="0" w:space="0" w:color="auto"/>
        <w:bottom w:val="none" w:sz="0" w:space="0" w:color="auto"/>
        <w:right w:val="none" w:sz="0" w:space="0" w:color="auto"/>
      </w:divBdr>
    </w:div>
    <w:div w:id="1627352726">
      <w:bodyDiv w:val="1"/>
      <w:marLeft w:val="0"/>
      <w:marRight w:val="0"/>
      <w:marTop w:val="0"/>
      <w:marBottom w:val="0"/>
      <w:divBdr>
        <w:top w:val="none" w:sz="0" w:space="0" w:color="auto"/>
        <w:left w:val="none" w:sz="0" w:space="0" w:color="auto"/>
        <w:bottom w:val="none" w:sz="0" w:space="0" w:color="auto"/>
        <w:right w:val="none" w:sz="0" w:space="0" w:color="auto"/>
      </w:divBdr>
    </w:div>
    <w:div w:id="1665742844">
      <w:bodyDiv w:val="1"/>
      <w:marLeft w:val="0"/>
      <w:marRight w:val="0"/>
      <w:marTop w:val="0"/>
      <w:marBottom w:val="0"/>
      <w:divBdr>
        <w:top w:val="none" w:sz="0" w:space="0" w:color="auto"/>
        <w:left w:val="none" w:sz="0" w:space="0" w:color="auto"/>
        <w:bottom w:val="none" w:sz="0" w:space="0" w:color="auto"/>
        <w:right w:val="none" w:sz="0" w:space="0" w:color="auto"/>
      </w:divBdr>
    </w:div>
    <w:div w:id="1668485178">
      <w:bodyDiv w:val="1"/>
      <w:marLeft w:val="0"/>
      <w:marRight w:val="0"/>
      <w:marTop w:val="0"/>
      <w:marBottom w:val="0"/>
      <w:divBdr>
        <w:top w:val="none" w:sz="0" w:space="0" w:color="auto"/>
        <w:left w:val="none" w:sz="0" w:space="0" w:color="auto"/>
        <w:bottom w:val="none" w:sz="0" w:space="0" w:color="auto"/>
        <w:right w:val="none" w:sz="0" w:space="0" w:color="auto"/>
      </w:divBdr>
    </w:div>
    <w:div w:id="1682513987">
      <w:bodyDiv w:val="1"/>
      <w:marLeft w:val="0"/>
      <w:marRight w:val="0"/>
      <w:marTop w:val="0"/>
      <w:marBottom w:val="0"/>
      <w:divBdr>
        <w:top w:val="none" w:sz="0" w:space="0" w:color="auto"/>
        <w:left w:val="none" w:sz="0" w:space="0" w:color="auto"/>
        <w:bottom w:val="none" w:sz="0" w:space="0" w:color="auto"/>
        <w:right w:val="none" w:sz="0" w:space="0" w:color="auto"/>
      </w:divBdr>
    </w:div>
    <w:div w:id="1682929686">
      <w:bodyDiv w:val="1"/>
      <w:marLeft w:val="0"/>
      <w:marRight w:val="0"/>
      <w:marTop w:val="0"/>
      <w:marBottom w:val="0"/>
      <w:divBdr>
        <w:top w:val="none" w:sz="0" w:space="0" w:color="auto"/>
        <w:left w:val="none" w:sz="0" w:space="0" w:color="auto"/>
        <w:bottom w:val="none" w:sz="0" w:space="0" w:color="auto"/>
        <w:right w:val="none" w:sz="0" w:space="0" w:color="auto"/>
      </w:divBdr>
    </w:div>
    <w:div w:id="1714191999">
      <w:bodyDiv w:val="1"/>
      <w:marLeft w:val="0"/>
      <w:marRight w:val="0"/>
      <w:marTop w:val="0"/>
      <w:marBottom w:val="0"/>
      <w:divBdr>
        <w:top w:val="none" w:sz="0" w:space="0" w:color="auto"/>
        <w:left w:val="none" w:sz="0" w:space="0" w:color="auto"/>
        <w:bottom w:val="none" w:sz="0" w:space="0" w:color="auto"/>
        <w:right w:val="none" w:sz="0" w:space="0" w:color="auto"/>
      </w:divBdr>
    </w:div>
    <w:div w:id="1721518521">
      <w:bodyDiv w:val="1"/>
      <w:marLeft w:val="0"/>
      <w:marRight w:val="0"/>
      <w:marTop w:val="0"/>
      <w:marBottom w:val="0"/>
      <w:divBdr>
        <w:top w:val="none" w:sz="0" w:space="0" w:color="auto"/>
        <w:left w:val="none" w:sz="0" w:space="0" w:color="auto"/>
        <w:bottom w:val="none" w:sz="0" w:space="0" w:color="auto"/>
        <w:right w:val="none" w:sz="0" w:space="0" w:color="auto"/>
      </w:divBdr>
    </w:div>
    <w:div w:id="1745714080">
      <w:bodyDiv w:val="1"/>
      <w:marLeft w:val="0"/>
      <w:marRight w:val="0"/>
      <w:marTop w:val="0"/>
      <w:marBottom w:val="0"/>
      <w:divBdr>
        <w:top w:val="none" w:sz="0" w:space="0" w:color="auto"/>
        <w:left w:val="none" w:sz="0" w:space="0" w:color="auto"/>
        <w:bottom w:val="none" w:sz="0" w:space="0" w:color="auto"/>
        <w:right w:val="none" w:sz="0" w:space="0" w:color="auto"/>
      </w:divBdr>
    </w:div>
    <w:div w:id="1780640881">
      <w:bodyDiv w:val="1"/>
      <w:marLeft w:val="0"/>
      <w:marRight w:val="0"/>
      <w:marTop w:val="0"/>
      <w:marBottom w:val="0"/>
      <w:divBdr>
        <w:top w:val="none" w:sz="0" w:space="0" w:color="auto"/>
        <w:left w:val="none" w:sz="0" w:space="0" w:color="auto"/>
        <w:bottom w:val="none" w:sz="0" w:space="0" w:color="auto"/>
        <w:right w:val="none" w:sz="0" w:space="0" w:color="auto"/>
      </w:divBdr>
    </w:div>
    <w:div w:id="1791624280">
      <w:bodyDiv w:val="1"/>
      <w:marLeft w:val="0"/>
      <w:marRight w:val="0"/>
      <w:marTop w:val="0"/>
      <w:marBottom w:val="0"/>
      <w:divBdr>
        <w:top w:val="none" w:sz="0" w:space="0" w:color="auto"/>
        <w:left w:val="none" w:sz="0" w:space="0" w:color="auto"/>
        <w:bottom w:val="none" w:sz="0" w:space="0" w:color="auto"/>
        <w:right w:val="none" w:sz="0" w:space="0" w:color="auto"/>
      </w:divBdr>
      <w:divsChild>
        <w:div w:id="1732998402">
          <w:marLeft w:val="274"/>
          <w:marRight w:val="0"/>
          <w:marTop w:val="0"/>
          <w:marBottom w:val="0"/>
          <w:divBdr>
            <w:top w:val="none" w:sz="0" w:space="0" w:color="auto"/>
            <w:left w:val="none" w:sz="0" w:space="0" w:color="auto"/>
            <w:bottom w:val="none" w:sz="0" w:space="0" w:color="auto"/>
            <w:right w:val="none" w:sz="0" w:space="0" w:color="auto"/>
          </w:divBdr>
        </w:div>
        <w:div w:id="2034845994">
          <w:marLeft w:val="274"/>
          <w:marRight w:val="0"/>
          <w:marTop w:val="0"/>
          <w:marBottom w:val="0"/>
          <w:divBdr>
            <w:top w:val="none" w:sz="0" w:space="0" w:color="auto"/>
            <w:left w:val="none" w:sz="0" w:space="0" w:color="auto"/>
            <w:bottom w:val="none" w:sz="0" w:space="0" w:color="auto"/>
            <w:right w:val="none" w:sz="0" w:space="0" w:color="auto"/>
          </w:divBdr>
        </w:div>
        <w:div w:id="1379665435">
          <w:marLeft w:val="274"/>
          <w:marRight w:val="0"/>
          <w:marTop w:val="0"/>
          <w:marBottom w:val="0"/>
          <w:divBdr>
            <w:top w:val="none" w:sz="0" w:space="0" w:color="auto"/>
            <w:left w:val="none" w:sz="0" w:space="0" w:color="auto"/>
            <w:bottom w:val="none" w:sz="0" w:space="0" w:color="auto"/>
            <w:right w:val="none" w:sz="0" w:space="0" w:color="auto"/>
          </w:divBdr>
        </w:div>
        <w:div w:id="741753683">
          <w:marLeft w:val="274"/>
          <w:marRight w:val="0"/>
          <w:marTop w:val="0"/>
          <w:marBottom w:val="0"/>
          <w:divBdr>
            <w:top w:val="none" w:sz="0" w:space="0" w:color="auto"/>
            <w:left w:val="none" w:sz="0" w:space="0" w:color="auto"/>
            <w:bottom w:val="none" w:sz="0" w:space="0" w:color="auto"/>
            <w:right w:val="none" w:sz="0" w:space="0" w:color="auto"/>
          </w:divBdr>
        </w:div>
        <w:div w:id="889070147">
          <w:marLeft w:val="274"/>
          <w:marRight w:val="0"/>
          <w:marTop w:val="0"/>
          <w:marBottom w:val="0"/>
          <w:divBdr>
            <w:top w:val="none" w:sz="0" w:space="0" w:color="auto"/>
            <w:left w:val="none" w:sz="0" w:space="0" w:color="auto"/>
            <w:bottom w:val="none" w:sz="0" w:space="0" w:color="auto"/>
            <w:right w:val="none" w:sz="0" w:space="0" w:color="auto"/>
          </w:divBdr>
        </w:div>
        <w:div w:id="116796630">
          <w:marLeft w:val="274"/>
          <w:marRight w:val="0"/>
          <w:marTop w:val="0"/>
          <w:marBottom w:val="0"/>
          <w:divBdr>
            <w:top w:val="none" w:sz="0" w:space="0" w:color="auto"/>
            <w:left w:val="none" w:sz="0" w:space="0" w:color="auto"/>
            <w:bottom w:val="none" w:sz="0" w:space="0" w:color="auto"/>
            <w:right w:val="none" w:sz="0" w:space="0" w:color="auto"/>
          </w:divBdr>
        </w:div>
        <w:div w:id="168182378">
          <w:marLeft w:val="274"/>
          <w:marRight w:val="0"/>
          <w:marTop w:val="0"/>
          <w:marBottom w:val="0"/>
          <w:divBdr>
            <w:top w:val="none" w:sz="0" w:space="0" w:color="auto"/>
            <w:left w:val="none" w:sz="0" w:space="0" w:color="auto"/>
            <w:bottom w:val="none" w:sz="0" w:space="0" w:color="auto"/>
            <w:right w:val="none" w:sz="0" w:space="0" w:color="auto"/>
          </w:divBdr>
        </w:div>
        <w:div w:id="50732897">
          <w:marLeft w:val="274"/>
          <w:marRight w:val="0"/>
          <w:marTop w:val="0"/>
          <w:marBottom w:val="0"/>
          <w:divBdr>
            <w:top w:val="none" w:sz="0" w:space="0" w:color="auto"/>
            <w:left w:val="none" w:sz="0" w:space="0" w:color="auto"/>
            <w:bottom w:val="none" w:sz="0" w:space="0" w:color="auto"/>
            <w:right w:val="none" w:sz="0" w:space="0" w:color="auto"/>
          </w:divBdr>
        </w:div>
      </w:divsChild>
    </w:div>
    <w:div w:id="1827626155">
      <w:bodyDiv w:val="1"/>
      <w:marLeft w:val="0"/>
      <w:marRight w:val="0"/>
      <w:marTop w:val="0"/>
      <w:marBottom w:val="0"/>
      <w:divBdr>
        <w:top w:val="none" w:sz="0" w:space="0" w:color="auto"/>
        <w:left w:val="none" w:sz="0" w:space="0" w:color="auto"/>
        <w:bottom w:val="none" w:sz="0" w:space="0" w:color="auto"/>
        <w:right w:val="none" w:sz="0" w:space="0" w:color="auto"/>
      </w:divBdr>
    </w:div>
    <w:div w:id="1870606719">
      <w:bodyDiv w:val="1"/>
      <w:marLeft w:val="0"/>
      <w:marRight w:val="0"/>
      <w:marTop w:val="0"/>
      <w:marBottom w:val="0"/>
      <w:divBdr>
        <w:top w:val="none" w:sz="0" w:space="0" w:color="auto"/>
        <w:left w:val="none" w:sz="0" w:space="0" w:color="auto"/>
        <w:bottom w:val="none" w:sz="0" w:space="0" w:color="auto"/>
        <w:right w:val="none" w:sz="0" w:space="0" w:color="auto"/>
      </w:divBdr>
    </w:div>
    <w:div w:id="1894072928">
      <w:bodyDiv w:val="1"/>
      <w:marLeft w:val="0"/>
      <w:marRight w:val="0"/>
      <w:marTop w:val="0"/>
      <w:marBottom w:val="0"/>
      <w:divBdr>
        <w:top w:val="none" w:sz="0" w:space="0" w:color="auto"/>
        <w:left w:val="none" w:sz="0" w:space="0" w:color="auto"/>
        <w:bottom w:val="none" w:sz="0" w:space="0" w:color="auto"/>
        <w:right w:val="none" w:sz="0" w:space="0" w:color="auto"/>
      </w:divBdr>
    </w:div>
    <w:div w:id="1950963059">
      <w:bodyDiv w:val="1"/>
      <w:marLeft w:val="0"/>
      <w:marRight w:val="0"/>
      <w:marTop w:val="0"/>
      <w:marBottom w:val="0"/>
      <w:divBdr>
        <w:top w:val="none" w:sz="0" w:space="0" w:color="auto"/>
        <w:left w:val="none" w:sz="0" w:space="0" w:color="auto"/>
        <w:bottom w:val="none" w:sz="0" w:space="0" w:color="auto"/>
        <w:right w:val="none" w:sz="0" w:space="0" w:color="auto"/>
      </w:divBdr>
    </w:div>
    <w:div w:id="2003972498">
      <w:bodyDiv w:val="1"/>
      <w:marLeft w:val="0"/>
      <w:marRight w:val="0"/>
      <w:marTop w:val="0"/>
      <w:marBottom w:val="0"/>
      <w:divBdr>
        <w:top w:val="none" w:sz="0" w:space="0" w:color="auto"/>
        <w:left w:val="none" w:sz="0" w:space="0" w:color="auto"/>
        <w:bottom w:val="none" w:sz="0" w:space="0" w:color="auto"/>
        <w:right w:val="none" w:sz="0" w:space="0" w:color="auto"/>
      </w:divBdr>
    </w:div>
    <w:div w:id="2017220898">
      <w:bodyDiv w:val="1"/>
      <w:marLeft w:val="0"/>
      <w:marRight w:val="0"/>
      <w:marTop w:val="0"/>
      <w:marBottom w:val="0"/>
      <w:divBdr>
        <w:top w:val="none" w:sz="0" w:space="0" w:color="auto"/>
        <w:left w:val="none" w:sz="0" w:space="0" w:color="auto"/>
        <w:bottom w:val="none" w:sz="0" w:space="0" w:color="auto"/>
        <w:right w:val="none" w:sz="0" w:space="0" w:color="auto"/>
      </w:divBdr>
    </w:div>
    <w:div w:id="2027637346">
      <w:bodyDiv w:val="1"/>
      <w:marLeft w:val="0"/>
      <w:marRight w:val="0"/>
      <w:marTop w:val="0"/>
      <w:marBottom w:val="0"/>
      <w:divBdr>
        <w:top w:val="none" w:sz="0" w:space="0" w:color="auto"/>
        <w:left w:val="none" w:sz="0" w:space="0" w:color="auto"/>
        <w:bottom w:val="none" w:sz="0" w:space="0" w:color="auto"/>
        <w:right w:val="none" w:sz="0" w:space="0" w:color="auto"/>
      </w:divBdr>
    </w:div>
    <w:div w:id="2047946367">
      <w:bodyDiv w:val="1"/>
      <w:marLeft w:val="0"/>
      <w:marRight w:val="0"/>
      <w:marTop w:val="0"/>
      <w:marBottom w:val="0"/>
      <w:divBdr>
        <w:top w:val="none" w:sz="0" w:space="0" w:color="auto"/>
        <w:left w:val="none" w:sz="0" w:space="0" w:color="auto"/>
        <w:bottom w:val="none" w:sz="0" w:space="0" w:color="auto"/>
        <w:right w:val="none" w:sz="0" w:space="0" w:color="auto"/>
      </w:divBdr>
    </w:div>
    <w:div w:id="2050762442">
      <w:bodyDiv w:val="1"/>
      <w:marLeft w:val="0"/>
      <w:marRight w:val="0"/>
      <w:marTop w:val="0"/>
      <w:marBottom w:val="0"/>
      <w:divBdr>
        <w:top w:val="none" w:sz="0" w:space="0" w:color="auto"/>
        <w:left w:val="none" w:sz="0" w:space="0" w:color="auto"/>
        <w:bottom w:val="none" w:sz="0" w:space="0" w:color="auto"/>
        <w:right w:val="none" w:sz="0" w:space="0" w:color="auto"/>
      </w:divBdr>
      <w:divsChild>
        <w:div w:id="1801998520">
          <w:marLeft w:val="274"/>
          <w:marRight w:val="0"/>
          <w:marTop w:val="0"/>
          <w:marBottom w:val="0"/>
          <w:divBdr>
            <w:top w:val="none" w:sz="0" w:space="0" w:color="auto"/>
            <w:left w:val="none" w:sz="0" w:space="0" w:color="auto"/>
            <w:bottom w:val="none" w:sz="0" w:space="0" w:color="auto"/>
            <w:right w:val="none" w:sz="0" w:space="0" w:color="auto"/>
          </w:divBdr>
        </w:div>
        <w:div w:id="1213422872">
          <w:marLeft w:val="274"/>
          <w:marRight w:val="0"/>
          <w:marTop w:val="0"/>
          <w:marBottom w:val="0"/>
          <w:divBdr>
            <w:top w:val="none" w:sz="0" w:space="0" w:color="auto"/>
            <w:left w:val="none" w:sz="0" w:space="0" w:color="auto"/>
            <w:bottom w:val="none" w:sz="0" w:space="0" w:color="auto"/>
            <w:right w:val="none" w:sz="0" w:space="0" w:color="auto"/>
          </w:divBdr>
        </w:div>
        <w:div w:id="1565485554">
          <w:marLeft w:val="274"/>
          <w:marRight w:val="0"/>
          <w:marTop w:val="0"/>
          <w:marBottom w:val="0"/>
          <w:divBdr>
            <w:top w:val="none" w:sz="0" w:space="0" w:color="auto"/>
            <w:left w:val="none" w:sz="0" w:space="0" w:color="auto"/>
            <w:bottom w:val="none" w:sz="0" w:space="0" w:color="auto"/>
            <w:right w:val="none" w:sz="0" w:space="0" w:color="auto"/>
          </w:divBdr>
        </w:div>
        <w:div w:id="188228838">
          <w:marLeft w:val="274"/>
          <w:marRight w:val="0"/>
          <w:marTop w:val="0"/>
          <w:marBottom w:val="0"/>
          <w:divBdr>
            <w:top w:val="none" w:sz="0" w:space="0" w:color="auto"/>
            <w:left w:val="none" w:sz="0" w:space="0" w:color="auto"/>
            <w:bottom w:val="none" w:sz="0" w:space="0" w:color="auto"/>
            <w:right w:val="none" w:sz="0" w:space="0" w:color="auto"/>
          </w:divBdr>
        </w:div>
        <w:div w:id="1372076058">
          <w:marLeft w:val="274"/>
          <w:marRight w:val="0"/>
          <w:marTop w:val="0"/>
          <w:marBottom w:val="0"/>
          <w:divBdr>
            <w:top w:val="none" w:sz="0" w:space="0" w:color="auto"/>
            <w:left w:val="none" w:sz="0" w:space="0" w:color="auto"/>
            <w:bottom w:val="none" w:sz="0" w:space="0" w:color="auto"/>
            <w:right w:val="none" w:sz="0" w:space="0" w:color="auto"/>
          </w:divBdr>
        </w:div>
        <w:div w:id="221529076">
          <w:marLeft w:val="274"/>
          <w:marRight w:val="0"/>
          <w:marTop w:val="0"/>
          <w:marBottom w:val="0"/>
          <w:divBdr>
            <w:top w:val="none" w:sz="0" w:space="0" w:color="auto"/>
            <w:left w:val="none" w:sz="0" w:space="0" w:color="auto"/>
            <w:bottom w:val="none" w:sz="0" w:space="0" w:color="auto"/>
            <w:right w:val="none" w:sz="0" w:space="0" w:color="auto"/>
          </w:divBdr>
        </w:div>
      </w:divsChild>
    </w:div>
    <w:div w:id="2107771043">
      <w:bodyDiv w:val="1"/>
      <w:marLeft w:val="0"/>
      <w:marRight w:val="0"/>
      <w:marTop w:val="0"/>
      <w:marBottom w:val="0"/>
      <w:divBdr>
        <w:top w:val="none" w:sz="0" w:space="0" w:color="auto"/>
        <w:left w:val="none" w:sz="0" w:space="0" w:color="auto"/>
        <w:bottom w:val="none" w:sz="0" w:space="0" w:color="auto"/>
        <w:right w:val="none" w:sz="0" w:space="0" w:color="auto"/>
      </w:divBdr>
    </w:div>
    <w:div w:id="214565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www.bullhornreach.com/job/266611_siem-analyst-security-information-event-mgmt-austin-tx"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bullhornreach.com/job/266611_siem-analyst-security-information-event-mgmt-austin-tx" TargetMode="Externa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_rels/header1.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FAD5DC60D987548A3A3306B63C83E17" ma:contentTypeVersion="1" ma:contentTypeDescription="Create a new document." ma:contentTypeScope="" ma:versionID="966231041712fed7feb69e7f0fdfd739">
  <xsd:schema xmlns:xsd="http://www.w3.org/2001/XMLSchema" xmlns:xs="http://www.w3.org/2001/XMLSchema" xmlns:p="http://schemas.microsoft.com/office/2006/metadata/properties" xmlns:ns2="533a846e-ee97-4de2-b2a9-5123ae830ee4" targetNamespace="http://schemas.microsoft.com/office/2006/metadata/properties" ma:root="true" ma:fieldsID="8079a3bc7b626aceca0b752ebcff4452" ns2:_="">
    <xsd:import namespace="533a846e-ee97-4de2-b2a9-5123ae830ee4"/>
    <xsd:element name="properties">
      <xsd:complexType>
        <xsd:sequence>
          <xsd:element name="documentManagement">
            <xsd:complexType>
              <xsd:all>
                <xsd:element ref="ns2:Item_x0020_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3a846e-ee97-4de2-b2a9-5123ae830ee4" elementFormDefault="qualified">
    <xsd:import namespace="http://schemas.microsoft.com/office/2006/documentManagement/types"/>
    <xsd:import namespace="http://schemas.microsoft.com/office/infopath/2007/PartnerControls"/>
    <xsd:element name="Item_x0020_ID" ma:index="8" nillable="true" ma:displayName="Item ID" ma:internalName="Item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tem_x0020_ID xmlns="533a846e-ee97-4de2-b2a9-5123ae830ee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C941D-0F32-4C8D-A599-07181CDBB35A}">
  <ds:schemaRefs>
    <ds:schemaRef ds:uri="http://schemas.microsoft.com/sharepoint/v3/contenttype/forms"/>
  </ds:schemaRefs>
</ds:datastoreItem>
</file>

<file path=customXml/itemProps2.xml><?xml version="1.0" encoding="utf-8"?>
<ds:datastoreItem xmlns:ds="http://schemas.openxmlformats.org/officeDocument/2006/customXml" ds:itemID="{70FAE740-DD7F-45A7-8A24-A6860AA327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3a846e-ee97-4de2-b2a9-5123ae830e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642574-79F7-4D75-868A-676F316C22B4}">
  <ds:schemaRefs>
    <ds:schemaRef ds:uri="533a846e-ee97-4de2-b2a9-5123ae830ee4"/>
    <ds:schemaRef ds:uri="http://schemas.microsoft.com/office/2006/metadata/properties"/>
    <ds:schemaRef ds:uri="http://www.w3.org/XML/1998/namespace"/>
    <ds:schemaRef ds:uri="http://purl.org/dc/dcmitype/"/>
    <ds:schemaRef ds:uri="http://purl.org/dc/terms/"/>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0344C29D-42BA-4E8E-99C8-B4B0E5B34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2759</TotalTime>
  <Pages>41</Pages>
  <Words>11838</Words>
  <Characters>67477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Cognizant - Project Jenga 2A RFP v4.5</vt:lpstr>
    </vt:vector>
  </TitlesOfParts>
  <Company>cts</Company>
  <LinksUpToDate>false</LinksUpToDate>
  <CharactersWithSpaces>79157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 Project Jenga 2A RFP v4.5</dc:title>
  <dc:subject/>
  <dc:creator>Cognizant Technology Solutions</dc:creator>
  <cp:keywords/>
  <dc:description/>
  <cp:lastModifiedBy>Poojary, Naresh (Cognizant)</cp:lastModifiedBy>
  <cp:revision>340</cp:revision>
  <cp:lastPrinted>2018-08-28T10:00:00Z</cp:lastPrinted>
  <dcterms:created xsi:type="dcterms:W3CDTF">2018-09-05T08:24:00Z</dcterms:created>
  <dcterms:modified xsi:type="dcterms:W3CDTF">2018-09-19T09:21:00Z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0x0101004FAD5DC60D987548A3A3306B63C83E17</vt:lpwstr>
  </property>
</Properties>
</file>